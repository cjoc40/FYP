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2BCD0" w14:textId="68DED70F" w:rsidR="00AB1979" w:rsidRPr="00CF05D7" w:rsidRDefault="009A014D" w:rsidP="009824AA">
      <w:pPr>
        <w:pStyle w:val="Title"/>
        <w:spacing w:line="360" w:lineRule="auto"/>
        <w:jc w:val="center"/>
        <w:rPr>
          <w:rFonts w:ascii="Times New Roman" w:hAnsi="Times New Roman" w:cs="Times New Roman"/>
          <w:b/>
          <w:color w:val="000000" w:themeColor="text1"/>
          <w:lang w:val="en-US" w:eastAsia="en-IE"/>
        </w:rPr>
      </w:pPr>
      <w:r w:rsidRPr="00CF05D7">
        <w:rPr>
          <w:rFonts w:ascii="Times New Roman" w:hAnsi="Times New Roman" w:cs="Times New Roman"/>
          <w:b/>
          <w:color w:val="000000" w:themeColor="text1"/>
          <w:lang w:val="en-US" w:eastAsia="en-IE"/>
        </w:rPr>
        <w:t xml:space="preserve">FYP </w:t>
      </w:r>
      <w:r w:rsidR="00AB1979" w:rsidRPr="00CF05D7">
        <w:rPr>
          <w:rFonts w:ascii="Times New Roman" w:hAnsi="Times New Roman" w:cs="Times New Roman"/>
          <w:b/>
          <w:color w:val="000000" w:themeColor="text1"/>
          <w:lang w:val="en-US" w:eastAsia="en-IE"/>
        </w:rPr>
        <w:t>Dissertation</w:t>
      </w:r>
    </w:p>
    <w:p w14:paraId="0729AC48" w14:textId="016EAACA" w:rsidR="00AB1979" w:rsidRPr="00CF05D7" w:rsidRDefault="00AB1979" w:rsidP="3F369E06">
      <w:pPr>
        <w:pStyle w:val="TOC9"/>
        <w:ind w:left="0"/>
        <w:jc w:val="center"/>
        <w:rPr>
          <w:rStyle w:val="Emphasis"/>
          <w:rFonts w:cs="Times New Roman"/>
          <w:b/>
          <w:color w:val="000000" w:themeColor="text1"/>
        </w:rPr>
      </w:pPr>
      <w:r w:rsidRPr="00CF05D7">
        <w:rPr>
          <w:rFonts w:cs="Times New Roman"/>
          <w:b/>
          <w:color w:val="000000" w:themeColor="text1"/>
        </w:rPr>
        <w:t>Minimax vs Monte Carlo Tree Search</w:t>
      </w:r>
      <w:r w:rsidR="00D53E83" w:rsidRPr="00CF05D7">
        <w:rPr>
          <w:rFonts w:cs="Times New Roman"/>
          <w:b/>
          <w:color w:val="000000" w:themeColor="text1"/>
        </w:rPr>
        <w:t xml:space="preserve"> in Tic-Tac-Toe and Connect 4</w:t>
      </w:r>
    </w:p>
    <w:p w14:paraId="6E577F43" w14:textId="12F2D1B7" w:rsidR="003B48E3" w:rsidRPr="00B76C3A" w:rsidRDefault="00AB1979" w:rsidP="3F369E06">
      <w:pPr>
        <w:jc w:val="center"/>
        <w:rPr>
          <w:rFonts w:cs="Times New Roman"/>
          <w:lang w:val="en-US" w:eastAsia="en-IE"/>
        </w:rPr>
      </w:pPr>
      <w:r w:rsidRPr="3F369E06">
        <w:rPr>
          <w:rFonts w:cs="Times New Roman"/>
          <w:lang w:val="en-US" w:eastAsia="en-IE"/>
        </w:rPr>
        <w:t>By Ciaran O’Connor</w:t>
      </w:r>
      <w:r w:rsidRPr="3F369E06">
        <w:rPr>
          <w:rFonts w:eastAsiaTheme="majorEastAsia"/>
          <w:sz w:val="32"/>
        </w:rPr>
        <w:br w:type="page"/>
      </w:r>
    </w:p>
    <w:sdt>
      <w:sdtPr>
        <w:rPr>
          <w:rFonts w:ascii="Times New Roman" w:eastAsiaTheme="minorEastAsia" w:hAnsi="Times New Roman" w:cstheme="minorBidi"/>
          <w:b w:val="0"/>
          <w:color w:val="auto"/>
          <w:kern w:val="2"/>
          <w:sz w:val="24"/>
          <w:szCs w:val="24"/>
          <w:lang w:val="en-IE"/>
          <w14:ligatures w14:val="standardContextual"/>
        </w:rPr>
        <w:id w:val="-1726218538"/>
        <w:docPartObj>
          <w:docPartGallery w:val="Table of Contents"/>
          <w:docPartUnique/>
        </w:docPartObj>
      </w:sdtPr>
      <w:sdtContent>
        <w:p w14:paraId="2DBA1CC2" w14:textId="0422F7EE" w:rsidR="003B48E3" w:rsidRDefault="003B48E3" w:rsidP="3F369E06">
          <w:pPr>
            <w:pStyle w:val="TOCHeading"/>
            <w:spacing w:line="360" w:lineRule="auto"/>
          </w:pPr>
          <w:r>
            <w:t>Contents</w:t>
          </w:r>
        </w:p>
        <w:p w14:paraId="3910DFB8" w14:textId="36C715FC" w:rsidR="00AB65F7" w:rsidRDefault="003B48E3">
          <w:pPr>
            <w:pStyle w:val="TOC1"/>
            <w:tabs>
              <w:tab w:val="right" w:leader="dot" w:pos="9060"/>
            </w:tabs>
            <w:rPr>
              <w:rFonts w:asciiTheme="minorHAnsi" w:eastAsiaTheme="minorEastAsia" w:hAnsiTheme="minorHAnsi"/>
              <w:noProof/>
              <w:szCs w:val="24"/>
              <w:lang w:eastAsia="en-IE"/>
            </w:rPr>
          </w:pPr>
          <w:r w:rsidRPr="3F369E06">
            <w:fldChar w:fldCharType="begin"/>
          </w:r>
          <w:r>
            <w:instrText xml:space="preserve"> TOC \o "1-3" \h \z \u </w:instrText>
          </w:r>
          <w:r w:rsidRPr="3F369E06">
            <w:fldChar w:fldCharType="separate"/>
          </w:r>
          <w:hyperlink w:anchor="_Toc192911000" w:history="1">
            <w:r w:rsidR="00AB65F7" w:rsidRPr="00B95DDB">
              <w:rPr>
                <w:rStyle w:val="Hyperlink"/>
                <w:noProof/>
              </w:rPr>
              <w:t>Ethical Declaration</w:t>
            </w:r>
            <w:r w:rsidR="00AB65F7">
              <w:rPr>
                <w:noProof/>
                <w:webHidden/>
              </w:rPr>
              <w:tab/>
            </w:r>
            <w:r w:rsidR="00AB65F7">
              <w:rPr>
                <w:noProof/>
                <w:webHidden/>
              </w:rPr>
              <w:fldChar w:fldCharType="begin"/>
            </w:r>
            <w:r w:rsidR="00AB65F7">
              <w:rPr>
                <w:noProof/>
                <w:webHidden/>
              </w:rPr>
              <w:instrText xml:space="preserve"> PAGEREF _Toc192911000 \h </w:instrText>
            </w:r>
            <w:r w:rsidR="00AB65F7">
              <w:rPr>
                <w:noProof/>
                <w:webHidden/>
              </w:rPr>
            </w:r>
            <w:r w:rsidR="00AB65F7">
              <w:rPr>
                <w:noProof/>
                <w:webHidden/>
              </w:rPr>
              <w:fldChar w:fldCharType="separate"/>
            </w:r>
            <w:r w:rsidR="00AB65F7">
              <w:rPr>
                <w:noProof/>
                <w:webHidden/>
              </w:rPr>
              <w:t>5</w:t>
            </w:r>
            <w:r w:rsidR="00AB65F7">
              <w:rPr>
                <w:noProof/>
                <w:webHidden/>
              </w:rPr>
              <w:fldChar w:fldCharType="end"/>
            </w:r>
          </w:hyperlink>
        </w:p>
        <w:p w14:paraId="57635515" w14:textId="2A676FE0" w:rsidR="00AB65F7" w:rsidRDefault="00AB65F7">
          <w:pPr>
            <w:pStyle w:val="TOC1"/>
            <w:tabs>
              <w:tab w:val="right" w:leader="dot" w:pos="9060"/>
            </w:tabs>
            <w:rPr>
              <w:rFonts w:asciiTheme="minorHAnsi" w:eastAsiaTheme="minorEastAsia" w:hAnsiTheme="minorHAnsi"/>
              <w:noProof/>
              <w:szCs w:val="24"/>
              <w:lang w:eastAsia="en-IE"/>
            </w:rPr>
          </w:pPr>
          <w:hyperlink w:anchor="_Toc192911001" w:history="1">
            <w:r w:rsidRPr="00B95DDB">
              <w:rPr>
                <w:rStyle w:val="Hyperlink"/>
                <w:noProof/>
              </w:rPr>
              <w:t>Abstract</w:t>
            </w:r>
            <w:r>
              <w:rPr>
                <w:noProof/>
                <w:webHidden/>
              </w:rPr>
              <w:tab/>
            </w:r>
            <w:r>
              <w:rPr>
                <w:noProof/>
                <w:webHidden/>
              </w:rPr>
              <w:fldChar w:fldCharType="begin"/>
            </w:r>
            <w:r>
              <w:rPr>
                <w:noProof/>
                <w:webHidden/>
              </w:rPr>
              <w:instrText xml:space="preserve"> PAGEREF _Toc192911001 \h </w:instrText>
            </w:r>
            <w:r>
              <w:rPr>
                <w:noProof/>
                <w:webHidden/>
              </w:rPr>
            </w:r>
            <w:r>
              <w:rPr>
                <w:noProof/>
                <w:webHidden/>
              </w:rPr>
              <w:fldChar w:fldCharType="separate"/>
            </w:r>
            <w:r>
              <w:rPr>
                <w:noProof/>
                <w:webHidden/>
              </w:rPr>
              <w:t>5</w:t>
            </w:r>
            <w:r>
              <w:rPr>
                <w:noProof/>
                <w:webHidden/>
              </w:rPr>
              <w:fldChar w:fldCharType="end"/>
            </w:r>
          </w:hyperlink>
        </w:p>
        <w:p w14:paraId="18C3EC29" w14:textId="0224AD56" w:rsidR="00AB65F7" w:rsidRDefault="00AB65F7">
          <w:pPr>
            <w:pStyle w:val="TOC1"/>
            <w:tabs>
              <w:tab w:val="right" w:leader="dot" w:pos="9060"/>
            </w:tabs>
            <w:rPr>
              <w:rFonts w:asciiTheme="minorHAnsi" w:eastAsiaTheme="minorEastAsia" w:hAnsiTheme="minorHAnsi"/>
              <w:noProof/>
              <w:szCs w:val="24"/>
              <w:lang w:eastAsia="en-IE"/>
            </w:rPr>
          </w:pPr>
          <w:hyperlink w:anchor="_Toc192911002" w:history="1">
            <w:r w:rsidRPr="00B95DDB">
              <w:rPr>
                <w:rStyle w:val="Hyperlink"/>
                <w:rFonts w:cs="Times New Roman"/>
                <w:noProof/>
              </w:rPr>
              <w:t>1. Research Context (Background):</w:t>
            </w:r>
            <w:r>
              <w:rPr>
                <w:noProof/>
                <w:webHidden/>
              </w:rPr>
              <w:tab/>
            </w:r>
            <w:r>
              <w:rPr>
                <w:noProof/>
                <w:webHidden/>
              </w:rPr>
              <w:fldChar w:fldCharType="begin"/>
            </w:r>
            <w:r>
              <w:rPr>
                <w:noProof/>
                <w:webHidden/>
              </w:rPr>
              <w:instrText xml:space="preserve"> PAGEREF _Toc192911002 \h </w:instrText>
            </w:r>
            <w:r>
              <w:rPr>
                <w:noProof/>
                <w:webHidden/>
              </w:rPr>
            </w:r>
            <w:r>
              <w:rPr>
                <w:noProof/>
                <w:webHidden/>
              </w:rPr>
              <w:fldChar w:fldCharType="separate"/>
            </w:r>
            <w:r>
              <w:rPr>
                <w:noProof/>
                <w:webHidden/>
              </w:rPr>
              <w:t>6</w:t>
            </w:r>
            <w:r>
              <w:rPr>
                <w:noProof/>
                <w:webHidden/>
              </w:rPr>
              <w:fldChar w:fldCharType="end"/>
            </w:r>
          </w:hyperlink>
        </w:p>
        <w:p w14:paraId="2F479918" w14:textId="050F83B3" w:rsidR="00AB65F7" w:rsidRDefault="00AB65F7">
          <w:pPr>
            <w:pStyle w:val="TOC1"/>
            <w:tabs>
              <w:tab w:val="right" w:leader="dot" w:pos="9060"/>
            </w:tabs>
            <w:rPr>
              <w:rFonts w:asciiTheme="minorHAnsi" w:eastAsiaTheme="minorEastAsia" w:hAnsiTheme="minorHAnsi"/>
              <w:noProof/>
              <w:szCs w:val="24"/>
              <w:lang w:eastAsia="en-IE"/>
            </w:rPr>
          </w:pPr>
          <w:hyperlink w:anchor="_Toc192911003" w:history="1">
            <w:r w:rsidRPr="00B95DDB">
              <w:rPr>
                <w:rStyle w:val="Hyperlink"/>
                <w:rFonts w:cs="Times New Roman"/>
                <w:noProof/>
              </w:rPr>
              <w:t>1.1 Minimax Algorithm</w:t>
            </w:r>
            <w:r>
              <w:rPr>
                <w:noProof/>
                <w:webHidden/>
              </w:rPr>
              <w:tab/>
            </w:r>
            <w:r>
              <w:rPr>
                <w:noProof/>
                <w:webHidden/>
              </w:rPr>
              <w:fldChar w:fldCharType="begin"/>
            </w:r>
            <w:r>
              <w:rPr>
                <w:noProof/>
                <w:webHidden/>
              </w:rPr>
              <w:instrText xml:space="preserve"> PAGEREF _Toc192911003 \h </w:instrText>
            </w:r>
            <w:r>
              <w:rPr>
                <w:noProof/>
                <w:webHidden/>
              </w:rPr>
            </w:r>
            <w:r>
              <w:rPr>
                <w:noProof/>
                <w:webHidden/>
              </w:rPr>
              <w:fldChar w:fldCharType="separate"/>
            </w:r>
            <w:r>
              <w:rPr>
                <w:noProof/>
                <w:webHidden/>
              </w:rPr>
              <w:t>6</w:t>
            </w:r>
            <w:r>
              <w:rPr>
                <w:noProof/>
                <w:webHidden/>
              </w:rPr>
              <w:fldChar w:fldCharType="end"/>
            </w:r>
          </w:hyperlink>
        </w:p>
        <w:p w14:paraId="68C8EA09" w14:textId="172FB426" w:rsidR="00AB65F7" w:rsidRDefault="00AB65F7">
          <w:pPr>
            <w:pStyle w:val="TOC1"/>
            <w:tabs>
              <w:tab w:val="right" w:leader="dot" w:pos="9060"/>
            </w:tabs>
            <w:rPr>
              <w:rFonts w:asciiTheme="minorHAnsi" w:eastAsiaTheme="minorEastAsia" w:hAnsiTheme="minorHAnsi"/>
              <w:noProof/>
              <w:szCs w:val="24"/>
              <w:lang w:eastAsia="en-IE"/>
            </w:rPr>
          </w:pPr>
          <w:hyperlink w:anchor="_Toc192911004" w:history="1">
            <w:r w:rsidRPr="00B95DDB">
              <w:rPr>
                <w:rStyle w:val="Hyperlink"/>
                <w:rFonts w:cs="Times New Roman"/>
                <w:noProof/>
              </w:rPr>
              <w:t>1.2 Monte Carlo Tree Search Algorithm</w:t>
            </w:r>
            <w:r>
              <w:rPr>
                <w:noProof/>
                <w:webHidden/>
              </w:rPr>
              <w:tab/>
            </w:r>
            <w:r>
              <w:rPr>
                <w:noProof/>
                <w:webHidden/>
              </w:rPr>
              <w:fldChar w:fldCharType="begin"/>
            </w:r>
            <w:r>
              <w:rPr>
                <w:noProof/>
                <w:webHidden/>
              </w:rPr>
              <w:instrText xml:space="preserve"> PAGEREF _Toc192911004 \h </w:instrText>
            </w:r>
            <w:r>
              <w:rPr>
                <w:noProof/>
                <w:webHidden/>
              </w:rPr>
            </w:r>
            <w:r>
              <w:rPr>
                <w:noProof/>
                <w:webHidden/>
              </w:rPr>
              <w:fldChar w:fldCharType="separate"/>
            </w:r>
            <w:r>
              <w:rPr>
                <w:noProof/>
                <w:webHidden/>
              </w:rPr>
              <w:t>8</w:t>
            </w:r>
            <w:r>
              <w:rPr>
                <w:noProof/>
                <w:webHidden/>
              </w:rPr>
              <w:fldChar w:fldCharType="end"/>
            </w:r>
          </w:hyperlink>
        </w:p>
        <w:p w14:paraId="7EC73D92" w14:textId="6C0D9D6E" w:rsidR="00AB65F7" w:rsidRDefault="00AB65F7">
          <w:pPr>
            <w:pStyle w:val="TOC1"/>
            <w:tabs>
              <w:tab w:val="right" w:leader="dot" w:pos="9060"/>
            </w:tabs>
            <w:rPr>
              <w:rFonts w:asciiTheme="minorHAnsi" w:eastAsiaTheme="minorEastAsia" w:hAnsiTheme="minorHAnsi"/>
              <w:noProof/>
              <w:szCs w:val="24"/>
              <w:lang w:eastAsia="en-IE"/>
            </w:rPr>
          </w:pPr>
          <w:hyperlink w:anchor="_Toc192911005" w:history="1">
            <w:r w:rsidRPr="00B95DDB">
              <w:rPr>
                <w:rStyle w:val="Hyperlink"/>
                <w:rFonts w:cs="Times New Roman"/>
                <w:noProof/>
              </w:rPr>
              <w:t>1.3 Other Studies – AlphaZero</w:t>
            </w:r>
            <w:r>
              <w:rPr>
                <w:noProof/>
                <w:webHidden/>
              </w:rPr>
              <w:tab/>
            </w:r>
            <w:r>
              <w:rPr>
                <w:noProof/>
                <w:webHidden/>
              </w:rPr>
              <w:fldChar w:fldCharType="begin"/>
            </w:r>
            <w:r>
              <w:rPr>
                <w:noProof/>
                <w:webHidden/>
              </w:rPr>
              <w:instrText xml:space="preserve"> PAGEREF _Toc192911005 \h </w:instrText>
            </w:r>
            <w:r>
              <w:rPr>
                <w:noProof/>
                <w:webHidden/>
              </w:rPr>
            </w:r>
            <w:r>
              <w:rPr>
                <w:noProof/>
                <w:webHidden/>
              </w:rPr>
              <w:fldChar w:fldCharType="separate"/>
            </w:r>
            <w:r>
              <w:rPr>
                <w:noProof/>
                <w:webHidden/>
              </w:rPr>
              <w:t>9</w:t>
            </w:r>
            <w:r>
              <w:rPr>
                <w:noProof/>
                <w:webHidden/>
              </w:rPr>
              <w:fldChar w:fldCharType="end"/>
            </w:r>
          </w:hyperlink>
        </w:p>
        <w:p w14:paraId="3C92163B" w14:textId="3926A143" w:rsidR="00AB65F7" w:rsidRDefault="00AB65F7">
          <w:pPr>
            <w:pStyle w:val="TOC1"/>
            <w:tabs>
              <w:tab w:val="right" w:leader="dot" w:pos="9060"/>
            </w:tabs>
            <w:rPr>
              <w:rFonts w:asciiTheme="minorHAnsi" w:eastAsiaTheme="minorEastAsia" w:hAnsiTheme="minorHAnsi"/>
              <w:noProof/>
              <w:szCs w:val="24"/>
              <w:lang w:eastAsia="en-IE"/>
            </w:rPr>
          </w:pPr>
          <w:hyperlink w:anchor="_Toc192911006" w:history="1">
            <w:r w:rsidRPr="00B95DDB">
              <w:rPr>
                <w:rStyle w:val="Hyperlink"/>
                <w:rFonts w:cs="Times New Roman"/>
                <w:noProof/>
              </w:rPr>
              <w:t>1.4 Conclusion</w:t>
            </w:r>
            <w:r>
              <w:rPr>
                <w:noProof/>
                <w:webHidden/>
              </w:rPr>
              <w:tab/>
            </w:r>
            <w:r>
              <w:rPr>
                <w:noProof/>
                <w:webHidden/>
              </w:rPr>
              <w:fldChar w:fldCharType="begin"/>
            </w:r>
            <w:r>
              <w:rPr>
                <w:noProof/>
                <w:webHidden/>
              </w:rPr>
              <w:instrText xml:space="preserve"> PAGEREF _Toc192911006 \h </w:instrText>
            </w:r>
            <w:r>
              <w:rPr>
                <w:noProof/>
                <w:webHidden/>
              </w:rPr>
            </w:r>
            <w:r>
              <w:rPr>
                <w:noProof/>
                <w:webHidden/>
              </w:rPr>
              <w:fldChar w:fldCharType="separate"/>
            </w:r>
            <w:r>
              <w:rPr>
                <w:noProof/>
                <w:webHidden/>
              </w:rPr>
              <w:t>10</w:t>
            </w:r>
            <w:r>
              <w:rPr>
                <w:noProof/>
                <w:webHidden/>
              </w:rPr>
              <w:fldChar w:fldCharType="end"/>
            </w:r>
          </w:hyperlink>
        </w:p>
        <w:p w14:paraId="4B6BA994" w14:textId="282AD256" w:rsidR="00AB65F7" w:rsidRDefault="00AB65F7">
          <w:pPr>
            <w:pStyle w:val="TOC1"/>
            <w:tabs>
              <w:tab w:val="right" w:leader="dot" w:pos="9060"/>
            </w:tabs>
            <w:rPr>
              <w:rFonts w:asciiTheme="minorHAnsi" w:eastAsiaTheme="minorEastAsia" w:hAnsiTheme="minorHAnsi"/>
              <w:noProof/>
              <w:szCs w:val="24"/>
              <w:lang w:eastAsia="en-IE"/>
            </w:rPr>
          </w:pPr>
          <w:hyperlink w:anchor="_Toc192911007" w:history="1">
            <w:r w:rsidRPr="00B95DDB">
              <w:rPr>
                <w:rStyle w:val="Hyperlink"/>
                <w:rFonts w:eastAsia="Times New Roman" w:cs="Times New Roman"/>
                <w:noProof/>
              </w:rPr>
              <w:t>2. Analysis and Design</w:t>
            </w:r>
            <w:r>
              <w:rPr>
                <w:noProof/>
                <w:webHidden/>
              </w:rPr>
              <w:tab/>
            </w:r>
            <w:r>
              <w:rPr>
                <w:noProof/>
                <w:webHidden/>
              </w:rPr>
              <w:fldChar w:fldCharType="begin"/>
            </w:r>
            <w:r>
              <w:rPr>
                <w:noProof/>
                <w:webHidden/>
              </w:rPr>
              <w:instrText xml:space="preserve"> PAGEREF _Toc192911007 \h </w:instrText>
            </w:r>
            <w:r>
              <w:rPr>
                <w:noProof/>
                <w:webHidden/>
              </w:rPr>
            </w:r>
            <w:r>
              <w:rPr>
                <w:noProof/>
                <w:webHidden/>
              </w:rPr>
              <w:fldChar w:fldCharType="separate"/>
            </w:r>
            <w:r>
              <w:rPr>
                <w:noProof/>
                <w:webHidden/>
              </w:rPr>
              <w:t>11</w:t>
            </w:r>
            <w:r>
              <w:rPr>
                <w:noProof/>
                <w:webHidden/>
              </w:rPr>
              <w:fldChar w:fldCharType="end"/>
            </w:r>
          </w:hyperlink>
        </w:p>
        <w:p w14:paraId="7C556BED" w14:textId="3BCD8C05" w:rsidR="00AB65F7" w:rsidRDefault="00AB65F7">
          <w:pPr>
            <w:pStyle w:val="TOC2"/>
            <w:tabs>
              <w:tab w:val="right" w:leader="dot" w:pos="9060"/>
            </w:tabs>
            <w:rPr>
              <w:rFonts w:eastAsiaTheme="minorEastAsia"/>
              <w:noProof/>
              <w:lang w:eastAsia="en-IE"/>
            </w:rPr>
          </w:pPr>
          <w:hyperlink w:anchor="_Toc192911008" w:history="1">
            <w:r w:rsidRPr="00B95DDB">
              <w:rPr>
                <w:rStyle w:val="Hyperlink"/>
                <w:noProof/>
              </w:rPr>
              <w:t>2.1 Analysis</w:t>
            </w:r>
            <w:r>
              <w:rPr>
                <w:noProof/>
                <w:webHidden/>
              </w:rPr>
              <w:tab/>
            </w:r>
            <w:r>
              <w:rPr>
                <w:noProof/>
                <w:webHidden/>
              </w:rPr>
              <w:fldChar w:fldCharType="begin"/>
            </w:r>
            <w:r>
              <w:rPr>
                <w:noProof/>
                <w:webHidden/>
              </w:rPr>
              <w:instrText xml:space="preserve"> PAGEREF _Toc192911008 \h </w:instrText>
            </w:r>
            <w:r>
              <w:rPr>
                <w:noProof/>
                <w:webHidden/>
              </w:rPr>
            </w:r>
            <w:r>
              <w:rPr>
                <w:noProof/>
                <w:webHidden/>
              </w:rPr>
              <w:fldChar w:fldCharType="separate"/>
            </w:r>
            <w:r>
              <w:rPr>
                <w:noProof/>
                <w:webHidden/>
              </w:rPr>
              <w:t>11</w:t>
            </w:r>
            <w:r>
              <w:rPr>
                <w:noProof/>
                <w:webHidden/>
              </w:rPr>
              <w:fldChar w:fldCharType="end"/>
            </w:r>
          </w:hyperlink>
        </w:p>
        <w:p w14:paraId="741A6924" w14:textId="2B5DA215" w:rsidR="00AB65F7" w:rsidRDefault="00AB65F7">
          <w:pPr>
            <w:pStyle w:val="TOC3"/>
            <w:tabs>
              <w:tab w:val="right" w:leader="dot" w:pos="9060"/>
            </w:tabs>
            <w:rPr>
              <w:rFonts w:eastAsiaTheme="minorEastAsia"/>
              <w:noProof/>
              <w:lang w:eastAsia="en-IE"/>
            </w:rPr>
          </w:pPr>
          <w:hyperlink w:anchor="_Toc192911009" w:history="1">
            <w:r w:rsidRPr="00B95DDB">
              <w:rPr>
                <w:rStyle w:val="Hyperlink"/>
                <w:noProof/>
              </w:rPr>
              <w:t>2.1.1 Requirements Gathering Process</w:t>
            </w:r>
            <w:r>
              <w:rPr>
                <w:noProof/>
                <w:webHidden/>
              </w:rPr>
              <w:tab/>
            </w:r>
            <w:r>
              <w:rPr>
                <w:noProof/>
                <w:webHidden/>
              </w:rPr>
              <w:fldChar w:fldCharType="begin"/>
            </w:r>
            <w:r>
              <w:rPr>
                <w:noProof/>
                <w:webHidden/>
              </w:rPr>
              <w:instrText xml:space="preserve"> PAGEREF _Toc192911009 \h </w:instrText>
            </w:r>
            <w:r>
              <w:rPr>
                <w:noProof/>
                <w:webHidden/>
              </w:rPr>
            </w:r>
            <w:r>
              <w:rPr>
                <w:noProof/>
                <w:webHidden/>
              </w:rPr>
              <w:fldChar w:fldCharType="separate"/>
            </w:r>
            <w:r>
              <w:rPr>
                <w:noProof/>
                <w:webHidden/>
              </w:rPr>
              <w:t>11</w:t>
            </w:r>
            <w:r>
              <w:rPr>
                <w:noProof/>
                <w:webHidden/>
              </w:rPr>
              <w:fldChar w:fldCharType="end"/>
            </w:r>
          </w:hyperlink>
        </w:p>
        <w:p w14:paraId="344088A2" w14:textId="2E2E7C99" w:rsidR="00AB65F7" w:rsidRDefault="00AB65F7">
          <w:pPr>
            <w:pStyle w:val="TOC3"/>
            <w:tabs>
              <w:tab w:val="right" w:leader="dot" w:pos="9060"/>
            </w:tabs>
            <w:rPr>
              <w:rFonts w:eastAsiaTheme="minorEastAsia"/>
              <w:noProof/>
              <w:lang w:eastAsia="en-IE"/>
            </w:rPr>
          </w:pPr>
          <w:hyperlink w:anchor="_Toc192911010" w:history="1">
            <w:r w:rsidRPr="00B95DDB">
              <w:rPr>
                <w:rStyle w:val="Hyperlink"/>
                <w:noProof/>
              </w:rPr>
              <w:t>2.1.2 Use cases</w:t>
            </w:r>
            <w:r>
              <w:rPr>
                <w:noProof/>
                <w:webHidden/>
              </w:rPr>
              <w:tab/>
            </w:r>
            <w:r>
              <w:rPr>
                <w:noProof/>
                <w:webHidden/>
              </w:rPr>
              <w:fldChar w:fldCharType="begin"/>
            </w:r>
            <w:r>
              <w:rPr>
                <w:noProof/>
                <w:webHidden/>
              </w:rPr>
              <w:instrText xml:space="preserve"> PAGEREF _Toc192911010 \h </w:instrText>
            </w:r>
            <w:r>
              <w:rPr>
                <w:noProof/>
                <w:webHidden/>
              </w:rPr>
            </w:r>
            <w:r>
              <w:rPr>
                <w:noProof/>
                <w:webHidden/>
              </w:rPr>
              <w:fldChar w:fldCharType="separate"/>
            </w:r>
            <w:r>
              <w:rPr>
                <w:noProof/>
                <w:webHidden/>
              </w:rPr>
              <w:t>12</w:t>
            </w:r>
            <w:r>
              <w:rPr>
                <w:noProof/>
                <w:webHidden/>
              </w:rPr>
              <w:fldChar w:fldCharType="end"/>
            </w:r>
          </w:hyperlink>
        </w:p>
        <w:p w14:paraId="2AC680C0" w14:textId="58A97E33" w:rsidR="00AB65F7" w:rsidRDefault="00AB65F7">
          <w:pPr>
            <w:pStyle w:val="TOC3"/>
            <w:tabs>
              <w:tab w:val="right" w:leader="dot" w:pos="9060"/>
            </w:tabs>
            <w:rPr>
              <w:rFonts w:eastAsiaTheme="minorEastAsia"/>
              <w:noProof/>
              <w:lang w:eastAsia="en-IE"/>
            </w:rPr>
          </w:pPr>
          <w:hyperlink w:anchor="_Toc192911011" w:history="1">
            <w:r w:rsidRPr="00B95DDB">
              <w:rPr>
                <w:rStyle w:val="Hyperlink"/>
                <w:noProof/>
              </w:rPr>
              <w:t>2.1.3 Functional Requirements</w:t>
            </w:r>
            <w:r>
              <w:rPr>
                <w:noProof/>
                <w:webHidden/>
              </w:rPr>
              <w:tab/>
            </w:r>
            <w:r>
              <w:rPr>
                <w:noProof/>
                <w:webHidden/>
              </w:rPr>
              <w:fldChar w:fldCharType="begin"/>
            </w:r>
            <w:r>
              <w:rPr>
                <w:noProof/>
                <w:webHidden/>
              </w:rPr>
              <w:instrText xml:space="preserve"> PAGEREF _Toc192911011 \h </w:instrText>
            </w:r>
            <w:r>
              <w:rPr>
                <w:noProof/>
                <w:webHidden/>
              </w:rPr>
            </w:r>
            <w:r>
              <w:rPr>
                <w:noProof/>
                <w:webHidden/>
              </w:rPr>
              <w:fldChar w:fldCharType="separate"/>
            </w:r>
            <w:r>
              <w:rPr>
                <w:noProof/>
                <w:webHidden/>
              </w:rPr>
              <w:t>14</w:t>
            </w:r>
            <w:r>
              <w:rPr>
                <w:noProof/>
                <w:webHidden/>
              </w:rPr>
              <w:fldChar w:fldCharType="end"/>
            </w:r>
          </w:hyperlink>
        </w:p>
        <w:p w14:paraId="1C460DAF" w14:textId="7909575F" w:rsidR="00AB65F7" w:rsidRDefault="00AB65F7">
          <w:pPr>
            <w:pStyle w:val="TOC3"/>
            <w:tabs>
              <w:tab w:val="right" w:leader="dot" w:pos="9060"/>
            </w:tabs>
            <w:rPr>
              <w:rFonts w:eastAsiaTheme="minorEastAsia"/>
              <w:noProof/>
              <w:lang w:eastAsia="en-IE"/>
            </w:rPr>
          </w:pPr>
          <w:hyperlink w:anchor="_Toc192911012" w:history="1">
            <w:r w:rsidRPr="00B95DDB">
              <w:rPr>
                <w:rStyle w:val="Hyperlink"/>
                <w:noProof/>
              </w:rPr>
              <w:t>2.1.4 Non-Functional Requirements</w:t>
            </w:r>
            <w:r>
              <w:rPr>
                <w:noProof/>
                <w:webHidden/>
              </w:rPr>
              <w:tab/>
            </w:r>
            <w:r>
              <w:rPr>
                <w:noProof/>
                <w:webHidden/>
              </w:rPr>
              <w:fldChar w:fldCharType="begin"/>
            </w:r>
            <w:r>
              <w:rPr>
                <w:noProof/>
                <w:webHidden/>
              </w:rPr>
              <w:instrText xml:space="preserve"> PAGEREF _Toc192911012 \h </w:instrText>
            </w:r>
            <w:r>
              <w:rPr>
                <w:noProof/>
                <w:webHidden/>
              </w:rPr>
            </w:r>
            <w:r>
              <w:rPr>
                <w:noProof/>
                <w:webHidden/>
              </w:rPr>
              <w:fldChar w:fldCharType="separate"/>
            </w:r>
            <w:r>
              <w:rPr>
                <w:noProof/>
                <w:webHidden/>
              </w:rPr>
              <w:t>14</w:t>
            </w:r>
            <w:r>
              <w:rPr>
                <w:noProof/>
                <w:webHidden/>
              </w:rPr>
              <w:fldChar w:fldCharType="end"/>
            </w:r>
          </w:hyperlink>
        </w:p>
        <w:p w14:paraId="4687B470" w14:textId="40E49A74" w:rsidR="00AB65F7" w:rsidRDefault="00AB65F7">
          <w:pPr>
            <w:pStyle w:val="TOC3"/>
            <w:tabs>
              <w:tab w:val="right" w:leader="dot" w:pos="9060"/>
            </w:tabs>
            <w:rPr>
              <w:rFonts w:eastAsiaTheme="minorEastAsia"/>
              <w:noProof/>
              <w:lang w:eastAsia="en-IE"/>
            </w:rPr>
          </w:pPr>
          <w:hyperlink w:anchor="_Toc192911013" w:history="1">
            <w:r w:rsidRPr="00B95DDB">
              <w:rPr>
                <w:rStyle w:val="Hyperlink"/>
                <w:noProof/>
              </w:rPr>
              <w:t>2.1.5 Software Requirements</w:t>
            </w:r>
            <w:r>
              <w:rPr>
                <w:noProof/>
                <w:webHidden/>
              </w:rPr>
              <w:tab/>
            </w:r>
            <w:r>
              <w:rPr>
                <w:noProof/>
                <w:webHidden/>
              </w:rPr>
              <w:fldChar w:fldCharType="begin"/>
            </w:r>
            <w:r>
              <w:rPr>
                <w:noProof/>
                <w:webHidden/>
              </w:rPr>
              <w:instrText xml:space="preserve"> PAGEREF _Toc192911013 \h </w:instrText>
            </w:r>
            <w:r>
              <w:rPr>
                <w:noProof/>
                <w:webHidden/>
              </w:rPr>
            </w:r>
            <w:r>
              <w:rPr>
                <w:noProof/>
                <w:webHidden/>
              </w:rPr>
              <w:fldChar w:fldCharType="separate"/>
            </w:r>
            <w:r>
              <w:rPr>
                <w:noProof/>
                <w:webHidden/>
              </w:rPr>
              <w:t>15</w:t>
            </w:r>
            <w:r>
              <w:rPr>
                <w:noProof/>
                <w:webHidden/>
              </w:rPr>
              <w:fldChar w:fldCharType="end"/>
            </w:r>
          </w:hyperlink>
        </w:p>
        <w:p w14:paraId="5F21F990" w14:textId="3754C3E0" w:rsidR="00AB65F7" w:rsidRDefault="00AB65F7">
          <w:pPr>
            <w:pStyle w:val="TOC3"/>
            <w:tabs>
              <w:tab w:val="right" w:leader="dot" w:pos="9060"/>
            </w:tabs>
            <w:rPr>
              <w:rFonts w:eastAsiaTheme="minorEastAsia"/>
              <w:noProof/>
              <w:lang w:eastAsia="en-IE"/>
            </w:rPr>
          </w:pPr>
          <w:hyperlink w:anchor="_Toc192911014" w:history="1">
            <w:r w:rsidRPr="00B95DDB">
              <w:rPr>
                <w:rStyle w:val="Hyperlink"/>
                <w:noProof/>
              </w:rPr>
              <w:t>2.1.6 Hardware Requirements</w:t>
            </w:r>
            <w:r>
              <w:rPr>
                <w:noProof/>
                <w:webHidden/>
              </w:rPr>
              <w:tab/>
            </w:r>
            <w:r>
              <w:rPr>
                <w:noProof/>
                <w:webHidden/>
              </w:rPr>
              <w:fldChar w:fldCharType="begin"/>
            </w:r>
            <w:r>
              <w:rPr>
                <w:noProof/>
                <w:webHidden/>
              </w:rPr>
              <w:instrText xml:space="preserve"> PAGEREF _Toc192911014 \h </w:instrText>
            </w:r>
            <w:r>
              <w:rPr>
                <w:noProof/>
                <w:webHidden/>
              </w:rPr>
            </w:r>
            <w:r>
              <w:rPr>
                <w:noProof/>
                <w:webHidden/>
              </w:rPr>
              <w:fldChar w:fldCharType="separate"/>
            </w:r>
            <w:r>
              <w:rPr>
                <w:noProof/>
                <w:webHidden/>
              </w:rPr>
              <w:t>15</w:t>
            </w:r>
            <w:r>
              <w:rPr>
                <w:noProof/>
                <w:webHidden/>
              </w:rPr>
              <w:fldChar w:fldCharType="end"/>
            </w:r>
          </w:hyperlink>
        </w:p>
        <w:p w14:paraId="356FF117" w14:textId="542B459F" w:rsidR="00AB65F7" w:rsidRDefault="00AB65F7">
          <w:pPr>
            <w:pStyle w:val="TOC1"/>
            <w:tabs>
              <w:tab w:val="right" w:leader="dot" w:pos="9060"/>
            </w:tabs>
            <w:rPr>
              <w:rFonts w:asciiTheme="minorHAnsi" w:eastAsiaTheme="minorEastAsia" w:hAnsiTheme="minorHAnsi"/>
              <w:noProof/>
              <w:szCs w:val="24"/>
              <w:lang w:eastAsia="en-IE"/>
            </w:rPr>
          </w:pPr>
          <w:hyperlink w:anchor="_Toc192911015" w:history="1">
            <w:r w:rsidRPr="00B95DDB">
              <w:rPr>
                <w:rStyle w:val="Hyperlink"/>
                <w:rFonts w:eastAsia="Times New Roman" w:cs="Times New Roman"/>
                <w:noProof/>
              </w:rPr>
              <w:t>3. Design</w:t>
            </w:r>
            <w:r>
              <w:rPr>
                <w:noProof/>
                <w:webHidden/>
              </w:rPr>
              <w:tab/>
            </w:r>
            <w:r>
              <w:rPr>
                <w:noProof/>
                <w:webHidden/>
              </w:rPr>
              <w:fldChar w:fldCharType="begin"/>
            </w:r>
            <w:r>
              <w:rPr>
                <w:noProof/>
                <w:webHidden/>
              </w:rPr>
              <w:instrText xml:space="preserve"> PAGEREF _Toc192911015 \h </w:instrText>
            </w:r>
            <w:r>
              <w:rPr>
                <w:noProof/>
                <w:webHidden/>
              </w:rPr>
            </w:r>
            <w:r>
              <w:rPr>
                <w:noProof/>
                <w:webHidden/>
              </w:rPr>
              <w:fldChar w:fldCharType="separate"/>
            </w:r>
            <w:r>
              <w:rPr>
                <w:noProof/>
                <w:webHidden/>
              </w:rPr>
              <w:t>15</w:t>
            </w:r>
            <w:r>
              <w:rPr>
                <w:noProof/>
                <w:webHidden/>
              </w:rPr>
              <w:fldChar w:fldCharType="end"/>
            </w:r>
          </w:hyperlink>
        </w:p>
        <w:p w14:paraId="2280C8CA" w14:textId="44546B90" w:rsidR="00AB65F7" w:rsidRDefault="00AB65F7">
          <w:pPr>
            <w:pStyle w:val="TOC2"/>
            <w:tabs>
              <w:tab w:val="right" w:leader="dot" w:pos="9060"/>
            </w:tabs>
            <w:rPr>
              <w:rFonts w:eastAsiaTheme="minorEastAsia"/>
              <w:noProof/>
              <w:lang w:eastAsia="en-IE"/>
            </w:rPr>
          </w:pPr>
          <w:hyperlink w:anchor="_Toc192911016" w:history="1">
            <w:r w:rsidRPr="00B95DDB">
              <w:rPr>
                <w:rStyle w:val="Hyperlink"/>
                <w:rFonts w:ascii="Times New Roman" w:eastAsia="Times New Roman" w:hAnsi="Times New Roman" w:cs="Times New Roman"/>
                <w:noProof/>
              </w:rPr>
              <w:t>3.1 Hardware design</w:t>
            </w:r>
            <w:r>
              <w:rPr>
                <w:noProof/>
                <w:webHidden/>
              </w:rPr>
              <w:tab/>
            </w:r>
            <w:r>
              <w:rPr>
                <w:noProof/>
                <w:webHidden/>
              </w:rPr>
              <w:fldChar w:fldCharType="begin"/>
            </w:r>
            <w:r>
              <w:rPr>
                <w:noProof/>
                <w:webHidden/>
              </w:rPr>
              <w:instrText xml:space="preserve"> PAGEREF _Toc192911016 \h </w:instrText>
            </w:r>
            <w:r>
              <w:rPr>
                <w:noProof/>
                <w:webHidden/>
              </w:rPr>
            </w:r>
            <w:r>
              <w:rPr>
                <w:noProof/>
                <w:webHidden/>
              </w:rPr>
              <w:fldChar w:fldCharType="separate"/>
            </w:r>
            <w:r>
              <w:rPr>
                <w:noProof/>
                <w:webHidden/>
              </w:rPr>
              <w:t>15</w:t>
            </w:r>
            <w:r>
              <w:rPr>
                <w:noProof/>
                <w:webHidden/>
              </w:rPr>
              <w:fldChar w:fldCharType="end"/>
            </w:r>
          </w:hyperlink>
        </w:p>
        <w:p w14:paraId="41A3A129" w14:textId="6E36AF32" w:rsidR="00AB65F7" w:rsidRDefault="00AB65F7">
          <w:pPr>
            <w:pStyle w:val="TOC2"/>
            <w:tabs>
              <w:tab w:val="right" w:leader="dot" w:pos="9060"/>
            </w:tabs>
            <w:rPr>
              <w:rFonts w:eastAsiaTheme="minorEastAsia"/>
              <w:noProof/>
              <w:lang w:eastAsia="en-IE"/>
            </w:rPr>
          </w:pPr>
          <w:hyperlink w:anchor="_Toc192911017" w:history="1">
            <w:r w:rsidRPr="00B95DDB">
              <w:rPr>
                <w:rStyle w:val="Hyperlink"/>
                <w:rFonts w:ascii="Times New Roman" w:eastAsia="Times New Roman" w:hAnsi="Times New Roman" w:cs="Times New Roman"/>
                <w:noProof/>
              </w:rPr>
              <w:t>3.2 Software design</w:t>
            </w:r>
            <w:r>
              <w:rPr>
                <w:noProof/>
                <w:webHidden/>
              </w:rPr>
              <w:tab/>
            </w:r>
            <w:r>
              <w:rPr>
                <w:noProof/>
                <w:webHidden/>
              </w:rPr>
              <w:fldChar w:fldCharType="begin"/>
            </w:r>
            <w:r>
              <w:rPr>
                <w:noProof/>
                <w:webHidden/>
              </w:rPr>
              <w:instrText xml:space="preserve"> PAGEREF _Toc192911017 \h </w:instrText>
            </w:r>
            <w:r>
              <w:rPr>
                <w:noProof/>
                <w:webHidden/>
              </w:rPr>
            </w:r>
            <w:r>
              <w:rPr>
                <w:noProof/>
                <w:webHidden/>
              </w:rPr>
              <w:fldChar w:fldCharType="separate"/>
            </w:r>
            <w:r>
              <w:rPr>
                <w:noProof/>
                <w:webHidden/>
              </w:rPr>
              <w:t>16</w:t>
            </w:r>
            <w:r>
              <w:rPr>
                <w:noProof/>
                <w:webHidden/>
              </w:rPr>
              <w:fldChar w:fldCharType="end"/>
            </w:r>
          </w:hyperlink>
        </w:p>
        <w:p w14:paraId="3D6A6914" w14:textId="26C589D6" w:rsidR="00AB65F7" w:rsidRDefault="00AB65F7">
          <w:pPr>
            <w:pStyle w:val="TOC3"/>
            <w:tabs>
              <w:tab w:val="right" w:leader="dot" w:pos="9060"/>
            </w:tabs>
            <w:rPr>
              <w:rFonts w:eastAsiaTheme="minorEastAsia"/>
              <w:noProof/>
              <w:lang w:eastAsia="en-IE"/>
            </w:rPr>
          </w:pPr>
          <w:hyperlink w:anchor="_Toc192911018" w:history="1">
            <w:r w:rsidRPr="00B95DDB">
              <w:rPr>
                <w:rStyle w:val="Hyperlink"/>
                <w:rFonts w:eastAsia="Times New Roman" w:cs="Times New Roman"/>
                <w:noProof/>
              </w:rPr>
              <w:t>3.2.1 Wireframe</w:t>
            </w:r>
            <w:r>
              <w:rPr>
                <w:noProof/>
                <w:webHidden/>
              </w:rPr>
              <w:tab/>
            </w:r>
            <w:r>
              <w:rPr>
                <w:noProof/>
                <w:webHidden/>
              </w:rPr>
              <w:fldChar w:fldCharType="begin"/>
            </w:r>
            <w:r>
              <w:rPr>
                <w:noProof/>
                <w:webHidden/>
              </w:rPr>
              <w:instrText xml:space="preserve"> PAGEREF _Toc192911018 \h </w:instrText>
            </w:r>
            <w:r>
              <w:rPr>
                <w:noProof/>
                <w:webHidden/>
              </w:rPr>
            </w:r>
            <w:r>
              <w:rPr>
                <w:noProof/>
                <w:webHidden/>
              </w:rPr>
              <w:fldChar w:fldCharType="separate"/>
            </w:r>
            <w:r>
              <w:rPr>
                <w:noProof/>
                <w:webHidden/>
              </w:rPr>
              <w:t>16</w:t>
            </w:r>
            <w:r>
              <w:rPr>
                <w:noProof/>
                <w:webHidden/>
              </w:rPr>
              <w:fldChar w:fldCharType="end"/>
            </w:r>
          </w:hyperlink>
        </w:p>
        <w:p w14:paraId="364DED2C" w14:textId="4A77FFBB" w:rsidR="00AB65F7" w:rsidRDefault="00AB65F7">
          <w:pPr>
            <w:pStyle w:val="TOC3"/>
            <w:tabs>
              <w:tab w:val="right" w:leader="dot" w:pos="9060"/>
            </w:tabs>
            <w:rPr>
              <w:rFonts w:eastAsiaTheme="minorEastAsia"/>
              <w:noProof/>
              <w:lang w:eastAsia="en-IE"/>
            </w:rPr>
          </w:pPr>
          <w:hyperlink w:anchor="_Toc192911019" w:history="1">
            <w:r w:rsidRPr="00B95DDB">
              <w:rPr>
                <w:rStyle w:val="Hyperlink"/>
                <w:rFonts w:eastAsia="Times New Roman" w:cs="Times New Roman"/>
                <w:noProof/>
              </w:rPr>
              <w:t>3.2.2 Prototype</w:t>
            </w:r>
            <w:r>
              <w:rPr>
                <w:noProof/>
                <w:webHidden/>
              </w:rPr>
              <w:tab/>
            </w:r>
            <w:r>
              <w:rPr>
                <w:noProof/>
                <w:webHidden/>
              </w:rPr>
              <w:fldChar w:fldCharType="begin"/>
            </w:r>
            <w:r>
              <w:rPr>
                <w:noProof/>
                <w:webHidden/>
              </w:rPr>
              <w:instrText xml:space="preserve"> PAGEREF _Toc192911019 \h </w:instrText>
            </w:r>
            <w:r>
              <w:rPr>
                <w:noProof/>
                <w:webHidden/>
              </w:rPr>
            </w:r>
            <w:r>
              <w:rPr>
                <w:noProof/>
                <w:webHidden/>
              </w:rPr>
              <w:fldChar w:fldCharType="separate"/>
            </w:r>
            <w:r>
              <w:rPr>
                <w:noProof/>
                <w:webHidden/>
              </w:rPr>
              <w:t>18</w:t>
            </w:r>
            <w:r>
              <w:rPr>
                <w:noProof/>
                <w:webHidden/>
              </w:rPr>
              <w:fldChar w:fldCharType="end"/>
            </w:r>
          </w:hyperlink>
        </w:p>
        <w:p w14:paraId="669080B5" w14:textId="01CFD83C" w:rsidR="00AB65F7" w:rsidRDefault="00AB65F7">
          <w:pPr>
            <w:pStyle w:val="TOC2"/>
            <w:tabs>
              <w:tab w:val="right" w:leader="dot" w:pos="9060"/>
            </w:tabs>
            <w:rPr>
              <w:rFonts w:eastAsiaTheme="minorEastAsia"/>
              <w:noProof/>
              <w:lang w:eastAsia="en-IE"/>
            </w:rPr>
          </w:pPr>
          <w:hyperlink w:anchor="_Toc192911020" w:history="1">
            <w:r w:rsidRPr="00B95DDB">
              <w:rPr>
                <w:rStyle w:val="Hyperlink"/>
                <w:rFonts w:ascii="Times New Roman" w:eastAsia="Times New Roman" w:hAnsi="Times New Roman" w:cs="Times New Roman"/>
                <w:noProof/>
              </w:rPr>
              <w:t>3.3 Systems Architecture</w:t>
            </w:r>
            <w:r>
              <w:rPr>
                <w:noProof/>
                <w:webHidden/>
              </w:rPr>
              <w:tab/>
            </w:r>
            <w:r>
              <w:rPr>
                <w:noProof/>
                <w:webHidden/>
              </w:rPr>
              <w:fldChar w:fldCharType="begin"/>
            </w:r>
            <w:r>
              <w:rPr>
                <w:noProof/>
                <w:webHidden/>
              </w:rPr>
              <w:instrText xml:space="preserve"> PAGEREF _Toc192911020 \h </w:instrText>
            </w:r>
            <w:r>
              <w:rPr>
                <w:noProof/>
                <w:webHidden/>
              </w:rPr>
            </w:r>
            <w:r>
              <w:rPr>
                <w:noProof/>
                <w:webHidden/>
              </w:rPr>
              <w:fldChar w:fldCharType="separate"/>
            </w:r>
            <w:r>
              <w:rPr>
                <w:noProof/>
                <w:webHidden/>
              </w:rPr>
              <w:t>20</w:t>
            </w:r>
            <w:r>
              <w:rPr>
                <w:noProof/>
                <w:webHidden/>
              </w:rPr>
              <w:fldChar w:fldCharType="end"/>
            </w:r>
          </w:hyperlink>
        </w:p>
        <w:p w14:paraId="50A683C8" w14:textId="72178330" w:rsidR="00AB65F7" w:rsidRDefault="00AB65F7">
          <w:pPr>
            <w:pStyle w:val="TOC2"/>
            <w:tabs>
              <w:tab w:val="right" w:leader="dot" w:pos="9060"/>
            </w:tabs>
            <w:rPr>
              <w:rFonts w:eastAsiaTheme="minorEastAsia"/>
              <w:noProof/>
              <w:lang w:eastAsia="en-IE"/>
            </w:rPr>
          </w:pPr>
          <w:hyperlink w:anchor="_Toc192911021" w:history="1">
            <w:r w:rsidRPr="00B95DDB">
              <w:rPr>
                <w:rStyle w:val="Hyperlink"/>
                <w:rFonts w:ascii="Times New Roman" w:eastAsia="Times New Roman" w:hAnsi="Times New Roman" w:cs="Times New Roman"/>
                <w:noProof/>
              </w:rPr>
              <w:t>3.4 Database Design</w:t>
            </w:r>
            <w:r>
              <w:rPr>
                <w:noProof/>
                <w:webHidden/>
              </w:rPr>
              <w:tab/>
            </w:r>
            <w:r>
              <w:rPr>
                <w:noProof/>
                <w:webHidden/>
              </w:rPr>
              <w:fldChar w:fldCharType="begin"/>
            </w:r>
            <w:r>
              <w:rPr>
                <w:noProof/>
                <w:webHidden/>
              </w:rPr>
              <w:instrText xml:space="preserve"> PAGEREF _Toc192911021 \h </w:instrText>
            </w:r>
            <w:r>
              <w:rPr>
                <w:noProof/>
                <w:webHidden/>
              </w:rPr>
            </w:r>
            <w:r>
              <w:rPr>
                <w:noProof/>
                <w:webHidden/>
              </w:rPr>
              <w:fldChar w:fldCharType="separate"/>
            </w:r>
            <w:r>
              <w:rPr>
                <w:noProof/>
                <w:webHidden/>
              </w:rPr>
              <w:t>20</w:t>
            </w:r>
            <w:r>
              <w:rPr>
                <w:noProof/>
                <w:webHidden/>
              </w:rPr>
              <w:fldChar w:fldCharType="end"/>
            </w:r>
          </w:hyperlink>
        </w:p>
        <w:p w14:paraId="1F1A7C4E" w14:textId="4CD63E5C" w:rsidR="00AB65F7" w:rsidRDefault="00AB65F7">
          <w:pPr>
            <w:pStyle w:val="TOC1"/>
            <w:tabs>
              <w:tab w:val="right" w:leader="dot" w:pos="9060"/>
            </w:tabs>
            <w:rPr>
              <w:rFonts w:asciiTheme="minorHAnsi" w:eastAsiaTheme="minorEastAsia" w:hAnsiTheme="minorHAnsi"/>
              <w:noProof/>
              <w:szCs w:val="24"/>
              <w:lang w:eastAsia="en-IE"/>
            </w:rPr>
          </w:pPr>
          <w:hyperlink w:anchor="_Toc192911022" w:history="1">
            <w:r w:rsidRPr="00B95DDB">
              <w:rPr>
                <w:rStyle w:val="Hyperlink"/>
                <w:rFonts w:eastAsia="Times New Roman" w:cs="Times New Roman"/>
                <w:noProof/>
              </w:rPr>
              <w:t>3.5 Conclusion</w:t>
            </w:r>
            <w:r>
              <w:rPr>
                <w:noProof/>
                <w:webHidden/>
              </w:rPr>
              <w:tab/>
            </w:r>
            <w:r>
              <w:rPr>
                <w:noProof/>
                <w:webHidden/>
              </w:rPr>
              <w:fldChar w:fldCharType="begin"/>
            </w:r>
            <w:r>
              <w:rPr>
                <w:noProof/>
                <w:webHidden/>
              </w:rPr>
              <w:instrText xml:space="preserve"> PAGEREF _Toc192911022 \h </w:instrText>
            </w:r>
            <w:r>
              <w:rPr>
                <w:noProof/>
                <w:webHidden/>
              </w:rPr>
            </w:r>
            <w:r>
              <w:rPr>
                <w:noProof/>
                <w:webHidden/>
              </w:rPr>
              <w:fldChar w:fldCharType="separate"/>
            </w:r>
            <w:r>
              <w:rPr>
                <w:noProof/>
                <w:webHidden/>
              </w:rPr>
              <w:t>21</w:t>
            </w:r>
            <w:r>
              <w:rPr>
                <w:noProof/>
                <w:webHidden/>
              </w:rPr>
              <w:fldChar w:fldCharType="end"/>
            </w:r>
          </w:hyperlink>
        </w:p>
        <w:p w14:paraId="561F7E59" w14:textId="413E0563" w:rsidR="00AB65F7" w:rsidRDefault="00AB65F7">
          <w:pPr>
            <w:pStyle w:val="TOC1"/>
            <w:tabs>
              <w:tab w:val="right" w:leader="dot" w:pos="9060"/>
            </w:tabs>
            <w:rPr>
              <w:rFonts w:asciiTheme="minorHAnsi" w:eastAsiaTheme="minorEastAsia" w:hAnsiTheme="minorHAnsi"/>
              <w:noProof/>
              <w:szCs w:val="24"/>
              <w:lang w:eastAsia="en-IE"/>
            </w:rPr>
          </w:pPr>
          <w:hyperlink w:anchor="_Toc192911023" w:history="1">
            <w:r w:rsidRPr="00B95DDB">
              <w:rPr>
                <w:rStyle w:val="Hyperlink"/>
                <w:rFonts w:eastAsia="Times New Roman" w:cs="Times New Roman"/>
                <w:noProof/>
              </w:rPr>
              <w:t>4. Implementation</w:t>
            </w:r>
            <w:r>
              <w:rPr>
                <w:noProof/>
                <w:webHidden/>
              </w:rPr>
              <w:tab/>
            </w:r>
            <w:r>
              <w:rPr>
                <w:noProof/>
                <w:webHidden/>
              </w:rPr>
              <w:fldChar w:fldCharType="begin"/>
            </w:r>
            <w:r>
              <w:rPr>
                <w:noProof/>
                <w:webHidden/>
              </w:rPr>
              <w:instrText xml:space="preserve"> PAGEREF _Toc192911023 \h </w:instrText>
            </w:r>
            <w:r>
              <w:rPr>
                <w:noProof/>
                <w:webHidden/>
              </w:rPr>
            </w:r>
            <w:r>
              <w:rPr>
                <w:noProof/>
                <w:webHidden/>
              </w:rPr>
              <w:fldChar w:fldCharType="separate"/>
            </w:r>
            <w:r>
              <w:rPr>
                <w:noProof/>
                <w:webHidden/>
              </w:rPr>
              <w:t>21</w:t>
            </w:r>
            <w:r>
              <w:rPr>
                <w:noProof/>
                <w:webHidden/>
              </w:rPr>
              <w:fldChar w:fldCharType="end"/>
            </w:r>
          </w:hyperlink>
        </w:p>
        <w:p w14:paraId="113EF726" w14:textId="364FB31C" w:rsidR="00AB65F7" w:rsidRDefault="00AB65F7">
          <w:pPr>
            <w:pStyle w:val="TOC1"/>
            <w:tabs>
              <w:tab w:val="right" w:leader="dot" w:pos="9060"/>
            </w:tabs>
            <w:rPr>
              <w:rFonts w:asciiTheme="minorHAnsi" w:eastAsiaTheme="minorEastAsia" w:hAnsiTheme="minorHAnsi"/>
              <w:noProof/>
              <w:szCs w:val="24"/>
              <w:lang w:eastAsia="en-IE"/>
            </w:rPr>
          </w:pPr>
          <w:hyperlink w:anchor="_Toc192911024" w:history="1">
            <w:r w:rsidRPr="00B95DDB">
              <w:rPr>
                <w:rStyle w:val="Hyperlink"/>
                <w:rFonts w:eastAsia="Times New Roman" w:cs="Times New Roman"/>
                <w:noProof/>
              </w:rPr>
              <w:t>4.1 Tools and Technologies used</w:t>
            </w:r>
            <w:r>
              <w:rPr>
                <w:noProof/>
                <w:webHidden/>
              </w:rPr>
              <w:tab/>
            </w:r>
            <w:r>
              <w:rPr>
                <w:noProof/>
                <w:webHidden/>
              </w:rPr>
              <w:fldChar w:fldCharType="begin"/>
            </w:r>
            <w:r>
              <w:rPr>
                <w:noProof/>
                <w:webHidden/>
              </w:rPr>
              <w:instrText xml:space="preserve"> PAGEREF _Toc192911024 \h </w:instrText>
            </w:r>
            <w:r>
              <w:rPr>
                <w:noProof/>
                <w:webHidden/>
              </w:rPr>
            </w:r>
            <w:r>
              <w:rPr>
                <w:noProof/>
                <w:webHidden/>
              </w:rPr>
              <w:fldChar w:fldCharType="separate"/>
            </w:r>
            <w:r>
              <w:rPr>
                <w:noProof/>
                <w:webHidden/>
              </w:rPr>
              <w:t>21</w:t>
            </w:r>
            <w:r>
              <w:rPr>
                <w:noProof/>
                <w:webHidden/>
              </w:rPr>
              <w:fldChar w:fldCharType="end"/>
            </w:r>
          </w:hyperlink>
        </w:p>
        <w:p w14:paraId="379C25FA" w14:textId="411DAC9A" w:rsidR="00AB65F7" w:rsidRDefault="00AB65F7">
          <w:pPr>
            <w:pStyle w:val="TOC1"/>
            <w:tabs>
              <w:tab w:val="right" w:leader="dot" w:pos="9060"/>
            </w:tabs>
            <w:rPr>
              <w:rFonts w:asciiTheme="minorHAnsi" w:eastAsiaTheme="minorEastAsia" w:hAnsiTheme="minorHAnsi"/>
              <w:noProof/>
              <w:szCs w:val="24"/>
              <w:lang w:eastAsia="en-IE"/>
            </w:rPr>
          </w:pPr>
          <w:hyperlink w:anchor="_Toc192911025" w:history="1">
            <w:r w:rsidRPr="00B95DDB">
              <w:rPr>
                <w:rStyle w:val="Hyperlink"/>
                <w:rFonts w:eastAsia="Times New Roman" w:cs="Times New Roman"/>
                <w:noProof/>
              </w:rPr>
              <w:t>4.1.1 Hardware</w:t>
            </w:r>
            <w:r>
              <w:rPr>
                <w:noProof/>
                <w:webHidden/>
              </w:rPr>
              <w:tab/>
            </w:r>
            <w:r>
              <w:rPr>
                <w:noProof/>
                <w:webHidden/>
              </w:rPr>
              <w:fldChar w:fldCharType="begin"/>
            </w:r>
            <w:r>
              <w:rPr>
                <w:noProof/>
                <w:webHidden/>
              </w:rPr>
              <w:instrText xml:space="preserve"> PAGEREF _Toc192911025 \h </w:instrText>
            </w:r>
            <w:r>
              <w:rPr>
                <w:noProof/>
                <w:webHidden/>
              </w:rPr>
            </w:r>
            <w:r>
              <w:rPr>
                <w:noProof/>
                <w:webHidden/>
              </w:rPr>
              <w:fldChar w:fldCharType="separate"/>
            </w:r>
            <w:r>
              <w:rPr>
                <w:noProof/>
                <w:webHidden/>
              </w:rPr>
              <w:t>22</w:t>
            </w:r>
            <w:r>
              <w:rPr>
                <w:noProof/>
                <w:webHidden/>
              </w:rPr>
              <w:fldChar w:fldCharType="end"/>
            </w:r>
          </w:hyperlink>
        </w:p>
        <w:p w14:paraId="7C69B1FF" w14:textId="70F3FE66" w:rsidR="00AB65F7" w:rsidRDefault="00AB65F7">
          <w:pPr>
            <w:pStyle w:val="TOC1"/>
            <w:tabs>
              <w:tab w:val="right" w:leader="dot" w:pos="9060"/>
            </w:tabs>
            <w:rPr>
              <w:rFonts w:asciiTheme="minorHAnsi" w:eastAsiaTheme="minorEastAsia" w:hAnsiTheme="minorHAnsi"/>
              <w:noProof/>
              <w:szCs w:val="24"/>
              <w:lang w:eastAsia="en-IE"/>
            </w:rPr>
          </w:pPr>
          <w:hyperlink w:anchor="_Toc192911026" w:history="1">
            <w:r w:rsidRPr="00B95DDB">
              <w:rPr>
                <w:rStyle w:val="Hyperlink"/>
                <w:rFonts w:eastAsia="Times New Roman" w:cs="Times New Roman"/>
                <w:noProof/>
              </w:rPr>
              <w:t>4.1.2 Software</w:t>
            </w:r>
            <w:r>
              <w:rPr>
                <w:noProof/>
                <w:webHidden/>
              </w:rPr>
              <w:tab/>
            </w:r>
            <w:r>
              <w:rPr>
                <w:noProof/>
                <w:webHidden/>
              </w:rPr>
              <w:fldChar w:fldCharType="begin"/>
            </w:r>
            <w:r>
              <w:rPr>
                <w:noProof/>
                <w:webHidden/>
              </w:rPr>
              <w:instrText xml:space="preserve"> PAGEREF _Toc192911026 \h </w:instrText>
            </w:r>
            <w:r>
              <w:rPr>
                <w:noProof/>
                <w:webHidden/>
              </w:rPr>
            </w:r>
            <w:r>
              <w:rPr>
                <w:noProof/>
                <w:webHidden/>
              </w:rPr>
              <w:fldChar w:fldCharType="separate"/>
            </w:r>
            <w:r>
              <w:rPr>
                <w:noProof/>
                <w:webHidden/>
              </w:rPr>
              <w:t>22</w:t>
            </w:r>
            <w:r>
              <w:rPr>
                <w:noProof/>
                <w:webHidden/>
              </w:rPr>
              <w:fldChar w:fldCharType="end"/>
            </w:r>
          </w:hyperlink>
        </w:p>
        <w:p w14:paraId="7DDE7D18" w14:textId="0AD1E8FD" w:rsidR="00AB65F7" w:rsidRDefault="00AB65F7">
          <w:pPr>
            <w:pStyle w:val="TOC1"/>
            <w:tabs>
              <w:tab w:val="right" w:leader="dot" w:pos="9060"/>
            </w:tabs>
            <w:rPr>
              <w:rFonts w:asciiTheme="minorHAnsi" w:eastAsiaTheme="minorEastAsia" w:hAnsiTheme="minorHAnsi"/>
              <w:noProof/>
              <w:szCs w:val="24"/>
              <w:lang w:eastAsia="en-IE"/>
            </w:rPr>
          </w:pPr>
          <w:hyperlink w:anchor="_Toc192911027" w:history="1">
            <w:r w:rsidRPr="00B95DDB">
              <w:rPr>
                <w:rStyle w:val="Hyperlink"/>
                <w:rFonts w:eastAsia="Times New Roman" w:cs="Times New Roman"/>
                <w:noProof/>
              </w:rPr>
              <w:t>4.2 Environment configuration</w:t>
            </w:r>
            <w:r>
              <w:rPr>
                <w:noProof/>
                <w:webHidden/>
              </w:rPr>
              <w:tab/>
            </w:r>
            <w:r>
              <w:rPr>
                <w:noProof/>
                <w:webHidden/>
              </w:rPr>
              <w:fldChar w:fldCharType="begin"/>
            </w:r>
            <w:r>
              <w:rPr>
                <w:noProof/>
                <w:webHidden/>
              </w:rPr>
              <w:instrText xml:space="preserve"> PAGEREF _Toc192911027 \h </w:instrText>
            </w:r>
            <w:r>
              <w:rPr>
                <w:noProof/>
                <w:webHidden/>
              </w:rPr>
            </w:r>
            <w:r>
              <w:rPr>
                <w:noProof/>
                <w:webHidden/>
              </w:rPr>
              <w:fldChar w:fldCharType="separate"/>
            </w:r>
            <w:r>
              <w:rPr>
                <w:noProof/>
                <w:webHidden/>
              </w:rPr>
              <w:t>22</w:t>
            </w:r>
            <w:r>
              <w:rPr>
                <w:noProof/>
                <w:webHidden/>
              </w:rPr>
              <w:fldChar w:fldCharType="end"/>
            </w:r>
          </w:hyperlink>
        </w:p>
        <w:p w14:paraId="5B71EC7D" w14:textId="1EC7FB1C" w:rsidR="00AB65F7" w:rsidRDefault="00AB65F7">
          <w:pPr>
            <w:pStyle w:val="TOC1"/>
            <w:tabs>
              <w:tab w:val="right" w:leader="dot" w:pos="9060"/>
            </w:tabs>
            <w:rPr>
              <w:rFonts w:asciiTheme="minorHAnsi" w:eastAsiaTheme="minorEastAsia" w:hAnsiTheme="minorHAnsi"/>
              <w:noProof/>
              <w:szCs w:val="24"/>
              <w:lang w:eastAsia="en-IE"/>
            </w:rPr>
          </w:pPr>
          <w:hyperlink w:anchor="_Toc192911028" w:history="1">
            <w:r w:rsidRPr="00B95DDB">
              <w:rPr>
                <w:rStyle w:val="Hyperlink"/>
                <w:rFonts w:eastAsia="Times New Roman" w:cs="Times New Roman"/>
                <w:noProof/>
              </w:rPr>
              <w:t>4.3 Database Implementation</w:t>
            </w:r>
            <w:r>
              <w:rPr>
                <w:noProof/>
                <w:webHidden/>
              </w:rPr>
              <w:tab/>
            </w:r>
            <w:r>
              <w:rPr>
                <w:noProof/>
                <w:webHidden/>
              </w:rPr>
              <w:fldChar w:fldCharType="begin"/>
            </w:r>
            <w:r>
              <w:rPr>
                <w:noProof/>
                <w:webHidden/>
              </w:rPr>
              <w:instrText xml:space="preserve"> PAGEREF _Toc192911028 \h </w:instrText>
            </w:r>
            <w:r>
              <w:rPr>
                <w:noProof/>
                <w:webHidden/>
              </w:rPr>
            </w:r>
            <w:r>
              <w:rPr>
                <w:noProof/>
                <w:webHidden/>
              </w:rPr>
              <w:fldChar w:fldCharType="separate"/>
            </w:r>
            <w:r>
              <w:rPr>
                <w:noProof/>
                <w:webHidden/>
              </w:rPr>
              <w:t>22</w:t>
            </w:r>
            <w:r>
              <w:rPr>
                <w:noProof/>
                <w:webHidden/>
              </w:rPr>
              <w:fldChar w:fldCharType="end"/>
            </w:r>
          </w:hyperlink>
        </w:p>
        <w:p w14:paraId="3C8A7178" w14:textId="02DE62BE" w:rsidR="00AB65F7" w:rsidRDefault="00AB65F7">
          <w:pPr>
            <w:pStyle w:val="TOC1"/>
            <w:tabs>
              <w:tab w:val="right" w:leader="dot" w:pos="9060"/>
            </w:tabs>
            <w:rPr>
              <w:rFonts w:asciiTheme="minorHAnsi" w:eastAsiaTheme="minorEastAsia" w:hAnsiTheme="minorHAnsi"/>
              <w:noProof/>
              <w:szCs w:val="24"/>
              <w:lang w:eastAsia="en-IE"/>
            </w:rPr>
          </w:pPr>
          <w:hyperlink w:anchor="_Toc192911029" w:history="1">
            <w:r w:rsidRPr="00B95DDB">
              <w:rPr>
                <w:rStyle w:val="Hyperlink"/>
                <w:rFonts w:eastAsia="Times New Roman" w:cs="Times New Roman"/>
                <w:noProof/>
              </w:rPr>
              <w:t>4.4 Drivers</w:t>
            </w:r>
            <w:r>
              <w:rPr>
                <w:noProof/>
                <w:webHidden/>
              </w:rPr>
              <w:tab/>
            </w:r>
            <w:r>
              <w:rPr>
                <w:noProof/>
                <w:webHidden/>
              </w:rPr>
              <w:fldChar w:fldCharType="begin"/>
            </w:r>
            <w:r>
              <w:rPr>
                <w:noProof/>
                <w:webHidden/>
              </w:rPr>
              <w:instrText xml:space="preserve"> PAGEREF _Toc192911029 \h </w:instrText>
            </w:r>
            <w:r>
              <w:rPr>
                <w:noProof/>
                <w:webHidden/>
              </w:rPr>
            </w:r>
            <w:r>
              <w:rPr>
                <w:noProof/>
                <w:webHidden/>
              </w:rPr>
              <w:fldChar w:fldCharType="separate"/>
            </w:r>
            <w:r>
              <w:rPr>
                <w:noProof/>
                <w:webHidden/>
              </w:rPr>
              <w:t>22</w:t>
            </w:r>
            <w:r>
              <w:rPr>
                <w:noProof/>
                <w:webHidden/>
              </w:rPr>
              <w:fldChar w:fldCharType="end"/>
            </w:r>
          </w:hyperlink>
        </w:p>
        <w:p w14:paraId="262FDE50" w14:textId="633DB06C" w:rsidR="00AB65F7" w:rsidRDefault="00AB65F7">
          <w:pPr>
            <w:pStyle w:val="TOC1"/>
            <w:tabs>
              <w:tab w:val="right" w:leader="dot" w:pos="9060"/>
            </w:tabs>
            <w:rPr>
              <w:rFonts w:asciiTheme="minorHAnsi" w:eastAsiaTheme="minorEastAsia" w:hAnsiTheme="minorHAnsi"/>
              <w:noProof/>
              <w:szCs w:val="24"/>
              <w:lang w:eastAsia="en-IE"/>
            </w:rPr>
          </w:pPr>
          <w:hyperlink w:anchor="_Toc192911030" w:history="1">
            <w:r w:rsidRPr="00B95DDB">
              <w:rPr>
                <w:rStyle w:val="Hyperlink"/>
                <w:rFonts w:eastAsia="Times New Roman" w:cs="Times New Roman"/>
                <w:noProof/>
              </w:rPr>
              <w:t>4.5 Feature implementation</w:t>
            </w:r>
            <w:r>
              <w:rPr>
                <w:noProof/>
                <w:webHidden/>
              </w:rPr>
              <w:tab/>
            </w:r>
            <w:r>
              <w:rPr>
                <w:noProof/>
                <w:webHidden/>
              </w:rPr>
              <w:fldChar w:fldCharType="begin"/>
            </w:r>
            <w:r>
              <w:rPr>
                <w:noProof/>
                <w:webHidden/>
              </w:rPr>
              <w:instrText xml:space="preserve"> PAGEREF _Toc192911030 \h </w:instrText>
            </w:r>
            <w:r>
              <w:rPr>
                <w:noProof/>
                <w:webHidden/>
              </w:rPr>
            </w:r>
            <w:r>
              <w:rPr>
                <w:noProof/>
                <w:webHidden/>
              </w:rPr>
              <w:fldChar w:fldCharType="separate"/>
            </w:r>
            <w:r>
              <w:rPr>
                <w:noProof/>
                <w:webHidden/>
              </w:rPr>
              <w:t>23</w:t>
            </w:r>
            <w:r>
              <w:rPr>
                <w:noProof/>
                <w:webHidden/>
              </w:rPr>
              <w:fldChar w:fldCharType="end"/>
            </w:r>
          </w:hyperlink>
        </w:p>
        <w:p w14:paraId="1570751D" w14:textId="5D3C3C37" w:rsidR="00AB65F7" w:rsidRDefault="00AB65F7">
          <w:pPr>
            <w:pStyle w:val="TOC2"/>
            <w:tabs>
              <w:tab w:val="right" w:leader="dot" w:pos="9060"/>
            </w:tabs>
            <w:rPr>
              <w:rFonts w:eastAsiaTheme="minorEastAsia"/>
              <w:noProof/>
              <w:lang w:eastAsia="en-IE"/>
            </w:rPr>
          </w:pPr>
          <w:hyperlink w:anchor="_Toc192911031" w:history="1">
            <w:r w:rsidRPr="00B95DDB">
              <w:rPr>
                <w:rStyle w:val="Hyperlink"/>
                <w:rFonts w:ascii="Times New Roman" w:eastAsia="Times New Roman" w:hAnsi="Times New Roman" w:cs="Times New Roman"/>
                <w:noProof/>
              </w:rPr>
              <w:t>4.5.2 General pages:</w:t>
            </w:r>
            <w:r>
              <w:rPr>
                <w:noProof/>
                <w:webHidden/>
              </w:rPr>
              <w:tab/>
            </w:r>
            <w:r>
              <w:rPr>
                <w:noProof/>
                <w:webHidden/>
              </w:rPr>
              <w:fldChar w:fldCharType="begin"/>
            </w:r>
            <w:r>
              <w:rPr>
                <w:noProof/>
                <w:webHidden/>
              </w:rPr>
              <w:instrText xml:space="preserve"> PAGEREF _Toc192911031 \h </w:instrText>
            </w:r>
            <w:r>
              <w:rPr>
                <w:noProof/>
                <w:webHidden/>
              </w:rPr>
            </w:r>
            <w:r>
              <w:rPr>
                <w:noProof/>
                <w:webHidden/>
              </w:rPr>
              <w:fldChar w:fldCharType="separate"/>
            </w:r>
            <w:r>
              <w:rPr>
                <w:noProof/>
                <w:webHidden/>
              </w:rPr>
              <w:t>27</w:t>
            </w:r>
            <w:r>
              <w:rPr>
                <w:noProof/>
                <w:webHidden/>
              </w:rPr>
              <w:fldChar w:fldCharType="end"/>
            </w:r>
          </w:hyperlink>
        </w:p>
        <w:p w14:paraId="1649890B" w14:textId="7436D3F8" w:rsidR="00AB65F7" w:rsidRDefault="00AB65F7">
          <w:pPr>
            <w:pStyle w:val="TOC2"/>
            <w:tabs>
              <w:tab w:val="right" w:leader="dot" w:pos="9060"/>
            </w:tabs>
            <w:rPr>
              <w:rFonts w:eastAsiaTheme="minorEastAsia"/>
              <w:noProof/>
              <w:lang w:eastAsia="en-IE"/>
            </w:rPr>
          </w:pPr>
          <w:hyperlink w:anchor="_Toc192911032" w:history="1">
            <w:r w:rsidRPr="00B95DDB">
              <w:rPr>
                <w:rStyle w:val="Hyperlink"/>
                <w:rFonts w:ascii="Times New Roman" w:eastAsia="Times New Roman" w:hAnsi="Times New Roman" w:cs="Times New Roman"/>
                <w:noProof/>
              </w:rPr>
              <w:t>4.5.3 Game-Mode Implementation:</w:t>
            </w:r>
            <w:r>
              <w:rPr>
                <w:noProof/>
                <w:webHidden/>
              </w:rPr>
              <w:tab/>
            </w:r>
            <w:r>
              <w:rPr>
                <w:noProof/>
                <w:webHidden/>
              </w:rPr>
              <w:fldChar w:fldCharType="begin"/>
            </w:r>
            <w:r>
              <w:rPr>
                <w:noProof/>
                <w:webHidden/>
              </w:rPr>
              <w:instrText xml:space="preserve"> PAGEREF _Toc192911032 \h </w:instrText>
            </w:r>
            <w:r>
              <w:rPr>
                <w:noProof/>
                <w:webHidden/>
              </w:rPr>
            </w:r>
            <w:r>
              <w:rPr>
                <w:noProof/>
                <w:webHidden/>
              </w:rPr>
              <w:fldChar w:fldCharType="separate"/>
            </w:r>
            <w:r>
              <w:rPr>
                <w:noProof/>
                <w:webHidden/>
              </w:rPr>
              <w:t>30</w:t>
            </w:r>
            <w:r>
              <w:rPr>
                <w:noProof/>
                <w:webHidden/>
              </w:rPr>
              <w:fldChar w:fldCharType="end"/>
            </w:r>
          </w:hyperlink>
        </w:p>
        <w:p w14:paraId="1E1B249E" w14:textId="764F9948" w:rsidR="00AB65F7" w:rsidRDefault="00AB65F7">
          <w:pPr>
            <w:pStyle w:val="TOC2"/>
            <w:tabs>
              <w:tab w:val="right" w:leader="dot" w:pos="9060"/>
            </w:tabs>
            <w:rPr>
              <w:rFonts w:eastAsiaTheme="minorEastAsia"/>
              <w:noProof/>
              <w:lang w:eastAsia="en-IE"/>
            </w:rPr>
          </w:pPr>
          <w:hyperlink w:anchor="_Toc192911033" w:history="1">
            <w:r w:rsidRPr="00B95DDB">
              <w:rPr>
                <w:rStyle w:val="Hyperlink"/>
                <w:rFonts w:ascii="Times New Roman" w:eastAsia="Times New Roman" w:hAnsi="Times New Roman" w:cs="Times New Roman"/>
                <w:noProof/>
              </w:rPr>
              <w:t>4.5.4 Monte Carlo Tree Search (MCTS) Implementation:</w:t>
            </w:r>
            <w:r>
              <w:rPr>
                <w:noProof/>
                <w:webHidden/>
              </w:rPr>
              <w:tab/>
            </w:r>
            <w:r>
              <w:rPr>
                <w:noProof/>
                <w:webHidden/>
              </w:rPr>
              <w:fldChar w:fldCharType="begin"/>
            </w:r>
            <w:r>
              <w:rPr>
                <w:noProof/>
                <w:webHidden/>
              </w:rPr>
              <w:instrText xml:space="preserve"> PAGEREF _Toc192911033 \h </w:instrText>
            </w:r>
            <w:r>
              <w:rPr>
                <w:noProof/>
                <w:webHidden/>
              </w:rPr>
            </w:r>
            <w:r>
              <w:rPr>
                <w:noProof/>
                <w:webHidden/>
              </w:rPr>
              <w:fldChar w:fldCharType="separate"/>
            </w:r>
            <w:r>
              <w:rPr>
                <w:noProof/>
                <w:webHidden/>
              </w:rPr>
              <w:t>37</w:t>
            </w:r>
            <w:r>
              <w:rPr>
                <w:noProof/>
                <w:webHidden/>
              </w:rPr>
              <w:fldChar w:fldCharType="end"/>
            </w:r>
          </w:hyperlink>
        </w:p>
        <w:p w14:paraId="12588F07" w14:textId="617A3E44" w:rsidR="00AB65F7" w:rsidRDefault="00AB65F7">
          <w:pPr>
            <w:pStyle w:val="TOC2"/>
            <w:tabs>
              <w:tab w:val="right" w:leader="dot" w:pos="9060"/>
            </w:tabs>
            <w:rPr>
              <w:rFonts w:eastAsiaTheme="minorEastAsia"/>
              <w:noProof/>
              <w:lang w:eastAsia="en-IE"/>
            </w:rPr>
          </w:pPr>
          <w:hyperlink w:anchor="_Toc192911034" w:history="1">
            <w:r w:rsidRPr="00B95DDB">
              <w:rPr>
                <w:rStyle w:val="Hyperlink"/>
                <w:rFonts w:ascii="Times New Roman" w:eastAsia="Times New Roman" w:hAnsi="Times New Roman" w:cs="Times New Roman"/>
                <w:noProof/>
              </w:rPr>
              <w:t>4.5.5 Statistics &amp; Comparison:</w:t>
            </w:r>
            <w:r>
              <w:rPr>
                <w:noProof/>
                <w:webHidden/>
              </w:rPr>
              <w:tab/>
            </w:r>
            <w:r>
              <w:rPr>
                <w:noProof/>
                <w:webHidden/>
              </w:rPr>
              <w:fldChar w:fldCharType="begin"/>
            </w:r>
            <w:r>
              <w:rPr>
                <w:noProof/>
                <w:webHidden/>
              </w:rPr>
              <w:instrText xml:space="preserve"> PAGEREF _Toc192911034 \h </w:instrText>
            </w:r>
            <w:r>
              <w:rPr>
                <w:noProof/>
                <w:webHidden/>
              </w:rPr>
            </w:r>
            <w:r>
              <w:rPr>
                <w:noProof/>
                <w:webHidden/>
              </w:rPr>
              <w:fldChar w:fldCharType="separate"/>
            </w:r>
            <w:r>
              <w:rPr>
                <w:noProof/>
                <w:webHidden/>
              </w:rPr>
              <w:t>40</w:t>
            </w:r>
            <w:r>
              <w:rPr>
                <w:noProof/>
                <w:webHidden/>
              </w:rPr>
              <w:fldChar w:fldCharType="end"/>
            </w:r>
          </w:hyperlink>
        </w:p>
        <w:p w14:paraId="6A73B9E9" w14:textId="4F1B5C1E" w:rsidR="00AB65F7" w:rsidRDefault="00AB65F7">
          <w:pPr>
            <w:pStyle w:val="TOC1"/>
            <w:tabs>
              <w:tab w:val="right" w:leader="dot" w:pos="9060"/>
            </w:tabs>
            <w:rPr>
              <w:rFonts w:asciiTheme="minorHAnsi" w:eastAsiaTheme="minorEastAsia" w:hAnsiTheme="minorHAnsi"/>
              <w:noProof/>
              <w:szCs w:val="24"/>
              <w:lang w:eastAsia="en-IE"/>
            </w:rPr>
          </w:pPr>
          <w:hyperlink w:anchor="_Toc192911035" w:history="1">
            <w:r w:rsidRPr="00B95DDB">
              <w:rPr>
                <w:rStyle w:val="Hyperlink"/>
                <w:rFonts w:eastAsia="Times New Roman" w:cs="Times New Roman"/>
                <w:noProof/>
              </w:rPr>
              <w:t>4.6 Challenges faced</w:t>
            </w:r>
            <w:r>
              <w:rPr>
                <w:noProof/>
                <w:webHidden/>
              </w:rPr>
              <w:tab/>
            </w:r>
            <w:r>
              <w:rPr>
                <w:noProof/>
                <w:webHidden/>
              </w:rPr>
              <w:fldChar w:fldCharType="begin"/>
            </w:r>
            <w:r>
              <w:rPr>
                <w:noProof/>
                <w:webHidden/>
              </w:rPr>
              <w:instrText xml:space="preserve"> PAGEREF _Toc192911035 \h </w:instrText>
            </w:r>
            <w:r>
              <w:rPr>
                <w:noProof/>
                <w:webHidden/>
              </w:rPr>
            </w:r>
            <w:r>
              <w:rPr>
                <w:noProof/>
                <w:webHidden/>
              </w:rPr>
              <w:fldChar w:fldCharType="separate"/>
            </w:r>
            <w:r>
              <w:rPr>
                <w:noProof/>
                <w:webHidden/>
              </w:rPr>
              <w:t>45</w:t>
            </w:r>
            <w:r>
              <w:rPr>
                <w:noProof/>
                <w:webHidden/>
              </w:rPr>
              <w:fldChar w:fldCharType="end"/>
            </w:r>
          </w:hyperlink>
        </w:p>
        <w:p w14:paraId="74B00C96" w14:textId="13E50297" w:rsidR="00AB65F7" w:rsidRDefault="00AB65F7">
          <w:pPr>
            <w:pStyle w:val="TOC1"/>
            <w:tabs>
              <w:tab w:val="right" w:leader="dot" w:pos="9060"/>
            </w:tabs>
            <w:rPr>
              <w:rFonts w:asciiTheme="minorHAnsi" w:eastAsiaTheme="minorEastAsia" w:hAnsiTheme="minorHAnsi"/>
              <w:noProof/>
              <w:szCs w:val="24"/>
              <w:lang w:eastAsia="en-IE"/>
            </w:rPr>
          </w:pPr>
          <w:hyperlink w:anchor="_Toc192911036" w:history="1">
            <w:r w:rsidRPr="00B95DDB">
              <w:rPr>
                <w:rStyle w:val="Hyperlink"/>
                <w:rFonts w:eastAsia="Times New Roman" w:cs="Times New Roman"/>
                <w:noProof/>
              </w:rPr>
              <w:t>4.7 Conclusion</w:t>
            </w:r>
            <w:r>
              <w:rPr>
                <w:noProof/>
                <w:webHidden/>
              </w:rPr>
              <w:tab/>
            </w:r>
            <w:r>
              <w:rPr>
                <w:noProof/>
                <w:webHidden/>
              </w:rPr>
              <w:fldChar w:fldCharType="begin"/>
            </w:r>
            <w:r>
              <w:rPr>
                <w:noProof/>
                <w:webHidden/>
              </w:rPr>
              <w:instrText xml:space="preserve"> PAGEREF _Toc192911036 \h </w:instrText>
            </w:r>
            <w:r>
              <w:rPr>
                <w:noProof/>
                <w:webHidden/>
              </w:rPr>
            </w:r>
            <w:r>
              <w:rPr>
                <w:noProof/>
                <w:webHidden/>
              </w:rPr>
              <w:fldChar w:fldCharType="separate"/>
            </w:r>
            <w:r>
              <w:rPr>
                <w:noProof/>
                <w:webHidden/>
              </w:rPr>
              <w:t>45</w:t>
            </w:r>
            <w:r>
              <w:rPr>
                <w:noProof/>
                <w:webHidden/>
              </w:rPr>
              <w:fldChar w:fldCharType="end"/>
            </w:r>
          </w:hyperlink>
        </w:p>
        <w:p w14:paraId="20DFDABE" w14:textId="0DA55908" w:rsidR="00AB65F7" w:rsidRDefault="00AB65F7">
          <w:pPr>
            <w:pStyle w:val="TOC1"/>
            <w:tabs>
              <w:tab w:val="right" w:leader="dot" w:pos="9060"/>
            </w:tabs>
            <w:rPr>
              <w:rFonts w:asciiTheme="minorHAnsi" w:eastAsiaTheme="minorEastAsia" w:hAnsiTheme="minorHAnsi"/>
              <w:noProof/>
              <w:szCs w:val="24"/>
              <w:lang w:eastAsia="en-IE"/>
            </w:rPr>
          </w:pPr>
          <w:hyperlink w:anchor="_Toc192911037" w:history="1">
            <w:r w:rsidRPr="00B95DDB">
              <w:rPr>
                <w:rStyle w:val="Hyperlink"/>
                <w:rFonts w:eastAsia="Times New Roman" w:cs="Times New Roman"/>
                <w:noProof/>
                <w:lang w:eastAsia="en-IE"/>
              </w:rPr>
              <w:t>5.1 Testing</w:t>
            </w:r>
            <w:r>
              <w:rPr>
                <w:noProof/>
                <w:webHidden/>
              </w:rPr>
              <w:tab/>
            </w:r>
            <w:r>
              <w:rPr>
                <w:noProof/>
                <w:webHidden/>
              </w:rPr>
              <w:fldChar w:fldCharType="begin"/>
            </w:r>
            <w:r>
              <w:rPr>
                <w:noProof/>
                <w:webHidden/>
              </w:rPr>
              <w:instrText xml:space="preserve"> PAGEREF _Toc192911037 \h </w:instrText>
            </w:r>
            <w:r>
              <w:rPr>
                <w:noProof/>
                <w:webHidden/>
              </w:rPr>
            </w:r>
            <w:r>
              <w:rPr>
                <w:noProof/>
                <w:webHidden/>
              </w:rPr>
              <w:fldChar w:fldCharType="separate"/>
            </w:r>
            <w:r>
              <w:rPr>
                <w:noProof/>
                <w:webHidden/>
              </w:rPr>
              <w:t>45</w:t>
            </w:r>
            <w:r>
              <w:rPr>
                <w:noProof/>
                <w:webHidden/>
              </w:rPr>
              <w:fldChar w:fldCharType="end"/>
            </w:r>
          </w:hyperlink>
        </w:p>
        <w:p w14:paraId="46D7756D" w14:textId="103BCDCE" w:rsidR="00AB65F7" w:rsidRDefault="00AB65F7">
          <w:pPr>
            <w:pStyle w:val="TOC1"/>
            <w:tabs>
              <w:tab w:val="right" w:leader="dot" w:pos="9060"/>
            </w:tabs>
            <w:rPr>
              <w:rFonts w:asciiTheme="minorHAnsi" w:eastAsiaTheme="minorEastAsia" w:hAnsiTheme="minorHAnsi"/>
              <w:noProof/>
              <w:szCs w:val="24"/>
              <w:lang w:eastAsia="en-IE"/>
            </w:rPr>
          </w:pPr>
          <w:hyperlink w:anchor="_Toc192911038" w:history="1">
            <w:r w:rsidRPr="00B95DDB">
              <w:rPr>
                <w:rStyle w:val="Hyperlink"/>
                <w:rFonts w:eastAsia="Times New Roman" w:cs="Times New Roman"/>
                <w:noProof/>
                <w:lang w:eastAsia="en-IE"/>
              </w:rPr>
              <w:t>5.2 Testing of Non - Functional Requirements</w:t>
            </w:r>
            <w:r>
              <w:rPr>
                <w:noProof/>
                <w:webHidden/>
              </w:rPr>
              <w:tab/>
            </w:r>
            <w:r>
              <w:rPr>
                <w:noProof/>
                <w:webHidden/>
              </w:rPr>
              <w:fldChar w:fldCharType="begin"/>
            </w:r>
            <w:r>
              <w:rPr>
                <w:noProof/>
                <w:webHidden/>
              </w:rPr>
              <w:instrText xml:space="preserve"> PAGEREF _Toc192911038 \h </w:instrText>
            </w:r>
            <w:r>
              <w:rPr>
                <w:noProof/>
                <w:webHidden/>
              </w:rPr>
            </w:r>
            <w:r>
              <w:rPr>
                <w:noProof/>
                <w:webHidden/>
              </w:rPr>
              <w:fldChar w:fldCharType="separate"/>
            </w:r>
            <w:r>
              <w:rPr>
                <w:noProof/>
                <w:webHidden/>
              </w:rPr>
              <w:t>46</w:t>
            </w:r>
            <w:r>
              <w:rPr>
                <w:noProof/>
                <w:webHidden/>
              </w:rPr>
              <w:fldChar w:fldCharType="end"/>
            </w:r>
          </w:hyperlink>
        </w:p>
        <w:p w14:paraId="52C0BE99" w14:textId="75E38C92" w:rsidR="00AB65F7" w:rsidRDefault="00AB65F7">
          <w:pPr>
            <w:pStyle w:val="TOC2"/>
            <w:tabs>
              <w:tab w:val="right" w:leader="dot" w:pos="9060"/>
            </w:tabs>
            <w:rPr>
              <w:rFonts w:eastAsiaTheme="minorEastAsia"/>
              <w:noProof/>
              <w:lang w:eastAsia="en-IE"/>
            </w:rPr>
          </w:pPr>
          <w:hyperlink w:anchor="_Toc192911039" w:history="1">
            <w:r w:rsidRPr="00B95DDB">
              <w:rPr>
                <w:rStyle w:val="Hyperlink"/>
                <w:rFonts w:ascii="Times New Roman" w:eastAsia="Times New Roman" w:hAnsi="Times New Roman" w:cs="Times New Roman"/>
                <w:noProof/>
                <w:lang w:eastAsia="en-IE"/>
              </w:rPr>
              <w:t>5.2.1 Performance</w:t>
            </w:r>
            <w:r>
              <w:rPr>
                <w:noProof/>
                <w:webHidden/>
              </w:rPr>
              <w:tab/>
            </w:r>
            <w:r>
              <w:rPr>
                <w:noProof/>
                <w:webHidden/>
              </w:rPr>
              <w:fldChar w:fldCharType="begin"/>
            </w:r>
            <w:r>
              <w:rPr>
                <w:noProof/>
                <w:webHidden/>
              </w:rPr>
              <w:instrText xml:space="preserve"> PAGEREF _Toc192911039 \h </w:instrText>
            </w:r>
            <w:r>
              <w:rPr>
                <w:noProof/>
                <w:webHidden/>
              </w:rPr>
            </w:r>
            <w:r>
              <w:rPr>
                <w:noProof/>
                <w:webHidden/>
              </w:rPr>
              <w:fldChar w:fldCharType="separate"/>
            </w:r>
            <w:r>
              <w:rPr>
                <w:noProof/>
                <w:webHidden/>
              </w:rPr>
              <w:t>46</w:t>
            </w:r>
            <w:r>
              <w:rPr>
                <w:noProof/>
                <w:webHidden/>
              </w:rPr>
              <w:fldChar w:fldCharType="end"/>
            </w:r>
          </w:hyperlink>
        </w:p>
        <w:p w14:paraId="475CD1EB" w14:textId="308DB8E1" w:rsidR="00AB65F7" w:rsidRDefault="00AB65F7">
          <w:pPr>
            <w:pStyle w:val="TOC2"/>
            <w:tabs>
              <w:tab w:val="right" w:leader="dot" w:pos="9060"/>
            </w:tabs>
            <w:rPr>
              <w:rFonts w:eastAsiaTheme="minorEastAsia"/>
              <w:noProof/>
              <w:lang w:eastAsia="en-IE"/>
            </w:rPr>
          </w:pPr>
          <w:hyperlink w:anchor="_Toc192911040" w:history="1">
            <w:r w:rsidRPr="00B95DDB">
              <w:rPr>
                <w:rStyle w:val="Hyperlink"/>
                <w:rFonts w:ascii="Times New Roman" w:eastAsia="Times New Roman" w:hAnsi="Times New Roman" w:cs="Times New Roman"/>
                <w:noProof/>
                <w:lang w:eastAsia="en-IE"/>
              </w:rPr>
              <w:t>5.2.2 Usability</w:t>
            </w:r>
            <w:r>
              <w:rPr>
                <w:noProof/>
                <w:webHidden/>
              </w:rPr>
              <w:tab/>
            </w:r>
            <w:r>
              <w:rPr>
                <w:noProof/>
                <w:webHidden/>
              </w:rPr>
              <w:fldChar w:fldCharType="begin"/>
            </w:r>
            <w:r>
              <w:rPr>
                <w:noProof/>
                <w:webHidden/>
              </w:rPr>
              <w:instrText xml:space="preserve"> PAGEREF _Toc192911040 \h </w:instrText>
            </w:r>
            <w:r>
              <w:rPr>
                <w:noProof/>
                <w:webHidden/>
              </w:rPr>
            </w:r>
            <w:r>
              <w:rPr>
                <w:noProof/>
                <w:webHidden/>
              </w:rPr>
              <w:fldChar w:fldCharType="separate"/>
            </w:r>
            <w:r>
              <w:rPr>
                <w:noProof/>
                <w:webHidden/>
              </w:rPr>
              <w:t>51</w:t>
            </w:r>
            <w:r>
              <w:rPr>
                <w:noProof/>
                <w:webHidden/>
              </w:rPr>
              <w:fldChar w:fldCharType="end"/>
            </w:r>
          </w:hyperlink>
        </w:p>
        <w:p w14:paraId="4EEDF225" w14:textId="04D872AA" w:rsidR="00AB65F7" w:rsidRDefault="00AB65F7">
          <w:pPr>
            <w:pStyle w:val="TOC2"/>
            <w:tabs>
              <w:tab w:val="right" w:leader="dot" w:pos="9060"/>
            </w:tabs>
            <w:rPr>
              <w:rFonts w:eastAsiaTheme="minorEastAsia"/>
              <w:noProof/>
              <w:lang w:eastAsia="en-IE"/>
            </w:rPr>
          </w:pPr>
          <w:hyperlink w:anchor="_Toc192911041" w:history="1">
            <w:r w:rsidRPr="00B95DDB">
              <w:rPr>
                <w:rStyle w:val="Hyperlink"/>
                <w:rFonts w:ascii="Times New Roman" w:eastAsia="Times New Roman" w:hAnsi="Times New Roman" w:cs="Times New Roman"/>
                <w:noProof/>
                <w:lang w:eastAsia="en-IE"/>
              </w:rPr>
              <w:t>5.2.3 Security</w:t>
            </w:r>
            <w:r>
              <w:rPr>
                <w:noProof/>
                <w:webHidden/>
              </w:rPr>
              <w:tab/>
            </w:r>
            <w:r>
              <w:rPr>
                <w:noProof/>
                <w:webHidden/>
              </w:rPr>
              <w:fldChar w:fldCharType="begin"/>
            </w:r>
            <w:r>
              <w:rPr>
                <w:noProof/>
                <w:webHidden/>
              </w:rPr>
              <w:instrText xml:space="preserve"> PAGEREF _Toc192911041 \h </w:instrText>
            </w:r>
            <w:r>
              <w:rPr>
                <w:noProof/>
                <w:webHidden/>
              </w:rPr>
            </w:r>
            <w:r>
              <w:rPr>
                <w:noProof/>
                <w:webHidden/>
              </w:rPr>
              <w:fldChar w:fldCharType="separate"/>
            </w:r>
            <w:r>
              <w:rPr>
                <w:noProof/>
                <w:webHidden/>
              </w:rPr>
              <w:t>51</w:t>
            </w:r>
            <w:r>
              <w:rPr>
                <w:noProof/>
                <w:webHidden/>
              </w:rPr>
              <w:fldChar w:fldCharType="end"/>
            </w:r>
          </w:hyperlink>
        </w:p>
        <w:p w14:paraId="196F641D" w14:textId="754680F9" w:rsidR="00AB65F7" w:rsidRDefault="00AB65F7">
          <w:pPr>
            <w:pStyle w:val="TOC2"/>
            <w:tabs>
              <w:tab w:val="right" w:leader="dot" w:pos="9060"/>
            </w:tabs>
            <w:rPr>
              <w:rFonts w:eastAsiaTheme="minorEastAsia"/>
              <w:noProof/>
              <w:lang w:eastAsia="en-IE"/>
            </w:rPr>
          </w:pPr>
          <w:hyperlink w:anchor="_Toc192911042" w:history="1">
            <w:r w:rsidRPr="00B95DDB">
              <w:rPr>
                <w:rStyle w:val="Hyperlink"/>
                <w:rFonts w:ascii="Times New Roman" w:eastAsia="Times New Roman" w:hAnsi="Times New Roman" w:cs="Times New Roman"/>
                <w:noProof/>
                <w:lang w:eastAsia="en-IE"/>
              </w:rPr>
              <w:t>5.2.4 Availability</w:t>
            </w:r>
            <w:r>
              <w:rPr>
                <w:noProof/>
                <w:webHidden/>
              </w:rPr>
              <w:tab/>
            </w:r>
            <w:r>
              <w:rPr>
                <w:noProof/>
                <w:webHidden/>
              </w:rPr>
              <w:fldChar w:fldCharType="begin"/>
            </w:r>
            <w:r>
              <w:rPr>
                <w:noProof/>
                <w:webHidden/>
              </w:rPr>
              <w:instrText xml:space="preserve"> PAGEREF _Toc192911042 \h </w:instrText>
            </w:r>
            <w:r>
              <w:rPr>
                <w:noProof/>
                <w:webHidden/>
              </w:rPr>
            </w:r>
            <w:r>
              <w:rPr>
                <w:noProof/>
                <w:webHidden/>
              </w:rPr>
              <w:fldChar w:fldCharType="separate"/>
            </w:r>
            <w:r>
              <w:rPr>
                <w:noProof/>
                <w:webHidden/>
              </w:rPr>
              <w:t>52</w:t>
            </w:r>
            <w:r>
              <w:rPr>
                <w:noProof/>
                <w:webHidden/>
              </w:rPr>
              <w:fldChar w:fldCharType="end"/>
            </w:r>
          </w:hyperlink>
        </w:p>
        <w:p w14:paraId="61606AE0" w14:textId="4338DAF4" w:rsidR="00AB65F7" w:rsidRDefault="00AB65F7">
          <w:pPr>
            <w:pStyle w:val="TOC1"/>
            <w:tabs>
              <w:tab w:val="right" w:leader="dot" w:pos="9060"/>
            </w:tabs>
            <w:rPr>
              <w:rFonts w:asciiTheme="minorHAnsi" w:eastAsiaTheme="minorEastAsia" w:hAnsiTheme="minorHAnsi"/>
              <w:noProof/>
              <w:szCs w:val="24"/>
              <w:lang w:eastAsia="en-IE"/>
            </w:rPr>
          </w:pPr>
          <w:hyperlink w:anchor="_Toc192911043" w:history="1">
            <w:r w:rsidRPr="00B95DDB">
              <w:rPr>
                <w:rStyle w:val="Hyperlink"/>
                <w:rFonts w:eastAsia="Times New Roman" w:cs="Times New Roman"/>
                <w:noProof/>
                <w:lang w:eastAsia="en-IE"/>
              </w:rPr>
              <w:t>5.3Non-functional Requirements Test Cases</w:t>
            </w:r>
            <w:r>
              <w:rPr>
                <w:noProof/>
                <w:webHidden/>
              </w:rPr>
              <w:tab/>
            </w:r>
            <w:r>
              <w:rPr>
                <w:noProof/>
                <w:webHidden/>
              </w:rPr>
              <w:fldChar w:fldCharType="begin"/>
            </w:r>
            <w:r>
              <w:rPr>
                <w:noProof/>
                <w:webHidden/>
              </w:rPr>
              <w:instrText xml:space="preserve"> PAGEREF _Toc192911043 \h </w:instrText>
            </w:r>
            <w:r>
              <w:rPr>
                <w:noProof/>
                <w:webHidden/>
              </w:rPr>
            </w:r>
            <w:r>
              <w:rPr>
                <w:noProof/>
                <w:webHidden/>
              </w:rPr>
              <w:fldChar w:fldCharType="separate"/>
            </w:r>
            <w:r>
              <w:rPr>
                <w:noProof/>
                <w:webHidden/>
              </w:rPr>
              <w:t>52</w:t>
            </w:r>
            <w:r>
              <w:rPr>
                <w:noProof/>
                <w:webHidden/>
              </w:rPr>
              <w:fldChar w:fldCharType="end"/>
            </w:r>
          </w:hyperlink>
        </w:p>
        <w:p w14:paraId="4AF0F202" w14:textId="17FA695A" w:rsidR="00AB65F7" w:rsidRDefault="00AB65F7">
          <w:pPr>
            <w:pStyle w:val="TOC1"/>
            <w:tabs>
              <w:tab w:val="right" w:leader="dot" w:pos="9060"/>
            </w:tabs>
            <w:rPr>
              <w:rFonts w:asciiTheme="minorHAnsi" w:eastAsiaTheme="minorEastAsia" w:hAnsiTheme="minorHAnsi"/>
              <w:noProof/>
              <w:szCs w:val="24"/>
              <w:lang w:eastAsia="en-IE"/>
            </w:rPr>
          </w:pPr>
          <w:hyperlink w:anchor="_Toc192911044" w:history="1">
            <w:r w:rsidRPr="00B95DDB">
              <w:rPr>
                <w:rStyle w:val="Hyperlink"/>
                <w:rFonts w:eastAsia="Times New Roman" w:cs="Times New Roman"/>
                <w:noProof/>
                <w:lang w:eastAsia="en-IE"/>
              </w:rPr>
              <w:t>5.4 Findings of Non-Functional Testing</w:t>
            </w:r>
            <w:r>
              <w:rPr>
                <w:noProof/>
                <w:webHidden/>
              </w:rPr>
              <w:tab/>
            </w:r>
            <w:r>
              <w:rPr>
                <w:noProof/>
                <w:webHidden/>
              </w:rPr>
              <w:fldChar w:fldCharType="begin"/>
            </w:r>
            <w:r>
              <w:rPr>
                <w:noProof/>
                <w:webHidden/>
              </w:rPr>
              <w:instrText xml:space="preserve"> PAGEREF _Toc192911044 \h </w:instrText>
            </w:r>
            <w:r>
              <w:rPr>
                <w:noProof/>
                <w:webHidden/>
              </w:rPr>
            </w:r>
            <w:r>
              <w:rPr>
                <w:noProof/>
                <w:webHidden/>
              </w:rPr>
              <w:fldChar w:fldCharType="separate"/>
            </w:r>
            <w:r>
              <w:rPr>
                <w:noProof/>
                <w:webHidden/>
              </w:rPr>
              <w:t>55</w:t>
            </w:r>
            <w:r>
              <w:rPr>
                <w:noProof/>
                <w:webHidden/>
              </w:rPr>
              <w:fldChar w:fldCharType="end"/>
            </w:r>
          </w:hyperlink>
        </w:p>
        <w:p w14:paraId="18812061" w14:textId="13724FFE" w:rsidR="00AB65F7" w:rsidRDefault="00AB65F7">
          <w:pPr>
            <w:pStyle w:val="TOC3"/>
            <w:tabs>
              <w:tab w:val="right" w:leader="dot" w:pos="9060"/>
            </w:tabs>
            <w:rPr>
              <w:rFonts w:eastAsiaTheme="minorEastAsia"/>
              <w:noProof/>
              <w:lang w:eastAsia="en-IE"/>
            </w:rPr>
          </w:pPr>
          <w:hyperlink w:anchor="_Toc192911045" w:history="1">
            <w:r w:rsidRPr="00B95DDB">
              <w:rPr>
                <w:rStyle w:val="Hyperlink"/>
                <w:rFonts w:eastAsia="Times New Roman" w:cs="Times New Roman"/>
                <w:noProof/>
                <w:lang w:eastAsia="en-IE"/>
              </w:rPr>
              <w:t xml:space="preserve">5.4.1 </w:t>
            </w:r>
            <w:r w:rsidRPr="00B95DDB">
              <w:rPr>
                <w:rStyle w:val="Hyperlink"/>
                <w:rFonts w:cs="Times New Roman"/>
                <w:noProof/>
                <w:lang w:eastAsia="en-IE"/>
              </w:rPr>
              <w:t>Performance</w:t>
            </w:r>
            <w:r>
              <w:rPr>
                <w:noProof/>
                <w:webHidden/>
              </w:rPr>
              <w:tab/>
            </w:r>
            <w:r>
              <w:rPr>
                <w:noProof/>
                <w:webHidden/>
              </w:rPr>
              <w:fldChar w:fldCharType="begin"/>
            </w:r>
            <w:r>
              <w:rPr>
                <w:noProof/>
                <w:webHidden/>
              </w:rPr>
              <w:instrText xml:space="preserve"> PAGEREF _Toc192911045 \h </w:instrText>
            </w:r>
            <w:r>
              <w:rPr>
                <w:noProof/>
                <w:webHidden/>
              </w:rPr>
            </w:r>
            <w:r>
              <w:rPr>
                <w:noProof/>
                <w:webHidden/>
              </w:rPr>
              <w:fldChar w:fldCharType="separate"/>
            </w:r>
            <w:r>
              <w:rPr>
                <w:noProof/>
                <w:webHidden/>
              </w:rPr>
              <w:t>56</w:t>
            </w:r>
            <w:r>
              <w:rPr>
                <w:noProof/>
                <w:webHidden/>
              </w:rPr>
              <w:fldChar w:fldCharType="end"/>
            </w:r>
          </w:hyperlink>
        </w:p>
        <w:p w14:paraId="2CC3E110" w14:textId="5E6659D6" w:rsidR="00AB65F7" w:rsidRDefault="00AB65F7">
          <w:pPr>
            <w:pStyle w:val="TOC3"/>
            <w:tabs>
              <w:tab w:val="right" w:leader="dot" w:pos="9060"/>
            </w:tabs>
            <w:rPr>
              <w:rFonts w:eastAsiaTheme="minorEastAsia"/>
              <w:noProof/>
              <w:lang w:eastAsia="en-IE"/>
            </w:rPr>
          </w:pPr>
          <w:hyperlink w:anchor="_Toc192911046" w:history="1">
            <w:r w:rsidRPr="00B95DDB">
              <w:rPr>
                <w:rStyle w:val="Hyperlink"/>
                <w:rFonts w:eastAsia="Times New Roman" w:cs="Times New Roman"/>
                <w:noProof/>
                <w:lang w:eastAsia="en-IE"/>
              </w:rPr>
              <w:t xml:space="preserve">5.4.2 </w:t>
            </w:r>
            <w:r w:rsidRPr="00B95DDB">
              <w:rPr>
                <w:rStyle w:val="Hyperlink"/>
                <w:rFonts w:cs="Times New Roman"/>
                <w:noProof/>
                <w:lang w:eastAsia="en-IE"/>
              </w:rPr>
              <w:t>Usability</w:t>
            </w:r>
            <w:r>
              <w:rPr>
                <w:noProof/>
                <w:webHidden/>
              </w:rPr>
              <w:tab/>
            </w:r>
            <w:r>
              <w:rPr>
                <w:noProof/>
                <w:webHidden/>
              </w:rPr>
              <w:fldChar w:fldCharType="begin"/>
            </w:r>
            <w:r>
              <w:rPr>
                <w:noProof/>
                <w:webHidden/>
              </w:rPr>
              <w:instrText xml:space="preserve"> PAGEREF _Toc192911046 \h </w:instrText>
            </w:r>
            <w:r>
              <w:rPr>
                <w:noProof/>
                <w:webHidden/>
              </w:rPr>
            </w:r>
            <w:r>
              <w:rPr>
                <w:noProof/>
                <w:webHidden/>
              </w:rPr>
              <w:fldChar w:fldCharType="separate"/>
            </w:r>
            <w:r>
              <w:rPr>
                <w:noProof/>
                <w:webHidden/>
              </w:rPr>
              <w:t>56</w:t>
            </w:r>
            <w:r>
              <w:rPr>
                <w:noProof/>
                <w:webHidden/>
              </w:rPr>
              <w:fldChar w:fldCharType="end"/>
            </w:r>
          </w:hyperlink>
        </w:p>
        <w:p w14:paraId="719DE2A6" w14:textId="5464A6D8" w:rsidR="00AB65F7" w:rsidRDefault="00AB65F7">
          <w:pPr>
            <w:pStyle w:val="TOC3"/>
            <w:tabs>
              <w:tab w:val="right" w:leader="dot" w:pos="9060"/>
            </w:tabs>
            <w:rPr>
              <w:rFonts w:eastAsiaTheme="minorEastAsia"/>
              <w:noProof/>
              <w:lang w:eastAsia="en-IE"/>
            </w:rPr>
          </w:pPr>
          <w:hyperlink w:anchor="_Toc192911047" w:history="1">
            <w:r w:rsidRPr="00B95DDB">
              <w:rPr>
                <w:rStyle w:val="Hyperlink"/>
                <w:rFonts w:eastAsia="Times New Roman" w:cs="Times New Roman"/>
                <w:noProof/>
                <w:lang w:eastAsia="en-IE"/>
              </w:rPr>
              <w:t xml:space="preserve">5.4.3 </w:t>
            </w:r>
            <w:r w:rsidRPr="00B95DDB">
              <w:rPr>
                <w:rStyle w:val="Hyperlink"/>
                <w:rFonts w:cs="Times New Roman"/>
                <w:noProof/>
                <w:lang w:eastAsia="en-IE"/>
              </w:rPr>
              <w:t>Security</w:t>
            </w:r>
            <w:r>
              <w:rPr>
                <w:noProof/>
                <w:webHidden/>
              </w:rPr>
              <w:tab/>
            </w:r>
            <w:r>
              <w:rPr>
                <w:noProof/>
                <w:webHidden/>
              </w:rPr>
              <w:fldChar w:fldCharType="begin"/>
            </w:r>
            <w:r>
              <w:rPr>
                <w:noProof/>
                <w:webHidden/>
              </w:rPr>
              <w:instrText xml:space="preserve"> PAGEREF _Toc192911047 \h </w:instrText>
            </w:r>
            <w:r>
              <w:rPr>
                <w:noProof/>
                <w:webHidden/>
              </w:rPr>
            </w:r>
            <w:r>
              <w:rPr>
                <w:noProof/>
                <w:webHidden/>
              </w:rPr>
              <w:fldChar w:fldCharType="separate"/>
            </w:r>
            <w:r>
              <w:rPr>
                <w:noProof/>
                <w:webHidden/>
              </w:rPr>
              <w:t>56</w:t>
            </w:r>
            <w:r>
              <w:rPr>
                <w:noProof/>
                <w:webHidden/>
              </w:rPr>
              <w:fldChar w:fldCharType="end"/>
            </w:r>
          </w:hyperlink>
        </w:p>
        <w:p w14:paraId="510CF137" w14:textId="16BBD2B5" w:rsidR="00AB65F7" w:rsidRDefault="00AB65F7">
          <w:pPr>
            <w:pStyle w:val="TOC3"/>
            <w:tabs>
              <w:tab w:val="right" w:leader="dot" w:pos="9060"/>
            </w:tabs>
            <w:rPr>
              <w:rFonts w:eastAsiaTheme="minorEastAsia"/>
              <w:noProof/>
              <w:lang w:eastAsia="en-IE"/>
            </w:rPr>
          </w:pPr>
          <w:hyperlink w:anchor="_Toc192911048" w:history="1">
            <w:r w:rsidRPr="00B95DDB">
              <w:rPr>
                <w:rStyle w:val="Hyperlink"/>
                <w:rFonts w:eastAsia="Times New Roman" w:cs="Times New Roman"/>
                <w:noProof/>
                <w:lang w:eastAsia="en-IE"/>
              </w:rPr>
              <w:t xml:space="preserve">5.4.4 </w:t>
            </w:r>
            <w:r w:rsidRPr="00B95DDB">
              <w:rPr>
                <w:rStyle w:val="Hyperlink"/>
                <w:rFonts w:cs="Times New Roman"/>
                <w:noProof/>
                <w:lang w:eastAsia="en-IE"/>
              </w:rPr>
              <w:t>Availability</w:t>
            </w:r>
            <w:r>
              <w:rPr>
                <w:noProof/>
                <w:webHidden/>
              </w:rPr>
              <w:tab/>
            </w:r>
            <w:r>
              <w:rPr>
                <w:noProof/>
                <w:webHidden/>
              </w:rPr>
              <w:fldChar w:fldCharType="begin"/>
            </w:r>
            <w:r>
              <w:rPr>
                <w:noProof/>
                <w:webHidden/>
              </w:rPr>
              <w:instrText xml:space="preserve"> PAGEREF _Toc192911048 \h </w:instrText>
            </w:r>
            <w:r>
              <w:rPr>
                <w:noProof/>
                <w:webHidden/>
              </w:rPr>
            </w:r>
            <w:r>
              <w:rPr>
                <w:noProof/>
                <w:webHidden/>
              </w:rPr>
              <w:fldChar w:fldCharType="separate"/>
            </w:r>
            <w:r>
              <w:rPr>
                <w:noProof/>
                <w:webHidden/>
              </w:rPr>
              <w:t>57</w:t>
            </w:r>
            <w:r>
              <w:rPr>
                <w:noProof/>
                <w:webHidden/>
              </w:rPr>
              <w:fldChar w:fldCharType="end"/>
            </w:r>
          </w:hyperlink>
        </w:p>
        <w:p w14:paraId="788EAF02" w14:textId="227FA424" w:rsidR="00AB65F7" w:rsidRDefault="00AB65F7">
          <w:pPr>
            <w:pStyle w:val="TOC1"/>
            <w:tabs>
              <w:tab w:val="right" w:leader="dot" w:pos="9060"/>
            </w:tabs>
            <w:rPr>
              <w:rFonts w:asciiTheme="minorHAnsi" w:eastAsiaTheme="minorEastAsia" w:hAnsiTheme="minorHAnsi"/>
              <w:noProof/>
              <w:szCs w:val="24"/>
              <w:lang w:eastAsia="en-IE"/>
            </w:rPr>
          </w:pPr>
          <w:hyperlink w:anchor="_Toc192911049" w:history="1">
            <w:r w:rsidRPr="00B95DDB">
              <w:rPr>
                <w:rStyle w:val="Hyperlink"/>
                <w:rFonts w:eastAsia="Times New Roman" w:cs="Times New Roman"/>
                <w:noProof/>
                <w:lang w:eastAsia="en-IE"/>
              </w:rPr>
              <w:t>5.5 Testing of Functional Requirements</w:t>
            </w:r>
            <w:r>
              <w:rPr>
                <w:noProof/>
                <w:webHidden/>
              </w:rPr>
              <w:tab/>
            </w:r>
            <w:r>
              <w:rPr>
                <w:noProof/>
                <w:webHidden/>
              </w:rPr>
              <w:fldChar w:fldCharType="begin"/>
            </w:r>
            <w:r>
              <w:rPr>
                <w:noProof/>
                <w:webHidden/>
              </w:rPr>
              <w:instrText xml:space="preserve"> PAGEREF _Toc192911049 \h </w:instrText>
            </w:r>
            <w:r>
              <w:rPr>
                <w:noProof/>
                <w:webHidden/>
              </w:rPr>
            </w:r>
            <w:r>
              <w:rPr>
                <w:noProof/>
                <w:webHidden/>
              </w:rPr>
              <w:fldChar w:fldCharType="separate"/>
            </w:r>
            <w:r>
              <w:rPr>
                <w:noProof/>
                <w:webHidden/>
              </w:rPr>
              <w:t>57</w:t>
            </w:r>
            <w:r>
              <w:rPr>
                <w:noProof/>
                <w:webHidden/>
              </w:rPr>
              <w:fldChar w:fldCharType="end"/>
            </w:r>
          </w:hyperlink>
        </w:p>
        <w:p w14:paraId="14DCCC60" w14:textId="259AAA02" w:rsidR="00AB65F7" w:rsidRDefault="00AB65F7">
          <w:pPr>
            <w:pStyle w:val="TOC3"/>
            <w:tabs>
              <w:tab w:val="right" w:leader="dot" w:pos="9060"/>
            </w:tabs>
            <w:rPr>
              <w:rFonts w:eastAsiaTheme="minorEastAsia"/>
              <w:noProof/>
              <w:lang w:eastAsia="en-IE"/>
            </w:rPr>
          </w:pPr>
          <w:hyperlink w:anchor="_Toc192911050" w:history="1">
            <w:r w:rsidRPr="00B95DDB">
              <w:rPr>
                <w:rStyle w:val="Hyperlink"/>
                <w:rFonts w:cs="Times New Roman"/>
                <w:noProof/>
                <w:lang w:eastAsia="en-IE"/>
              </w:rPr>
              <w:t>5.5.1 AI Move Accuracy</w:t>
            </w:r>
            <w:r>
              <w:rPr>
                <w:noProof/>
                <w:webHidden/>
              </w:rPr>
              <w:tab/>
            </w:r>
            <w:r>
              <w:rPr>
                <w:noProof/>
                <w:webHidden/>
              </w:rPr>
              <w:fldChar w:fldCharType="begin"/>
            </w:r>
            <w:r>
              <w:rPr>
                <w:noProof/>
                <w:webHidden/>
              </w:rPr>
              <w:instrText xml:space="preserve"> PAGEREF _Toc192911050 \h </w:instrText>
            </w:r>
            <w:r>
              <w:rPr>
                <w:noProof/>
                <w:webHidden/>
              </w:rPr>
            </w:r>
            <w:r>
              <w:rPr>
                <w:noProof/>
                <w:webHidden/>
              </w:rPr>
              <w:fldChar w:fldCharType="separate"/>
            </w:r>
            <w:r>
              <w:rPr>
                <w:noProof/>
                <w:webHidden/>
              </w:rPr>
              <w:t>57</w:t>
            </w:r>
            <w:r>
              <w:rPr>
                <w:noProof/>
                <w:webHidden/>
              </w:rPr>
              <w:fldChar w:fldCharType="end"/>
            </w:r>
          </w:hyperlink>
        </w:p>
        <w:p w14:paraId="75994109" w14:textId="7F6210DE" w:rsidR="00AB65F7" w:rsidRDefault="00AB65F7">
          <w:pPr>
            <w:pStyle w:val="TOC3"/>
            <w:tabs>
              <w:tab w:val="right" w:leader="dot" w:pos="9060"/>
            </w:tabs>
            <w:rPr>
              <w:rFonts w:eastAsiaTheme="minorEastAsia"/>
              <w:noProof/>
              <w:lang w:eastAsia="en-IE"/>
            </w:rPr>
          </w:pPr>
          <w:hyperlink w:anchor="_Toc192911051" w:history="1">
            <w:r w:rsidRPr="00B95DDB">
              <w:rPr>
                <w:rStyle w:val="Hyperlink"/>
                <w:rFonts w:cs="Times New Roman"/>
                <w:noProof/>
                <w:lang w:eastAsia="en-IE"/>
              </w:rPr>
              <w:t>5.5.2 Other Functional Areas:</w:t>
            </w:r>
            <w:r>
              <w:rPr>
                <w:noProof/>
                <w:webHidden/>
              </w:rPr>
              <w:tab/>
            </w:r>
            <w:r>
              <w:rPr>
                <w:noProof/>
                <w:webHidden/>
              </w:rPr>
              <w:fldChar w:fldCharType="begin"/>
            </w:r>
            <w:r>
              <w:rPr>
                <w:noProof/>
                <w:webHidden/>
              </w:rPr>
              <w:instrText xml:space="preserve"> PAGEREF _Toc192911051 \h </w:instrText>
            </w:r>
            <w:r>
              <w:rPr>
                <w:noProof/>
                <w:webHidden/>
              </w:rPr>
            </w:r>
            <w:r>
              <w:rPr>
                <w:noProof/>
                <w:webHidden/>
              </w:rPr>
              <w:fldChar w:fldCharType="separate"/>
            </w:r>
            <w:r>
              <w:rPr>
                <w:noProof/>
                <w:webHidden/>
              </w:rPr>
              <w:t>57</w:t>
            </w:r>
            <w:r>
              <w:rPr>
                <w:noProof/>
                <w:webHidden/>
              </w:rPr>
              <w:fldChar w:fldCharType="end"/>
            </w:r>
          </w:hyperlink>
        </w:p>
        <w:p w14:paraId="1360DF06" w14:textId="230CEC9A" w:rsidR="00AB65F7" w:rsidRDefault="00AB65F7">
          <w:pPr>
            <w:pStyle w:val="TOC1"/>
            <w:tabs>
              <w:tab w:val="right" w:leader="dot" w:pos="9060"/>
            </w:tabs>
            <w:rPr>
              <w:rFonts w:asciiTheme="minorHAnsi" w:eastAsiaTheme="minorEastAsia" w:hAnsiTheme="minorHAnsi"/>
              <w:noProof/>
              <w:szCs w:val="24"/>
              <w:lang w:eastAsia="en-IE"/>
            </w:rPr>
          </w:pPr>
          <w:hyperlink w:anchor="_Toc192911052" w:history="1">
            <w:r w:rsidRPr="00B95DDB">
              <w:rPr>
                <w:rStyle w:val="Hyperlink"/>
                <w:rFonts w:eastAsia="Times New Roman" w:cs="Times New Roman"/>
                <w:noProof/>
                <w:lang w:eastAsia="en-IE"/>
              </w:rPr>
              <w:t>5.6 Functional Requirements Test Cases</w:t>
            </w:r>
            <w:r>
              <w:rPr>
                <w:noProof/>
                <w:webHidden/>
              </w:rPr>
              <w:tab/>
            </w:r>
            <w:r>
              <w:rPr>
                <w:noProof/>
                <w:webHidden/>
              </w:rPr>
              <w:fldChar w:fldCharType="begin"/>
            </w:r>
            <w:r>
              <w:rPr>
                <w:noProof/>
                <w:webHidden/>
              </w:rPr>
              <w:instrText xml:space="preserve"> PAGEREF _Toc192911052 \h </w:instrText>
            </w:r>
            <w:r>
              <w:rPr>
                <w:noProof/>
                <w:webHidden/>
              </w:rPr>
            </w:r>
            <w:r>
              <w:rPr>
                <w:noProof/>
                <w:webHidden/>
              </w:rPr>
              <w:fldChar w:fldCharType="separate"/>
            </w:r>
            <w:r>
              <w:rPr>
                <w:noProof/>
                <w:webHidden/>
              </w:rPr>
              <w:t>57</w:t>
            </w:r>
            <w:r>
              <w:rPr>
                <w:noProof/>
                <w:webHidden/>
              </w:rPr>
              <w:fldChar w:fldCharType="end"/>
            </w:r>
          </w:hyperlink>
        </w:p>
        <w:p w14:paraId="06589A43" w14:textId="6F955497" w:rsidR="00AB65F7" w:rsidRDefault="00AB65F7">
          <w:pPr>
            <w:pStyle w:val="TOC1"/>
            <w:tabs>
              <w:tab w:val="right" w:leader="dot" w:pos="9060"/>
            </w:tabs>
            <w:rPr>
              <w:rFonts w:asciiTheme="minorHAnsi" w:eastAsiaTheme="minorEastAsia" w:hAnsiTheme="minorHAnsi"/>
              <w:noProof/>
              <w:szCs w:val="24"/>
              <w:lang w:eastAsia="en-IE"/>
            </w:rPr>
          </w:pPr>
          <w:hyperlink w:anchor="_Toc192911053" w:history="1">
            <w:r w:rsidRPr="00B95DDB">
              <w:rPr>
                <w:rStyle w:val="Hyperlink"/>
                <w:rFonts w:eastAsia="Times New Roman" w:cs="Times New Roman"/>
                <w:noProof/>
                <w:lang w:eastAsia="en-IE"/>
              </w:rPr>
              <w:t>5.7 Findings of Functional Testing</w:t>
            </w:r>
            <w:r>
              <w:rPr>
                <w:noProof/>
                <w:webHidden/>
              </w:rPr>
              <w:tab/>
            </w:r>
            <w:r>
              <w:rPr>
                <w:noProof/>
                <w:webHidden/>
              </w:rPr>
              <w:fldChar w:fldCharType="begin"/>
            </w:r>
            <w:r>
              <w:rPr>
                <w:noProof/>
                <w:webHidden/>
              </w:rPr>
              <w:instrText xml:space="preserve"> PAGEREF _Toc192911053 \h </w:instrText>
            </w:r>
            <w:r>
              <w:rPr>
                <w:noProof/>
                <w:webHidden/>
              </w:rPr>
            </w:r>
            <w:r>
              <w:rPr>
                <w:noProof/>
                <w:webHidden/>
              </w:rPr>
              <w:fldChar w:fldCharType="separate"/>
            </w:r>
            <w:r>
              <w:rPr>
                <w:noProof/>
                <w:webHidden/>
              </w:rPr>
              <w:t>60</w:t>
            </w:r>
            <w:r>
              <w:rPr>
                <w:noProof/>
                <w:webHidden/>
              </w:rPr>
              <w:fldChar w:fldCharType="end"/>
            </w:r>
          </w:hyperlink>
        </w:p>
        <w:p w14:paraId="1022AED8" w14:textId="22F3C716" w:rsidR="00AB65F7" w:rsidRDefault="00AB65F7">
          <w:pPr>
            <w:pStyle w:val="TOC1"/>
            <w:tabs>
              <w:tab w:val="right" w:leader="dot" w:pos="9060"/>
            </w:tabs>
            <w:rPr>
              <w:rFonts w:asciiTheme="minorHAnsi" w:eastAsiaTheme="minorEastAsia" w:hAnsiTheme="minorHAnsi"/>
              <w:noProof/>
              <w:szCs w:val="24"/>
              <w:lang w:eastAsia="en-IE"/>
            </w:rPr>
          </w:pPr>
          <w:hyperlink w:anchor="_Toc192911054" w:history="1">
            <w:r w:rsidRPr="00B95DDB">
              <w:rPr>
                <w:rStyle w:val="Hyperlink"/>
                <w:rFonts w:eastAsia="Times New Roman" w:cs="Times New Roman"/>
                <w:noProof/>
                <w:lang w:eastAsia="en-IE"/>
              </w:rPr>
              <w:t>5.8 Test Data</w:t>
            </w:r>
            <w:r>
              <w:rPr>
                <w:noProof/>
                <w:webHidden/>
              </w:rPr>
              <w:tab/>
            </w:r>
            <w:r>
              <w:rPr>
                <w:noProof/>
                <w:webHidden/>
              </w:rPr>
              <w:fldChar w:fldCharType="begin"/>
            </w:r>
            <w:r>
              <w:rPr>
                <w:noProof/>
                <w:webHidden/>
              </w:rPr>
              <w:instrText xml:space="preserve"> PAGEREF _Toc192911054 \h </w:instrText>
            </w:r>
            <w:r>
              <w:rPr>
                <w:noProof/>
                <w:webHidden/>
              </w:rPr>
            </w:r>
            <w:r>
              <w:rPr>
                <w:noProof/>
                <w:webHidden/>
              </w:rPr>
              <w:fldChar w:fldCharType="separate"/>
            </w:r>
            <w:r>
              <w:rPr>
                <w:noProof/>
                <w:webHidden/>
              </w:rPr>
              <w:t>61</w:t>
            </w:r>
            <w:r>
              <w:rPr>
                <w:noProof/>
                <w:webHidden/>
              </w:rPr>
              <w:fldChar w:fldCharType="end"/>
            </w:r>
          </w:hyperlink>
        </w:p>
        <w:p w14:paraId="1D9A5848" w14:textId="5B4F70DF" w:rsidR="00AB65F7" w:rsidRDefault="00AB65F7">
          <w:pPr>
            <w:pStyle w:val="TOC3"/>
            <w:tabs>
              <w:tab w:val="right" w:leader="dot" w:pos="9060"/>
            </w:tabs>
            <w:rPr>
              <w:rFonts w:eastAsiaTheme="minorEastAsia"/>
              <w:noProof/>
              <w:lang w:eastAsia="en-IE"/>
            </w:rPr>
          </w:pPr>
          <w:hyperlink w:anchor="_Toc192911055" w:history="1">
            <w:r w:rsidRPr="00B95DDB">
              <w:rPr>
                <w:rStyle w:val="Hyperlink"/>
                <w:rFonts w:eastAsia="Times New Roman" w:cs="Times New Roman"/>
                <w:noProof/>
                <w:lang w:eastAsia="en-IE"/>
              </w:rPr>
              <w:t xml:space="preserve">5.8.1 </w:t>
            </w:r>
            <w:r w:rsidRPr="00B95DDB">
              <w:rPr>
                <w:rStyle w:val="Hyperlink"/>
                <w:rFonts w:cs="Times New Roman"/>
                <w:noProof/>
                <w:lang w:eastAsia="en-IE"/>
              </w:rPr>
              <w:t>AI Move Performance Data</w:t>
            </w:r>
            <w:r>
              <w:rPr>
                <w:noProof/>
                <w:webHidden/>
              </w:rPr>
              <w:tab/>
            </w:r>
            <w:r>
              <w:rPr>
                <w:noProof/>
                <w:webHidden/>
              </w:rPr>
              <w:fldChar w:fldCharType="begin"/>
            </w:r>
            <w:r>
              <w:rPr>
                <w:noProof/>
                <w:webHidden/>
              </w:rPr>
              <w:instrText xml:space="preserve"> PAGEREF _Toc192911055 \h </w:instrText>
            </w:r>
            <w:r>
              <w:rPr>
                <w:noProof/>
                <w:webHidden/>
              </w:rPr>
            </w:r>
            <w:r>
              <w:rPr>
                <w:noProof/>
                <w:webHidden/>
              </w:rPr>
              <w:fldChar w:fldCharType="separate"/>
            </w:r>
            <w:r>
              <w:rPr>
                <w:noProof/>
                <w:webHidden/>
              </w:rPr>
              <w:t>61</w:t>
            </w:r>
            <w:r>
              <w:rPr>
                <w:noProof/>
                <w:webHidden/>
              </w:rPr>
              <w:fldChar w:fldCharType="end"/>
            </w:r>
          </w:hyperlink>
        </w:p>
        <w:p w14:paraId="45398465" w14:textId="35A28BEA" w:rsidR="00AB65F7" w:rsidRDefault="00AB65F7">
          <w:pPr>
            <w:pStyle w:val="TOC3"/>
            <w:tabs>
              <w:tab w:val="right" w:leader="dot" w:pos="9060"/>
            </w:tabs>
            <w:rPr>
              <w:rFonts w:eastAsiaTheme="minorEastAsia"/>
              <w:noProof/>
              <w:lang w:eastAsia="en-IE"/>
            </w:rPr>
          </w:pPr>
          <w:hyperlink w:anchor="_Toc192911056" w:history="1">
            <w:r w:rsidRPr="00B95DDB">
              <w:rPr>
                <w:rStyle w:val="Hyperlink"/>
                <w:rFonts w:cs="Times New Roman"/>
                <w:noProof/>
                <w:lang w:eastAsia="en-IE"/>
              </w:rPr>
              <w:t>5.8.2 User Login Test Data</w:t>
            </w:r>
            <w:r>
              <w:rPr>
                <w:noProof/>
                <w:webHidden/>
              </w:rPr>
              <w:tab/>
            </w:r>
            <w:r>
              <w:rPr>
                <w:noProof/>
                <w:webHidden/>
              </w:rPr>
              <w:fldChar w:fldCharType="begin"/>
            </w:r>
            <w:r>
              <w:rPr>
                <w:noProof/>
                <w:webHidden/>
              </w:rPr>
              <w:instrText xml:space="preserve"> PAGEREF _Toc192911056 \h </w:instrText>
            </w:r>
            <w:r>
              <w:rPr>
                <w:noProof/>
                <w:webHidden/>
              </w:rPr>
            </w:r>
            <w:r>
              <w:rPr>
                <w:noProof/>
                <w:webHidden/>
              </w:rPr>
              <w:fldChar w:fldCharType="separate"/>
            </w:r>
            <w:r>
              <w:rPr>
                <w:noProof/>
                <w:webHidden/>
              </w:rPr>
              <w:t>63</w:t>
            </w:r>
            <w:r>
              <w:rPr>
                <w:noProof/>
                <w:webHidden/>
              </w:rPr>
              <w:fldChar w:fldCharType="end"/>
            </w:r>
          </w:hyperlink>
        </w:p>
        <w:p w14:paraId="4A98E00C" w14:textId="1849A57E" w:rsidR="00AB65F7" w:rsidRDefault="00AB65F7">
          <w:pPr>
            <w:pStyle w:val="TOC3"/>
            <w:tabs>
              <w:tab w:val="right" w:leader="dot" w:pos="9060"/>
            </w:tabs>
            <w:rPr>
              <w:rFonts w:eastAsiaTheme="minorEastAsia"/>
              <w:noProof/>
              <w:lang w:eastAsia="en-IE"/>
            </w:rPr>
          </w:pPr>
          <w:hyperlink w:anchor="_Toc192911057" w:history="1">
            <w:r w:rsidRPr="00B95DDB">
              <w:rPr>
                <w:rStyle w:val="Hyperlink"/>
                <w:rFonts w:cs="Times New Roman"/>
                <w:noProof/>
                <w:lang w:eastAsia="en-IE"/>
              </w:rPr>
              <w:t>5.8.3 Usability Feedback Data</w:t>
            </w:r>
            <w:r>
              <w:rPr>
                <w:noProof/>
                <w:webHidden/>
              </w:rPr>
              <w:tab/>
            </w:r>
            <w:r>
              <w:rPr>
                <w:noProof/>
                <w:webHidden/>
              </w:rPr>
              <w:fldChar w:fldCharType="begin"/>
            </w:r>
            <w:r>
              <w:rPr>
                <w:noProof/>
                <w:webHidden/>
              </w:rPr>
              <w:instrText xml:space="preserve"> PAGEREF _Toc192911057 \h </w:instrText>
            </w:r>
            <w:r>
              <w:rPr>
                <w:noProof/>
                <w:webHidden/>
              </w:rPr>
            </w:r>
            <w:r>
              <w:rPr>
                <w:noProof/>
                <w:webHidden/>
              </w:rPr>
              <w:fldChar w:fldCharType="separate"/>
            </w:r>
            <w:r>
              <w:rPr>
                <w:noProof/>
                <w:webHidden/>
              </w:rPr>
              <w:t>63</w:t>
            </w:r>
            <w:r>
              <w:rPr>
                <w:noProof/>
                <w:webHidden/>
              </w:rPr>
              <w:fldChar w:fldCharType="end"/>
            </w:r>
          </w:hyperlink>
        </w:p>
        <w:p w14:paraId="65D7FF87" w14:textId="637D2154" w:rsidR="00AB65F7" w:rsidRDefault="00AB65F7">
          <w:pPr>
            <w:pStyle w:val="TOC1"/>
            <w:tabs>
              <w:tab w:val="right" w:leader="dot" w:pos="9060"/>
            </w:tabs>
            <w:rPr>
              <w:rFonts w:asciiTheme="minorHAnsi" w:eastAsiaTheme="minorEastAsia" w:hAnsiTheme="minorHAnsi"/>
              <w:noProof/>
              <w:szCs w:val="24"/>
              <w:lang w:eastAsia="en-IE"/>
            </w:rPr>
          </w:pPr>
          <w:hyperlink w:anchor="_Toc192911058" w:history="1">
            <w:r w:rsidRPr="00B95DDB">
              <w:rPr>
                <w:rStyle w:val="Hyperlink"/>
                <w:rFonts w:eastAsia="Times New Roman" w:cs="Times New Roman"/>
                <w:noProof/>
                <w:lang w:eastAsia="en-IE"/>
              </w:rPr>
              <w:t>5.9 Summary of Findings</w:t>
            </w:r>
            <w:r>
              <w:rPr>
                <w:noProof/>
                <w:webHidden/>
              </w:rPr>
              <w:tab/>
            </w:r>
            <w:r>
              <w:rPr>
                <w:noProof/>
                <w:webHidden/>
              </w:rPr>
              <w:fldChar w:fldCharType="begin"/>
            </w:r>
            <w:r>
              <w:rPr>
                <w:noProof/>
                <w:webHidden/>
              </w:rPr>
              <w:instrText xml:space="preserve"> PAGEREF _Toc192911058 \h </w:instrText>
            </w:r>
            <w:r>
              <w:rPr>
                <w:noProof/>
                <w:webHidden/>
              </w:rPr>
            </w:r>
            <w:r>
              <w:rPr>
                <w:noProof/>
                <w:webHidden/>
              </w:rPr>
              <w:fldChar w:fldCharType="separate"/>
            </w:r>
            <w:r>
              <w:rPr>
                <w:noProof/>
                <w:webHidden/>
              </w:rPr>
              <w:t>64</w:t>
            </w:r>
            <w:r>
              <w:rPr>
                <w:noProof/>
                <w:webHidden/>
              </w:rPr>
              <w:fldChar w:fldCharType="end"/>
            </w:r>
          </w:hyperlink>
        </w:p>
        <w:p w14:paraId="2A72CFB6" w14:textId="4821184C" w:rsidR="00AB65F7" w:rsidRDefault="00AB65F7">
          <w:pPr>
            <w:pStyle w:val="TOC2"/>
            <w:tabs>
              <w:tab w:val="right" w:leader="dot" w:pos="9060"/>
            </w:tabs>
            <w:rPr>
              <w:rFonts w:eastAsiaTheme="minorEastAsia"/>
              <w:noProof/>
              <w:lang w:eastAsia="en-IE"/>
            </w:rPr>
          </w:pPr>
          <w:hyperlink w:anchor="_Toc192911059" w:history="1">
            <w:r w:rsidRPr="00B95DDB">
              <w:rPr>
                <w:rStyle w:val="Hyperlink"/>
                <w:rFonts w:ascii="Times New Roman" w:eastAsia="Times New Roman" w:hAnsi="Times New Roman" w:cs="Times New Roman"/>
                <w:noProof/>
                <w:lang w:eastAsia="en-IE"/>
              </w:rPr>
              <w:t xml:space="preserve">5.9.1 </w:t>
            </w:r>
            <w:r w:rsidRPr="00B95DDB">
              <w:rPr>
                <w:rStyle w:val="Hyperlink"/>
                <w:rFonts w:ascii="Times New Roman" w:hAnsi="Times New Roman" w:cs="Times New Roman"/>
                <w:noProof/>
                <w:lang w:eastAsia="en-IE"/>
              </w:rPr>
              <w:t>Non-Functional</w:t>
            </w:r>
            <w:r>
              <w:rPr>
                <w:noProof/>
                <w:webHidden/>
              </w:rPr>
              <w:tab/>
            </w:r>
            <w:r>
              <w:rPr>
                <w:noProof/>
                <w:webHidden/>
              </w:rPr>
              <w:fldChar w:fldCharType="begin"/>
            </w:r>
            <w:r>
              <w:rPr>
                <w:noProof/>
                <w:webHidden/>
              </w:rPr>
              <w:instrText xml:space="preserve"> PAGEREF _Toc192911059 \h </w:instrText>
            </w:r>
            <w:r>
              <w:rPr>
                <w:noProof/>
                <w:webHidden/>
              </w:rPr>
            </w:r>
            <w:r>
              <w:rPr>
                <w:noProof/>
                <w:webHidden/>
              </w:rPr>
              <w:fldChar w:fldCharType="separate"/>
            </w:r>
            <w:r>
              <w:rPr>
                <w:noProof/>
                <w:webHidden/>
              </w:rPr>
              <w:t>64</w:t>
            </w:r>
            <w:r>
              <w:rPr>
                <w:noProof/>
                <w:webHidden/>
              </w:rPr>
              <w:fldChar w:fldCharType="end"/>
            </w:r>
          </w:hyperlink>
        </w:p>
        <w:p w14:paraId="119741A7" w14:textId="3E3EC5F6" w:rsidR="00AB65F7" w:rsidRDefault="00AB65F7">
          <w:pPr>
            <w:pStyle w:val="TOC3"/>
            <w:tabs>
              <w:tab w:val="right" w:leader="dot" w:pos="9060"/>
            </w:tabs>
            <w:rPr>
              <w:rFonts w:eastAsiaTheme="minorEastAsia"/>
              <w:noProof/>
              <w:lang w:eastAsia="en-IE"/>
            </w:rPr>
          </w:pPr>
          <w:hyperlink w:anchor="_Toc192911060" w:history="1">
            <w:r w:rsidRPr="00B95DDB">
              <w:rPr>
                <w:rStyle w:val="Hyperlink"/>
                <w:rFonts w:eastAsia="Times New Roman" w:cs="Times New Roman"/>
                <w:noProof/>
                <w:lang w:eastAsia="en-IE"/>
              </w:rPr>
              <w:t xml:space="preserve">5.9.1.1 </w:t>
            </w:r>
            <w:r w:rsidRPr="00B95DDB">
              <w:rPr>
                <w:rStyle w:val="Hyperlink"/>
                <w:rFonts w:cs="Times New Roman"/>
                <w:noProof/>
                <w:lang w:eastAsia="en-IE"/>
              </w:rPr>
              <w:t>Performance:</w:t>
            </w:r>
            <w:r>
              <w:rPr>
                <w:noProof/>
                <w:webHidden/>
              </w:rPr>
              <w:tab/>
            </w:r>
            <w:r>
              <w:rPr>
                <w:noProof/>
                <w:webHidden/>
              </w:rPr>
              <w:fldChar w:fldCharType="begin"/>
            </w:r>
            <w:r>
              <w:rPr>
                <w:noProof/>
                <w:webHidden/>
              </w:rPr>
              <w:instrText xml:space="preserve"> PAGEREF _Toc192911060 \h </w:instrText>
            </w:r>
            <w:r>
              <w:rPr>
                <w:noProof/>
                <w:webHidden/>
              </w:rPr>
            </w:r>
            <w:r>
              <w:rPr>
                <w:noProof/>
                <w:webHidden/>
              </w:rPr>
              <w:fldChar w:fldCharType="separate"/>
            </w:r>
            <w:r>
              <w:rPr>
                <w:noProof/>
                <w:webHidden/>
              </w:rPr>
              <w:t>64</w:t>
            </w:r>
            <w:r>
              <w:rPr>
                <w:noProof/>
                <w:webHidden/>
              </w:rPr>
              <w:fldChar w:fldCharType="end"/>
            </w:r>
          </w:hyperlink>
        </w:p>
        <w:p w14:paraId="72BE508C" w14:textId="0716106B" w:rsidR="00AB65F7" w:rsidRDefault="00AB65F7">
          <w:pPr>
            <w:pStyle w:val="TOC3"/>
            <w:tabs>
              <w:tab w:val="right" w:leader="dot" w:pos="9060"/>
            </w:tabs>
            <w:rPr>
              <w:rFonts w:eastAsiaTheme="minorEastAsia"/>
              <w:noProof/>
              <w:lang w:eastAsia="en-IE"/>
            </w:rPr>
          </w:pPr>
          <w:hyperlink w:anchor="_Toc192911061" w:history="1">
            <w:r w:rsidRPr="00B95DDB">
              <w:rPr>
                <w:rStyle w:val="Hyperlink"/>
                <w:rFonts w:eastAsia="Times New Roman" w:cs="Times New Roman"/>
                <w:noProof/>
                <w:lang w:eastAsia="en-IE"/>
              </w:rPr>
              <w:t xml:space="preserve">5.9.1.2 </w:t>
            </w:r>
            <w:r w:rsidRPr="00B95DDB">
              <w:rPr>
                <w:rStyle w:val="Hyperlink"/>
                <w:rFonts w:cs="Times New Roman"/>
                <w:noProof/>
                <w:lang w:eastAsia="en-IE"/>
              </w:rPr>
              <w:t>Usability:</w:t>
            </w:r>
            <w:r>
              <w:rPr>
                <w:noProof/>
                <w:webHidden/>
              </w:rPr>
              <w:tab/>
            </w:r>
            <w:r>
              <w:rPr>
                <w:noProof/>
                <w:webHidden/>
              </w:rPr>
              <w:fldChar w:fldCharType="begin"/>
            </w:r>
            <w:r>
              <w:rPr>
                <w:noProof/>
                <w:webHidden/>
              </w:rPr>
              <w:instrText xml:space="preserve"> PAGEREF _Toc192911061 \h </w:instrText>
            </w:r>
            <w:r>
              <w:rPr>
                <w:noProof/>
                <w:webHidden/>
              </w:rPr>
            </w:r>
            <w:r>
              <w:rPr>
                <w:noProof/>
                <w:webHidden/>
              </w:rPr>
              <w:fldChar w:fldCharType="separate"/>
            </w:r>
            <w:r>
              <w:rPr>
                <w:noProof/>
                <w:webHidden/>
              </w:rPr>
              <w:t>64</w:t>
            </w:r>
            <w:r>
              <w:rPr>
                <w:noProof/>
                <w:webHidden/>
              </w:rPr>
              <w:fldChar w:fldCharType="end"/>
            </w:r>
          </w:hyperlink>
        </w:p>
        <w:p w14:paraId="0A25037F" w14:textId="7A112379" w:rsidR="00AB65F7" w:rsidRDefault="00AB65F7">
          <w:pPr>
            <w:pStyle w:val="TOC3"/>
            <w:tabs>
              <w:tab w:val="right" w:leader="dot" w:pos="9060"/>
            </w:tabs>
            <w:rPr>
              <w:rFonts w:eastAsiaTheme="minorEastAsia"/>
              <w:noProof/>
              <w:lang w:eastAsia="en-IE"/>
            </w:rPr>
          </w:pPr>
          <w:hyperlink w:anchor="_Toc192911062" w:history="1">
            <w:r w:rsidRPr="00B95DDB">
              <w:rPr>
                <w:rStyle w:val="Hyperlink"/>
                <w:rFonts w:eastAsia="Times New Roman" w:cs="Times New Roman"/>
                <w:noProof/>
                <w:lang w:eastAsia="en-IE"/>
              </w:rPr>
              <w:t xml:space="preserve">5.9.1.3 </w:t>
            </w:r>
            <w:r w:rsidRPr="00B95DDB">
              <w:rPr>
                <w:rStyle w:val="Hyperlink"/>
                <w:rFonts w:cs="Times New Roman"/>
                <w:noProof/>
                <w:lang w:eastAsia="en-IE"/>
              </w:rPr>
              <w:t>Security:</w:t>
            </w:r>
            <w:r>
              <w:rPr>
                <w:noProof/>
                <w:webHidden/>
              </w:rPr>
              <w:tab/>
            </w:r>
            <w:r>
              <w:rPr>
                <w:noProof/>
                <w:webHidden/>
              </w:rPr>
              <w:fldChar w:fldCharType="begin"/>
            </w:r>
            <w:r>
              <w:rPr>
                <w:noProof/>
                <w:webHidden/>
              </w:rPr>
              <w:instrText xml:space="preserve"> PAGEREF _Toc192911062 \h </w:instrText>
            </w:r>
            <w:r>
              <w:rPr>
                <w:noProof/>
                <w:webHidden/>
              </w:rPr>
            </w:r>
            <w:r>
              <w:rPr>
                <w:noProof/>
                <w:webHidden/>
              </w:rPr>
              <w:fldChar w:fldCharType="separate"/>
            </w:r>
            <w:r>
              <w:rPr>
                <w:noProof/>
                <w:webHidden/>
              </w:rPr>
              <w:t>64</w:t>
            </w:r>
            <w:r>
              <w:rPr>
                <w:noProof/>
                <w:webHidden/>
              </w:rPr>
              <w:fldChar w:fldCharType="end"/>
            </w:r>
          </w:hyperlink>
        </w:p>
        <w:p w14:paraId="4903E3B2" w14:textId="48844BDF" w:rsidR="00AB65F7" w:rsidRDefault="00AB65F7">
          <w:pPr>
            <w:pStyle w:val="TOC3"/>
            <w:tabs>
              <w:tab w:val="right" w:leader="dot" w:pos="9060"/>
            </w:tabs>
            <w:rPr>
              <w:rFonts w:eastAsiaTheme="minorEastAsia"/>
              <w:noProof/>
              <w:lang w:eastAsia="en-IE"/>
            </w:rPr>
          </w:pPr>
          <w:hyperlink w:anchor="_Toc192911063" w:history="1">
            <w:r w:rsidRPr="00B95DDB">
              <w:rPr>
                <w:rStyle w:val="Hyperlink"/>
                <w:rFonts w:eastAsia="Times New Roman" w:cs="Times New Roman"/>
                <w:noProof/>
                <w:lang w:eastAsia="en-IE"/>
              </w:rPr>
              <w:t xml:space="preserve">5.9.1.4 </w:t>
            </w:r>
            <w:r w:rsidRPr="00B95DDB">
              <w:rPr>
                <w:rStyle w:val="Hyperlink"/>
                <w:rFonts w:cs="Times New Roman"/>
                <w:noProof/>
                <w:lang w:eastAsia="en-IE"/>
              </w:rPr>
              <w:t>Availability:</w:t>
            </w:r>
            <w:r>
              <w:rPr>
                <w:noProof/>
                <w:webHidden/>
              </w:rPr>
              <w:tab/>
            </w:r>
            <w:r>
              <w:rPr>
                <w:noProof/>
                <w:webHidden/>
              </w:rPr>
              <w:fldChar w:fldCharType="begin"/>
            </w:r>
            <w:r>
              <w:rPr>
                <w:noProof/>
                <w:webHidden/>
              </w:rPr>
              <w:instrText xml:space="preserve"> PAGEREF _Toc192911063 \h </w:instrText>
            </w:r>
            <w:r>
              <w:rPr>
                <w:noProof/>
                <w:webHidden/>
              </w:rPr>
            </w:r>
            <w:r>
              <w:rPr>
                <w:noProof/>
                <w:webHidden/>
              </w:rPr>
              <w:fldChar w:fldCharType="separate"/>
            </w:r>
            <w:r>
              <w:rPr>
                <w:noProof/>
                <w:webHidden/>
              </w:rPr>
              <w:t>64</w:t>
            </w:r>
            <w:r>
              <w:rPr>
                <w:noProof/>
                <w:webHidden/>
              </w:rPr>
              <w:fldChar w:fldCharType="end"/>
            </w:r>
          </w:hyperlink>
        </w:p>
        <w:p w14:paraId="35430539" w14:textId="365634C5" w:rsidR="00AB65F7" w:rsidRDefault="00AB65F7">
          <w:pPr>
            <w:pStyle w:val="TOC2"/>
            <w:tabs>
              <w:tab w:val="right" w:leader="dot" w:pos="9060"/>
            </w:tabs>
            <w:rPr>
              <w:rFonts w:eastAsiaTheme="minorEastAsia"/>
              <w:noProof/>
              <w:lang w:eastAsia="en-IE"/>
            </w:rPr>
          </w:pPr>
          <w:hyperlink w:anchor="_Toc192911064" w:history="1">
            <w:r w:rsidRPr="00B95DDB">
              <w:rPr>
                <w:rStyle w:val="Hyperlink"/>
                <w:rFonts w:ascii="Times New Roman" w:eastAsia="Times New Roman" w:hAnsi="Times New Roman" w:cs="Times New Roman"/>
                <w:noProof/>
                <w:lang w:eastAsia="en-IE"/>
              </w:rPr>
              <w:t>5.9</w:t>
            </w:r>
            <w:r w:rsidRPr="00B95DDB">
              <w:rPr>
                <w:rStyle w:val="Hyperlink"/>
                <w:rFonts w:eastAsia="Times New Roman" w:cs="Times New Roman"/>
                <w:noProof/>
                <w:lang w:eastAsia="en-IE"/>
              </w:rPr>
              <w:t xml:space="preserve">.1.5 </w:t>
            </w:r>
            <w:r w:rsidRPr="00B95DDB">
              <w:rPr>
                <w:rStyle w:val="Hyperlink"/>
                <w:rFonts w:ascii="Times New Roman" w:hAnsi="Times New Roman" w:cs="Times New Roman"/>
                <w:noProof/>
                <w:lang w:eastAsia="en-IE"/>
              </w:rPr>
              <w:t>Functional</w:t>
            </w:r>
            <w:r>
              <w:rPr>
                <w:noProof/>
                <w:webHidden/>
              </w:rPr>
              <w:tab/>
            </w:r>
            <w:r>
              <w:rPr>
                <w:noProof/>
                <w:webHidden/>
              </w:rPr>
              <w:fldChar w:fldCharType="begin"/>
            </w:r>
            <w:r>
              <w:rPr>
                <w:noProof/>
                <w:webHidden/>
              </w:rPr>
              <w:instrText xml:space="preserve"> PAGEREF _Toc192911064 \h </w:instrText>
            </w:r>
            <w:r>
              <w:rPr>
                <w:noProof/>
                <w:webHidden/>
              </w:rPr>
            </w:r>
            <w:r>
              <w:rPr>
                <w:noProof/>
                <w:webHidden/>
              </w:rPr>
              <w:fldChar w:fldCharType="separate"/>
            </w:r>
            <w:r>
              <w:rPr>
                <w:noProof/>
                <w:webHidden/>
              </w:rPr>
              <w:t>65</w:t>
            </w:r>
            <w:r>
              <w:rPr>
                <w:noProof/>
                <w:webHidden/>
              </w:rPr>
              <w:fldChar w:fldCharType="end"/>
            </w:r>
          </w:hyperlink>
        </w:p>
        <w:p w14:paraId="672C2236" w14:textId="053BDB28" w:rsidR="00AB65F7" w:rsidRDefault="00AB65F7">
          <w:pPr>
            <w:pStyle w:val="TOC1"/>
            <w:tabs>
              <w:tab w:val="right" w:leader="dot" w:pos="9060"/>
            </w:tabs>
            <w:rPr>
              <w:rFonts w:asciiTheme="minorHAnsi" w:eastAsiaTheme="minorEastAsia" w:hAnsiTheme="minorHAnsi"/>
              <w:noProof/>
              <w:szCs w:val="24"/>
              <w:lang w:eastAsia="en-IE"/>
            </w:rPr>
          </w:pPr>
          <w:hyperlink w:anchor="_Toc192911065" w:history="1">
            <w:r w:rsidRPr="00B95DDB">
              <w:rPr>
                <w:rStyle w:val="Hyperlink"/>
                <w:rFonts w:eastAsia="Times New Roman" w:cs="Times New Roman"/>
                <w:noProof/>
                <w:lang w:eastAsia="en-IE"/>
              </w:rPr>
              <w:t>5.10 Conclusion</w:t>
            </w:r>
            <w:r>
              <w:rPr>
                <w:noProof/>
                <w:webHidden/>
              </w:rPr>
              <w:tab/>
            </w:r>
            <w:r>
              <w:rPr>
                <w:noProof/>
                <w:webHidden/>
              </w:rPr>
              <w:fldChar w:fldCharType="begin"/>
            </w:r>
            <w:r>
              <w:rPr>
                <w:noProof/>
                <w:webHidden/>
              </w:rPr>
              <w:instrText xml:space="preserve"> PAGEREF _Toc192911065 \h </w:instrText>
            </w:r>
            <w:r>
              <w:rPr>
                <w:noProof/>
                <w:webHidden/>
              </w:rPr>
            </w:r>
            <w:r>
              <w:rPr>
                <w:noProof/>
                <w:webHidden/>
              </w:rPr>
              <w:fldChar w:fldCharType="separate"/>
            </w:r>
            <w:r>
              <w:rPr>
                <w:noProof/>
                <w:webHidden/>
              </w:rPr>
              <w:t>65</w:t>
            </w:r>
            <w:r>
              <w:rPr>
                <w:noProof/>
                <w:webHidden/>
              </w:rPr>
              <w:fldChar w:fldCharType="end"/>
            </w:r>
          </w:hyperlink>
        </w:p>
        <w:p w14:paraId="23296EE6" w14:textId="5BDABC85" w:rsidR="00AB65F7" w:rsidRDefault="00AB65F7">
          <w:pPr>
            <w:pStyle w:val="TOC1"/>
            <w:tabs>
              <w:tab w:val="right" w:leader="dot" w:pos="9060"/>
            </w:tabs>
            <w:rPr>
              <w:rFonts w:asciiTheme="minorHAnsi" w:eastAsiaTheme="minorEastAsia" w:hAnsiTheme="minorHAnsi"/>
              <w:noProof/>
              <w:szCs w:val="24"/>
              <w:lang w:eastAsia="en-IE"/>
            </w:rPr>
          </w:pPr>
          <w:hyperlink w:anchor="_Toc192911066" w:history="1">
            <w:r w:rsidRPr="00B95DDB">
              <w:rPr>
                <w:rStyle w:val="Hyperlink"/>
                <w:noProof/>
              </w:rPr>
              <w:t>Bibliography</w:t>
            </w:r>
            <w:r>
              <w:rPr>
                <w:noProof/>
                <w:webHidden/>
              </w:rPr>
              <w:tab/>
            </w:r>
            <w:r>
              <w:rPr>
                <w:noProof/>
                <w:webHidden/>
              </w:rPr>
              <w:fldChar w:fldCharType="begin"/>
            </w:r>
            <w:r>
              <w:rPr>
                <w:noProof/>
                <w:webHidden/>
              </w:rPr>
              <w:instrText xml:space="preserve"> PAGEREF _Toc192911066 \h </w:instrText>
            </w:r>
            <w:r>
              <w:rPr>
                <w:noProof/>
                <w:webHidden/>
              </w:rPr>
            </w:r>
            <w:r>
              <w:rPr>
                <w:noProof/>
                <w:webHidden/>
              </w:rPr>
              <w:fldChar w:fldCharType="separate"/>
            </w:r>
            <w:r>
              <w:rPr>
                <w:noProof/>
                <w:webHidden/>
              </w:rPr>
              <w:t>66</w:t>
            </w:r>
            <w:r>
              <w:rPr>
                <w:noProof/>
                <w:webHidden/>
              </w:rPr>
              <w:fldChar w:fldCharType="end"/>
            </w:r>
          </w:hyperlink>
        </w:p>
        <w:p w14:paraId="122A2945" w14:textId="07903C02" w:rsidR="002C072F" w:rsidRDefault="003B48E3" w:rsidP="3F369E06">
          <w:r w:rsidRPr="3F369E06">
            <w:rPr>
              <w:b/>
              <w:bCs/>
              <w:noProof/>
            </w:rPr>
            <w:fldChar w:fldCharType="end"/>
          </w:r>
        </w:p>
      </w:sdtContent>
    </w:sdt>
    <w:p w14:paraId="424A2C34" w14:textId="77777777" w:rsidR="002C072F" w:rsidRDefault="002C072F" w:rsidP="3F369E06">
      <w:pPr>
        <w:rPr>
          <w:rFonts w:asciiTheme="majorHAnsi" w:eastAsiaTheme="majorEastAsia" w:hAnsiTheme="majorHAnsi" w:cstheme="majorBidi"/>
          <w:color w:val="0F4761" w:themeColor="accent1" w:themeShade="BF"/>
          <w:sz w:val="40"/>
          <w:szCs w:val="40"/>
        </w:rPr>
      </w:pPr>
      <w:r>
        <w:br w:type="page"/>
      </w:r>
    </w:p>
    <w:p w14:paraId="46C4D420" w14:textId="77777777" w:rsidR="00306C70" w:rsidRDefault="00306C70" w:rsidP="3F369E06">
      <w:pPr>
        <w:pStyle w:val="Heading1"/>
      </w:pPr>
      <w:bookmarkStart w:id="0" w:name="_Toc192911000"/>
      <w:r>
        <w:t>Ethical Declaration</w:t>
      </w:r>
      <w:bookmarkEnd w:id="0"/>
    </w:p>
    <w:p w14:paraId="080A9BD5" w14:textId="77777777" w:rsidR="00306C70" w:rsidRDefault="00306C70" w:rsidP="3F369E06">
      <w:r>
        <w:t>I declare that this project and document is wholly my own work except where I have made</w:t>
      </w:r>
    </w:p>
    <w:p w14:paraId="1A08E371" w14:textId="5D564C3E" w:rsidR="00306C70" w:rsidRDefault="00306C70" w:rsidP="3F369E06">
      <w:r>
        <w:t>explicit reference to the work of others. I have read the Depa</w:t>
      </w:r>
      <w:r w:rsidR="00280539">
        <w:t>r</w:t>
      </w:r>
      <w:r>
        <w:t>tment of Information</w:t>
      </w:r>
    </w:p>
    <w:p w14:paraId="620A2E34" w14:textId="77777777" w:rsidR="00306C70" w:rsidRDefault="00306C70" w:rsidP="3F369E06">
      <w:r>
        <w:t>Technology Final Year Project guidelines and relevant institutional regulations, and</w:t>
      </w:r>
    </w:p>
    <w:p w14:paraId="3B9B7E05" w14:textId="77777777" w:rsidR="00306C70" w:rsidRDefault="00306C70" w:rsidP="3F369E06">
      <w:r>
        <w:t>hereby declare that this document is in line with these requirements.</w:t>
      </w:r>
    </w:p>
    <w:p w14:paraId="573E6CB1" w14:textId="77777777" w:rsidR="00306C70" w:rsidRDefault="00306C70" w:rsidP="3F369E06">
      <w:r>
        <w:t>I have discussed, agreed, and complied with whatever confidentiality or anonymity terms</w:t>
      </w:r>
    </w:p>
    <w:p w14:paraId="10DCAB34" w14:textId="77777777" w:rsidR="00306C70" w:rsidRDefault="00306C70" w:rsidP="3F369E06">
      <w:r>
        <w:t>of reference were deemed appropriate by those participating in the research and dealt</w:t>
      </w:r>
    </w:p>
    <w:p w14:paraId="7CA0A8C1" w14:textId="77777777" w:rsidR="00306C70" w:rsidRDefault="00306C70" w:rsidP="3F369E06">
      <w:r>
        <w:t>appropriately with any other ethical matters arising, in line with the LIT Research Ethics</w:t>
      </w:r>
    </w:p>
    <w:p w14:paraId="3A76DD2A" w14:textId="77777777" w:rsidR="00306C70" w:rsidRDefault="00306C70" w:rsidP="3F369E06">
      <w:r>
        <w:t>Guidelines for Undergraduate and Taught Postgraduate Programmes policy document.</w:t>
      </w:r>
    </w:p>
    <w:p w14:paraId="652B7CD1" w14:textId="221BC87F" w:rsidR="00AB1979" w:rsidRDefault="00AB1979" w:rsidP="3F369E06">
      <w:pPr>
        <w:pStyle w:val="Heading1"/>
      </w:pPr>
    </w:p>
    <w:p w14:paraId="0599E034" w14:textId="7314FC1C" w:rsidR="00AB1979" w:rsidRDefault="00AB1979" w:rsidP="3F369E06">
      <w:pPr>
        <w:pStyle w:val="Heading1"/>
      </w:pPr>
    </w:p>
    <w:p w14:paraId="11E9BF10" w14:textId="69D8FB7F" w:rsidR="00AB1979" w:rsidRDefault="00AB1979" w:rsidP="3F369E06">
      <w:pPr>
        <w:pStyle w:val="Heading1"/>
      </w:pPr>
    </w:p>
    <w:p w14:paraId="0977BC95" w14:textId="1B6AAF48" w:rsidR="00AB1979" w:rsidRDefault="00AB1979" w:rsidP="3F369E06">
      <w:pPr>
        <w:pStyle w:val="Heading1"/>
      </w:pPr>
    </w:p>
    <w:p w14:paraId="2F95E372" w14:textId="14E5CA25" w:rsidR="00AB1979" w:rsidRDefault="00AB1979" w:rsidP="3F369E06">
      <w:pPr>
        <w:pStyle w:val="Heading1"/>
      </w:pPr>
    </w:p>
    <w:p w14:paraId="30E0F84D" w14:textId="5FCC6515" w:rsidR="00AB1979" w:rsidRDefault="00652F68" w:rsidP="541EEEFA">
      <w:r>
        <w:br w:type="page"/>
      </w:r>
    </w:p>
    <w:p w14:paraId="7CFD51A9" w14:textId="38678FDB" w:rsidR="00AB1979" w:rsidRDefault="00652F68" w:rsidP="3F369E06">
      <w:pPr>
        <w:pStyle w:val="Heading1"/>
      </w:pPr>
      <w:bookmarkStart w:id="1" w:name="_Toc192911001"/>
      <w:r>
        <w:t>Abstract</w:t>
      </w:r>
      <w:bookmarkEnd w:id="1"/>
    </w:p>
    <w:p w14:paraId="1A63B557" w14:textId="77777777" w:rsidR="002C072F" w:rsidRPr="002C072F" w:rsidRDefault="002C072F" w:rsidP="3F369E06">
      <w:r>
        <w:t>This dissertation explores the comparative performance of Minimax and Monte Carlo Tree Search (MCTS) algorithms within the games of Tic-Tac-Toe and Connect 4. The project aimed to assess both functional and non-functional requirements by developing an application that implements both algorithms at varying difficulty levels. Through comprehensive testing, AI move statistics and resource usage were tracked to evaluate performance, while usability, security, and availability were also examined.</w:t>
      </w:r>
    </w:p>
    <w:p w14:paraId="7E308D5D" w14:textId="77777777" w:rsidR="002C072F" w:rsidRPr="002C072F" w:rsidRDefault="002C072F" w:rsidP="3F369E06">
      <w:r>
        <w:t>The results reveal clear distinctions between the two algorithms: Minimax, known for its structured and deterministic approach, consistently made decisions within milliseconds, whereas MCTS, with its more dynamic and probabilistic strategy, demonstrated greater flexibility but required significantly more computational resources, especially at higher difficulties. Usability testing gathered feedback on the app’s interface and functionality, identifying areas for improvement, such as smoother navigation and clearer feedback during gameplay. Security tests focused on Firebase authentication, assessing password strength requirements and login restrictions.</w:t>
      </w:r>
    </w:p>
    <w:p w14:paraId="39E43C5A" w14:textId="7F2379B3" w:rsidR="002C072F" w:rsidRPr="002C072F" w:rsidRDefault="002C072F" w:rsidP="3F369E06">
      <w:r>
        <w:t>Ultimately, this research highlights the balance between AI complexity and system performance, offering insights into how heuristic AI strategies impact game dynamics. The findings contribute to a deeper understanding of these algorithms' practical applications and provide a foundation for further development of AI-driven game applications.</w:t>
      </w:r>
    </w:p>
    <w:p w14:paraId="16E82843" w14:textId="67FA13E7" w:rsidR="541EEEFA" w:rsidRDefault="541EEEFA">
      <w:r>
        <w:br w:type="page"/>
      </w:r>
    </w:p>
    <w:p w14:paraId="135EC6BF" w14:textId="015AA76B" w:rsidR="00B76C3A" w:rsidRPr="00EC3513" w:rsidRDefault="0084373B" w:rsidP="3F369E06">
      <w:pPr>
        <w:pStyle w:val="Heading1"/>
        <w:rPr>
          <w:rFonts w:ascii="Times New Roman" w:hAnsi="Times New Roman" w:cs="Times New Roman"/>
          <w:sz w:val="18"/>
          <w:szCs w:val="18"/>
        </w:rPr>
      </w:pPr>
      <w:bookmarkStart w:id="2" w:name="_Toc1300033496"/>
      <w:bookmarkStart w:id="3" w:name="_Toc192911002"/>
      <w:bookmarkStart w:id="4" w:name="_Toc1455614626"/>
      <w:r w:rsidRPr="3F369E06">
        <w:rPr>
          <w:rStyle w:val="normaltextrun"/>
          <w:rFonts w:ascii="Times New Roman" w:hAnsi="Times New Roman" w:cs="Times New Roman"/>
        </w:rPr>
        <w:t xml:space="preserve">1. </w:t>
      </w:r>
      <w:r w:rsidR="00B76C3A" w:rsidRPr="3F369E06">
        <w:rPr>
          <w:rStyle w:val="normaltextrun"/>
          <w:rFonts w:ascii="Times New Roman" w:hAnsi="Times New Roman" w:cs="Times New Roman"/>
        </w:rPr>
        <w:t>Research Context (Background)</w:t>
      </w:r>
      <w:r w:rsidR="00B76C3A" w:rsidRPr="3F369E06">
        <w:rPr>
          <w:rStyle w:val="normaltextrun"/>
          <w:rFonts w:ascii="Times New Roman" w:hAnsi="Times New Roman" w:cs="Times New Roman"/>
          <w:sz w:val="22"/>
          <w:szCs w:val="22"/>
        </w:rPr>
        <w:t>:</w:t>
      </w:r>
      <w:bookmarkEnd w:id="2"/>
      <w:bookmarkEnd w:id="3"/>
      <w:r w:rsidR="00B76C3A" w:rsidRPr="3F369E06">
        <w:rPr>
          <w:rStyle w:val="eop"/>
          <w:rFonts w:ascii="Times New Roman" w:hAnsi="Times New Roman" w:cs="Times New Roman"/>
          <w:sz w:val="22"/>
          <w:szCs w:val="22"/>
        </w:rPr>
        <w:t> </w:t>
      </w:r>
    </w:p>
    <w:p w14:paraId="35FB4150" w14:textId="77777777" w:rsidR="00B76C3A" w:rsidRPr="00DE4F8B" w:rsidRDefault="00B76C3A" w:rsidP="00B76C3A">
      <w:pPr>
        <w:pStyle w:val="paragraph"/>
        <w:spacing w:before="0" w:beforeAutospacing="0" w:after="0" w:afterAutospacing="0" w:line="360" w:lineRule="auto"/>
        <w:textAlignment w:val="baseline"/>
        <w:rPr>
          <w:rStyle w:val="scxw42743878"/>
          <w:rFonts w:eastAsiaTheme="majorEastAsia"/>
        </w:rPr>
      </w:pPr>
      <w:r w:rsidRPr="70B4EB40">
        <w:rPr>
          <w:rStyle w:val="normaltextrun"/>
          <w:rFonts w:eastAsiaTheme="majorEastAsia"/>
        </w:rPr>
        <w:t xml:space="preserve">The field of heuristic AI aims to explore different ways of enhancing decision-making in games, heuristic meaning the AI is a problem-solving type of AI. One of these methods used for games when there aren't many possible moves, like Tic-Tac-Toe, is the Minimax algorithm. For games with more moves, like Connect Four, Monte Carlo Tree Search (MCTS) would be more suited as it uses a random simulation of possible outcomes. Which algorithm works better in terms of efficiency and adaptability to various games is a topic of dispute and is what I hope to find out between these two games. </w:t>
      </w:r>
    </w:p>
    <w:p w14:paraId="03056F2F" w14:textId="27C53023" w:rsidR="00B76C3A" w:rsidRPr="00EC3513" w:rsidRDefault="00BC5331" w:rsidP="3F369E06">
      <w:pPr>
        <w:pStyle w:val="Heading1"/>
        <w:rPr>
          <w:rFonts w:ascii="Times New Roman" w:hAnsi="Times New Roman" w:cs="Times New Roman"/>
          <w:sz w:val="20"/>
          <w:szCs w:val="20"/>
        </w:rPr>
      </w:pPr>
      <w:bookmarkStart w:id="5" w:name="_Toc405556451"/>
      <w:bookmarkStart w:id="6" w:name="_Toc192911003"/>
      <w:r w:rsidRPr="3F369E06">
        <w:rPr>
          <w:rStyle w:val="normaltextrun"/>
          <w:rFonts w:ascii="Times New Roman" w:hAnsi="Times New Roman" w:cs="Times New Roman"/>
        </w:rPr>
        <w:t>1.1</w:t>
      </w:r>
      <w:r w:rsidR="00CE3C84" w:rsidRPr="3F369E06">
        <w:rPr>
          <w:rStyle w:val="normaltextrun"/>
          <w:rFonts w:ascii="Times New Roman" w:hAnsi="Times New Roman" w:cs="Times New Roman"/>
        </w:rPr>
        <w:t xml:space="preserve"> </w:t>
      </w:r>
      <w:r w:rsidR="00B76C3A" w:rsidRPr="3F369E06">
        <w:rPr>
          <w:rStyle w:val="normaltextrun"/>
          <w:rFonts w:ascii="Times New Roman" w:hAnsi="Times New Roman" w:cs="Times New Roman"/>
        </w:rPr>
        <w:t>Minimax Algorithm</w:t>
      </w:r>
      <w:bookmarkEnd w:id="5"/>
      <w:bookmarkEnd w:id="6"/>
    </w:p>
    <w:p w14:paraId="02871EBE" w14:textId="0E2DCA7D" w:rsidR="00B76C3A" w:rsidRPr="00DE4F8B" w:rsidRDefault="00B76C3A" w:rsidP="00B76C3A">
      <w:pPr>
        <w:pStyle w:val="paragraph"/>
        <w:spacing w:before="0" w:beforeAutospacing="0" w:after="0" w:afterAutospacing="0" w:line="360" w:lineRule="auto"/>
        <w:textAlignment w:val="baseline"/>
      </w:pPr>
      <w:r w:rsidRPr="00DE4F8B">
        <w:t xml:space="preserve">This algorithm first assumes each player plays optimally, recursively going through the game tree using two values: a max and min. It follows a depth-first search of the tree with max looking for the maximum score and min the minimum score. I will be using example trees from </w:t>
      </w:r>
      <w:hyperlink r:id="rId11">
        <w:proofErr w:type="spellStart"/>
        <w:r w:rsidRPr="009310D7">
          <w:rPr>
            <w:rStyle w:val="Hyperlink"/>
            <w:rFonts w:eastAsiaTheme="majorEastAsia"/>
            <w:color w:val="000000" w:themeColor="text1"/>
            <w:u w:val="none"/>
          </w:rPr>
          <w:t>GeeksforGeeks</w:t>
        </w:r>
        <w:proofErr w:type="spellEnd"/>
      </w:hyperlink>
      <w:r w:rsidRPr="00DE4F8B">
        <w:t xml:space="preserve"> to explain in detail.</w:t>
      </w:r>
    </w:p>
    <w:p w14:paraId="14B30923" w14:textId="77777777" w:rsidR="00B76C3A" w:rsidRDefault="00B76C3A" w:rsidP="00B76C3A">
      <w:pPr>
        <w:pStyle w:val="paragraph"/>
        <w:spacing w:before="0" w:beforeAutospacing="0" w:after="0" w:afterAutospacing="0" w:line="360" w:lineRule="auto"/>
        <w:ind w:left="720"/>
        <w:jc w:val="center"/>
        <w:textAlignment w:val="baseline"/>
      </w:pPr>
      <w:r w:rsidRPr="00DE4F8B">
        <w:rPr>
          <w:noProof/>
        </w:rPr>
        <w:drawing>
          <wp:inline distT="0" distB="0" distL="0" distR="0" wp14:anchorId="7B42C974" wp14:editId="79720A3F">
            <wp:extent cx="4391607" cy="2514951"/>
            <wp:effectExtent l="0" t="0" r="0" b="0"/>
            <wp:docPr id="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networ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91607" cy="2514951"/>
                    </a:xfrm>
                    <a:prstGeom prst="rect">
                      <a:avLst/>
                    </a:prstGeom>
                  </pic:spPr>
                </pic:pic>
              </a:graphicData>
            </a:graphic>
          </wp:inline>
        </w:drawing>
      </w:r>
    </w:p>
    <w:p w14:paraId="2EE84FD4" w14:textId="6B443C37" w:rsidR="00842B8E" w:rsidRPr="00DE4F8B" w:rsidRDefault="00842B8E" w:rsidP="00B76C3A">
      <w:pPr>
        <w:pStyle w:val="paragraph"/>
        <w:spacing w:before="0" w:beforeAutospacing="0" w:after="0" w:afterAutospacing="0" w:line="360" w:lineRule="auto"/>
        <w:ind w:left="720"/>
        <w:jc w:val="center"/>
        <w:textAlignment w:val="baseline"/>
      </w:pPr>
      <w:r>
        <w:t xml:space="preserve">Fig </w:t>
      </w:r>
      <w:r w:rsidR="00CE3C84">
        <w:rPr>
          <w:rStyle w:val="normaltextrun"/>
        </w:rPr>
        <w:t>1.1.1</w:t>
      </w:r>
    </w:p>
    <w:p w14:paraId="33725156" w14:textId="77777777" w:rsidR="00B76C3A" w:rsidRPr="00DE4F8B" w:rsidRDefault="00B76C3A" w:rsidP="00B76C3A">
      <w:pPr>
        <w:pStyle w:val="paragraph"/>
        <w:spacing w:before="0" w:beforeAutospacing="0" w:after="0" w:afterAutospacing="0" w:line="360" w:lineRule="auto"/>
        <w:textAlignment w:val="baseline"/>
      </w:pPr>
      <w:r w:rsidRPr="00DE4F8B">
        <w:t xml:space="preserve">Starting from the top, the max goes first on the left side, followed by the min who has to choose between 3 or 5. Choosing 3, it takes that back up one node. </w:t>
      </w:r>
    </w:p>
    <w:p w14:paraId="43A7295A" w14:textId="77777777" w:rsidR="00B76C3A" w:rsidRDefault="00B76C3A" w:rsidP="00B76C3A">
      <w:pPr>
        <w:pStyle w:val="paragraph"/>
        <w:spacing w:before="0" w:beforeAutospacing="0" w:after="0" w:afterAutospacing="0" w:line="360" w:lineRule="auto"/>
        <w:jc w:val="center"/>
        <w:textAlignment w:val="baseline"/>
      </w:pPr>
      <w:r w:rsidRPr="00DE4F8B">
        <w:rPr>
          <w:noProof/>
        </w:rPr>
        <w:drawing>
          <wp:inline distT="0" distB="0" distL="0" distR="0" wp14:anchorId="04F7678C" wp14:editId="735643D5">
            <wp:extent cx="3905795" cy="2610214"/>
            <wp:effectExtent l="0" t="0" r="0" b="0"/>
            <wp:docPr id="7100649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6494" name="Picture 2"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05795" cy="2610214"/>
                    </a:xfrm>
                    <a:prstGeom prst="rect">
                      <a:avLst/>
                    </a:prstGeom>
                  </pic:spPr>
                </pic:pic>
              </a:graphicData>
            </a:graphic>
          </wp:inline>
        </w:drawing>
      </w:r>
    </w:p>
    <w:p w14:paraId="747A0EDB" w14:textId="35C4E35C" w:rsidR="00CE3C84" w:rsidRPr="00DE4F8B" w:rsidRDefault="00CE3C84" w:rsidP="00B76C3A">
      <w:pPr>
        <w:pStyle w:val="paragraph"/>
        <w:spacing w:before="0" w:beforeAutospacing="0" w:after="0" w:afterAutospacing="0" w:line="360" w:lineRule="auto"/>
        <w:jc w:val="center"/>
        <w:textAlignment w:val="baseline"/>
      </w:pPr>
      <w:r>
        <w:rPr>
          <w:rStyle w:val="normaltextrun"/>
        </w:rPr>
        <w:t>Fig 1.1.2</w:t>
      </w:r>
    </w:p>
    <w:p w14:paraId="7EEA328A" w14:textId="77777777" w:rsidR="00B76C3A" w:rsidRPr="00DE4F8B" w:rsidRDefault="00B76C3A" w:rsidP="00B76C3A">
      <w:pPr>
        <w:pStyle w:val="paragraph"/>
        <w:spacing w:before="0" w:beforeAutospacing="0" w:after="0" w:afterAutospacing="0" w:line="360" w:lineRule="auto"/>
      </w:pPr>
      <w:r w:rsidRPr="00DE4F8B">
        <w:t>This is repeated on the right side of the tree, resulting in 2 being brought up with a final max choosing between the two numbers.</w:t>
      </w:r>
    </w:p>
    <w:p w14:paraId="79A1D7F5" w14:textId="77777777" w:rsidR="00B76C3A" w:rsidRPr="00DE4F8B" w:rsidRDefault="00B76C3A" w:rsidP="00B76C3A">
      <w:pPr>
        <w:pStyle w:val="paragraph"/>
        <w:spacing w:before="0" w:beforeAutospacing="0" w:after="0" w:afterAutospacing="0" w:line="360" w:lineRule="auto"/>
      </w:pPr>
    </w:p>
    <w:p w14:paraId="4A4DC7EB" w14:textId="6C6CAC1D" w:rsidR="00B76C3A" w:rsidRPr="009310D7" w:rsidRDefault="00B76C3A" w:rsidP="3F369E06">
      <w:pPr>
        <w:rPr>
          <w:rFonts w:cs="Times New Roman"/>
        </w:rPr>
      </w:pPr>
      <w:r w:rsidRPr="3F369E06">
        <w:rPr>
          <w:rFonts w:cs="Times New Roman"/>
        </w:rPr>
        <w:t>That’s how the algorithm works at base but there is an optimisation called Alpha-Beta pruning that can be done where two more values are added. Alpha starting at -Infinity and beta at +Infinity, both of which will keep track of the smallest and largest values found.</w:t>
      </w:r>
    </w:p>
    <w:p w14:paraId="24FB5C5D" w14:textId="77777777" w:rsidR="00B76C3A" w:rsidRDefault="00B76C3A" w:rsidP="3F369E06">
      <w:pPr>
        <w:jc w:val="center"/>
        <w:rPr>
          <w:rFonts w:cs="Times New Roman"/>
        </w:rPr>
      </w:pPr>
      <w:r>
        <w:rPr>
          <w:noProof/>
        </w:rPr>
        <w:drawing>
          <wp:inline distT="0" distB="0" distL="0" distR="0" wp14:anchorId="5BB9F252" wp14:editId="70C813C2">
            <wp:extent cx="4448796" cy="1790950"/>
            <wp:effectExtent l="0" t="0" r="9525" b="0"/>
            <wp:docPr id="3" name="Picture 3"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4448796" cy="1790950"/>
                    </a:xfrm>
                    <a:prstGeom prst="rect">
                      <a:avLst/>
                    </a:prstGeom>
                  </pic:spPr>
                </pic:pic>
              </a:graphicData>
            </a:graphic>
          </wp:inline>
        </w:drawing>
      </w:r>
    </w:p>
    <w:p w14:paraId="5F2A4ED1" w14:textId="3E6FD852" w:rsidR="00CE3C84" w:rsidRPr="00DE4F8B" w:rsidRDefault="00CE3C84" w:rsidP="3F369E06">
      <w:pPr>
        <w:jc w:val="center"/>
        <w:rPr>
          <w:rFonts w:cs="Times New Roman"/>
        </w:rPr>
      </w:pPr>
      <w:r w:rsidRPr="3F369E06">
        <w:rPr>
          <w:rStyle w:val="normaltextrun"/>
        </w:rPr>
        <w:t xml:space="preserve">Fig </w:t>
      </w:r>
      <w:r w:rsidRPr="3F369E06">
        <w:rPr>
          <w:rStyle w:val="normaltextrun"/>
          <w:rFonts w:cs="Times New Roman"/>
        </w:rPr>
        <w:t>1.1.3</w:t>
      </w:r>
    </w:p>
    <w:p w14:paraId="5A131507" w14:textId="77777777" w:rsidR="00B76C3A" w:rsidRPr="00DE4F8B" w:rsidRDefault="00B76C3A" w:rsidP="3F369E06">
      <w:pPr>
        <w:rPr>
          <w:rFonts w:cs="Times New Roman"/>
        </w:rPr>
      </w:pPr>
      <w:r w:rsidRPr="3F369E06">
        <w:rPr>
          <w:rFonts w:cs="Times New Roman"/>
        </w:rPr>
        <w:t>Starting in the bottom-left alpha notes 3 to see if the condition of beta&lt;=alpha is true. As this is false due to beta being +INF the max is instead gotten: 5, becoming the value of node D. Beta notes that number and goes down to node E. Alpha notes 6 and the condition beta&lt;=alpha now becomes true as 5&lt;=6 meaning it breaks and doesn’t check 9 at all, taking 6 to node E. Min now chooses for node B &amp; A to become 5.</w:t>
      </w:r>
    </w:p>
    <w:p w14:paraId="291AA50E" w14:textId="77777777" w:rsidR="00B76C3A" w:rsidRPr="00DE4F8B" w:rsidRDefault="00B76C3A" w:rsidP="3F369E06">
      <w:pPr>
        <w:rPr>
          <w:rFonts w:cs="Times New Roman"/>
        </w:rPr>
      </w:pPr>
    </w:p>
    <w:p w14:paraId="7E3AD90F" w14:textId="77777777" w:rsidR="00B76C3A" w:rsidRDefault="00B76C3A" w:rsidP="3F369E06">
      <w:pPr>
        <w:jc w:val="center"/>
        <w:rPr>
          <w:rFonts w:cs="Times New Roman"/>
        </w:rPr>
      </w:pPr>
      <w:r>
        <w:rPr>
          <w:noProof/>
        </w:rPr>
        <w:drawing>
          <wp:inline distT="0" distB="0" distL="0" distR="0" wp14:anchorId="08F68D1B" wp14:editId="2F3FEC0F">
            <wp:extent cx="4391638" cy="1914792"/>
            <wp:effectExtent l="0" t="0" r="9525" b="9525"/>
            <wp:docPr id="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4391638" cy="1914792"/>
                    </a:xfrm>
                    <a:prstGeom prst="rect">
                      <a:avLst/>
                    </a:prstGeom>
                  </pic:spPr>
                </pic:pic>
              </a:graphicData>
            </a:graphic>
          </wp:inline>
        </w:drawing>
      </w:r>
    </w:p>
    <w:p w14:paraId="6FD534BE" w14:textId="141F0864" w:rsidR="00CE3C84" w:rsidRPr="00DE4F8B" w:rsidRDefault="00CE3C84" w:rsidP="3F369E06">
      <w:pPr>
        <w:jc w:val="center"/>
        <w:rPr>
          <w:rFonts w:cs="Times New Roman"/>
        </w:rPr>
      </w:pPr>
      <w:r w:rsidRPr="3F369E06">
        <w:rPr>
          <w:rStyle w:val="normaltextrun"/>
        </w:rPr>
        <w:t xml:space="preserve">Fig </w:t>
      </w:r>
      <w:r w:rsidRPr="3F369E06">
        <w:rPr>
          <w:rStyle w:val="normaltextrun"/>
          <w:rFonts w:cs="Times New Roman"/>
        </w:rPr>
        <w:t>1.1.4</w:t>
      </w:r>
    </w:p>
    <w:p w14:paraId="32A5FF86" w14:textId="77777777" w:rsidR="00B76C3A" w:rsidRPr="00DE4F8B" w:rsidRDefault="00B76C3A" w:rsidP="3F369E06">
      <w:pPr>
        <w:rPr>
          <w:rFonts w:cs="Times New Roman"/>
        </w:rPr>
      </w:pPr>
      <w:r w:rsidRPr="3F369E06">
        <w:rPr>
          <w:rFonts w:cs="Times New Roman"/>
        </w:rPr>
        <w:t>The method is repeated on the right side but with updated alpha/beta values. Resulting in this method saving a lot of computational power by cutting potentially whole sections of the tree from the search as seen with node G. Minimax still has with its drawbacks as even with pruning it can struggle with more complicated games.</w:t>
      </w:r>
    </w:p>
    <w:p w14:paraId="254880E3" w14:textId="6C755E6A" w:rsidR="00B76C3A" w:rsidRPr="00EC3513" w:rsidRDefault="00BC5331" w:rsidP="3F369E06">
      <w:pPr>
        <w:pStyle w:val="Heading1"/>
        <w:rPr>
          <w:rStyle w:val="normaltextrun"/>
          <w:rFonts w:ascii="Times New Roman" w:hAnsi="Times New Roman" w:cs="Times New Roman"/>
        </w:rPr>
      </w:pPr>
      <w:bookmarkStart w:id="7" w:name="_Toc16262089"/>
      <w:bookmarkStart w:id="8" w:name="_Toc192911004"/>
      <w:r w:rsidRPr="3F369E06">
        <w:rPr>
          <w:rStyle w:val="normaltextrun"/>
          <w:rFonts w:ascii="Times New Roman" w:hAnsi="Times New Roman" w:cs="Times New Roman"/>
        </w:rPr>
        <w:t xml:space="preserve">1.2 </w:t>
      </w:r>
      <w:r w:rsidR="00B76C3A" w:rsidRPr="3F369E06">
        <w:rPr>
          <w:rStyle w:val="normaltextrun"/>
          <w:rFonts w:ascii="Times New Roman" w:hAnsi="Times New Roman" w:cs="Times New Roman"/>
        </w:rPr>
        <w:t>Monte Carlo Tree Search Algorithm</w:t>
      </w:r>
      <w:bookmarkEnd w:id="7"/>
      <w:bookmarkEnd w:id="8"/>
    </w:p>
    <w:p w14:paraId="698549B2" w14:textId="77777777" w:rsidR="00B76C3A" w:rsidRPr="00DE4F8B" w:rsidRDefault="00B76C3A" w:rsidP="3F369E06">
      <w:pPr>
        <w:rPr>
          <w:rFonts w:cs="Times New Roman"/>
        </w:rPr>
      </w:pPr>
      <w:r w:rsidRPr="3F369E06">
        <w:rPr>
          <w:rFonts w:cs="Times New Roman"/>
        </w:rPr>
        <w:t>MCTS is suited to more complex games as it performs simulations and uses random samples in tree searching to attain its optimal move meaning it doesn’t search all possibilities and instead focuses on more promising paths. It achieves this using a 4-stage process: selection, expansion, simulation and backpropagation.</w:t>
      </w:r>
    </w:p>
    <w:p w14:paraId="39692B93" w14:textId="14010529" w:rsidR="00B76C3A" w:rsidRDefault="00B76C3A" w:rsidP="3F369E06">
      <w:pPr>
        <w:jc w:val="center"/>
        <w:rPr>
          <w:rFonts w:cs="Times New Roman"/>
        </w:rPr>
      </w:pPr>
      <w:r w:rsidRPr="3F369E06">
        <w:rPr>
          <w:rFonts w:cs="Times New Roman"/>
        </w:rPr>
        <w:t>The algorithm starts with a selection process by choosing a starting point via this formula</w:t>
      </w:r>
      <w:r w:rsidR="00CE3C84" w:rsidRPr="3F369E06">
        <w:rPr>
          <w:rFonts w:cs="Times New Roman"/>
        </w:rPr>
        <w:t>:</w:t>
      </w:r>
      <w:r>
        <w:br/>
      </w:r>
      <w:r>
        <w:rPr>
          <w:noProof/>
        </w:rPr>
        <w:drawing>
          <wp:inline distT="0" distB="0" distL="0" distR="0" wp14:anchorId="2CE794B4" wp14:editId="7466ED8B">
            <wp:extent cx="4324954" cy="1143160"/>
            <wp:effectExtent l="0" t="0" r="0" b="0"/>
            <wp:docPr id="7" name="Picture 7" descr="A math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324954" cy="1143160"/>
                    </a:xfrm>
                    <a:prstGeom prst="rect">
                      <a:avLst/>
                    </a:prstGeom>
                  </pic:spPr>
                </pic:pic>
              </a:graphicData>
            </a:graphic>
          </wp:inline>
        </w:drawing>
      </w:r>
    </w:p>
    <w:p w14:paraId="404DEAEB" w14:textId="51C1F400" w:rsidR="00CE3C84" w:rsidRPr="00DE4F8B" w:rsidRDefault="00CE3C84" w:rsidP="3F369E06">
      <w:pPr>
        <w:jc w:val="center"/>
        <w:rPr>
          <w:rFonts w:cs="Times New Roman"/>
        </w:rPr>
      </w:pPr>
      <w:r w:rsidRPr="3F369E06">
        <w:rPr>
          <w:rStyle w:val="normaltextrun"/>
        </w:rPr>
        <w:t xml:space="preserve">Fig </w:t>
      </w:r>
      <w:r w:rsidRPr="3F369E06">
        <w:rPr>
          <w:rStyle w:val="normaltextrun"/>
          <w:rFonts w:cs="Times New Roman"/>
        </w:rPr>
        <w:t>1.2.1</w:t>
      </w:r>
    </w:p>
    <w:p w14:paraId="12B96E30" w14:textId="77777777" w:rsidR="00B76C3A" w:rsidRPr="00DE4F8B" w:rsidRDefault="00B76C3A" w:rsidP="3F369E06">
      <w:pPr>
        <w:rPr>
          <w:rFonts w:cs="Times New Roman"/>
        </w:rPr>
      </w:pPr>
      <w:r w:rsidRPr="3F369E06">
        <w:rPr>
          <w:rFonts w:cs="Times New Roman"/>
        </w:rPr>
        <w:t>This formula gives an estimated highest value node. Then in the expansion stage a new child node is added that was also found from the formula, followed by a simulation where moves are chosen until a certain state is reached, be it predetermined i.e. 3 moves or until a win/loss is found. Lastly in the backpropagation stage once its value is determined the result is brought back up the tree to be used in the selection phase.</w:t>
      </w:r>
    </w:p>
    <w:p w14:paraId="112053E8" w14:textId="77777777" w:rsidR="00B76C3A" w:rsidRDefault="00B76C3A" w:rsidP="3F369E06">
      <w:pPr>
        <w:jc w:val="center"/>
        <w:rPr>
          <w:rFonts w:cs="Times New Roman"/>
        </w:rPr>
      </w:pPr>
      <w:r>
        <w:rPr>
          <w:noProof/>
        </w:rPr>
        <w:drawing>
          <wp:inline distT="0" distB="0" distL="0" distR="0" wp14:anchorId="0807C355" wp14:editId="0D65379C">
            <wp:extent cx="4505954" cy="2124371"/>
            <wp:effectExtent l="0" t="0" r="9525" b="0"/>
            <wp:docPr id="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4505954" cy="2124371"/>
                    </a:xfrm>
                    <a:prstGeom prst="rect">
                      <a:avLst/>
                    </a:prstGeom>
                  </pic:spPr>
                </pic:pic>
              </a:graphicData>
            </a:graphic>
          </wp:inline>
        </w:drawing>
      </w:r>
    </w:p>
    <w:p w14:paraId="163974F8" w14:textId="5EB636BB" w:rsidR="00CE3C84" w:rsidRPr="00DE4F8B" w:rsidRDefault="00CE3C84" w:rsidP="3F369E06">
      <w:pPr>
        <w:jc w:val="center"/>
        <w:rPr>
          <w:rFonts w:cs="Times New Roman"/>
        </w:rPr>
      </w:pPr>
      <w:r w:rsidRPr="3F369E06">
        <w:rPr>
          <w:rStyle w:val="normaltextrun"/>
        </w:rPr>
        <w:t xml:space="preserve">Fig </w:t>
      </w:r>
      <w:r w:rsidRPr="3F369E06">
        <w:rPr>
          <w:rStyle w:val="normaltextrun"/>
          <w:rFonts w:cs="Times New Roman"/>
        </w:rPr>
        <w:t xml:space="preserve">1.2.2 </w:t>
      </w:r>
    </w:p>
    <w:p w14:paraId="203FABF2" w14:textId="77777777" w:rsidR="00B76C3A" w:rsidRPr="00DE4F8B" w:rsidRDefault="00B76C3A" w:rsidP="3F369E06">
      <w:pPr>
        <w:rPr>
          <w:rFonts w:cs="Times New Roman"/>
        </w:rPr>
      </w:pPr>
      <w:r w:rsidRPr="3F369E06">
        <w:rPr>
          <w:rFonts w:cs="Times New Roman"/>
        </w:rPr>
        <w:t>How many simulations are done is up to the implementer and the more that are done the more time and resources are needed.</w:t>
      </w:r>
    </w:p>
    <w:p w14:paraId="45B43363" w14:textId="77777777" w:rsidR="00B76C3A" w:rsidRPr="00DE4F8B" w:rsidRDefault="00B76C3A" w:rsidP="3F369E06">
      <w:pPr>
        <w:rPr>
          <w:rFonts w:cs="Times New Roman"/>
        </w:rPr>
      </w:pPr>
    </w:p>
    <w:p w14:paraId="2D2439F4" w14:textId="5659E4E1" w:rsidR="00B76C3A" w:rsidRPr="00EC3513" w:rsidRDefault="00A44431" w:rsidP="3F369E06">
      <w:pPr>
        <w:pStyle w:val="Heading1"/>
        <w:rPr>
          <w:rFonts w:ascii="Times New Roman" w:hAnsi="Times New Roman" w:cs="Times New Roman"/>
        </w:rPr>
      </w:pPr>
      <w:bookmarkStart w:id="9" w:name="_Toc1852466421"/>
      <w:bookmarkStart w:id="10" w:name="_Toc192911005"/>
      <w:r w:rsidRPr="3F369E06">
        <w:rPr>
          <w:rStyle w:val="normaltextrun"/>
          <w:rFonts w:ascii="Times New Roman" w:hAnsi="Times New Roman" w:cs="Times New Roman"/>
        </w:rPr>
        <w:t xml:space="preserve">1.3 </w:t>
      </w:r>
      <w:r w:rsidR="00B76C3A" w:rsidRPr="3F369E06">
        <w:rPr>
          <w:rFonts w:ascii="Times New Roman" w:hAnsi="Times New Roman" w:cs="Times New Roman"/>
        </w:rPr>
        <w:t xml:space="preserve">Other Studies – </w:t>
      </w:r>
      <w:proofErr w:type="spellStart"/>
      <w:r w:rsidR="00B76C3A" w:rsidRPr="3F369E06">
        <w:rPr>
          <w:rFonts w:ascii="Times New Roman" w:hAnsi="Times New Roman" w:cs="Times New Roman"/>
        </w:rPr>
        <w:t>AlphaZero</w:t>
      </w:r>
      <w:bookmarkEnd w:id="9"/>
      <w:bookmarkEnd w:id="10"/>
      <w:proofErr w:type="spellEnd"/>
    </w:p>
    <w:p w14:paraId="61D00913" w14:textId="77777777" w:rsidR="00B76C3A" w:rsidRDefault="00B76C3A" w:rsidP="3F369E06">
      <w:pPr>
        <w:rPr>
          <w:rFonts w:cs="Times New Roman"/>
        </w:rPr>
      </w:pPr>
      <w:r w:rsidRPr="3F369E06">
        <w:rPr>
          <w:rFonts w:cs="Times New Roman"/>
        </w:rPr>
        <w:t xml:space="preserve">Another AI that I’ve researched is the chess AI </w:t>
      </w:r>
      <w:proofErr w:type="spellStart"/>
      <w:r w:rsidRPr="3F369E06">
        <w:rPr>
          <w:rFonts w:cs="Times New Roman"/>
        </w:rPr>
        <w:t>AlphaZero</w:t>
      </w:r>
      <w:proofErr w:type="spellEnd"/>
      <w:r w:rsidRPr="3F369E06">
        <w:rPr>
          <w:rFonts w:cs="Times New Roman"/>
        </w:rPr>
        <w:t xml:space="preserve"> made by DeepMind – owned by Google, this is a much more advanced AI used for chess which has deep neural networks which allow for self-play reinforcement learning. This means that the AI learns over time which strategies are more effective than others purely by playing against itself i.e. trial and error, in the case of this particular AI the creators say “it played 44 million games in the first 9 hours”. </w:t>
      </w:r>
    </w:p>
    <w:p w14:paraId="04F90A07" w14:textId="77777777" w:rsidR="00B76C3A" w:rsidRDefault="00B76C3A" w:rsidP="3F369E06">
      <w:pPr>
        <w:rPr>
          <w:rFonts w:cs="Times New Roman"/>
        </w:rPr>
      </w:pPr>
      <w:r w:rsidRPr="3F369E06">
        <w:rPr>
          <w:rFonts w:cs="Times New Roman"/>
        </w:rPr>
        <w:t xml:space="preserve">In comparison heuristic AI uses already known strategies and hard coded rules to follow which can only go so far. </w:t>
      </w:r>
      <w:proofErr w:type="spellStart"/>
      <w:r w:rsidRPr="3F369E06">
        <w:rPr>
          <w:rFonts w:cs="Times New Roman"/>
        </w:rPr>
        <w:t>AlphaZero’s</w:t>
      </w:r>
      <w:proofErr w:type="spellEnd"/>
      <w:r w:rsidRPr="3F369E06">
        <w:rPr>
          <w:rFonts w:cs="Times New Roman"/>
        </w:rPr>
        <w:t xml:space="preserve"> decision making has 2 models, one that predicts the next best move and one that judges the current game board to find its winning potential. This overall not only results in a more competent AI but a faster one too as there isn’t a tree to search through, instead being replaced by the AI’s own experience.</w:t>
      </w:r>
    </w:p>
    <w:p w14:paraId="61026623" w14:textId="77777777" w:rsidR="00B76C3A" w:rsidRDefault="00B76C3A" w:rsidP="3F369E06">
      <w:pPr>
        <w:rPr>
          <w:ins w:id="11" w:author="K00271287: Ciaran O Connor" w:date="2024-11-02T17:35:00Z" w16du:dateUtc="2024-11-02T17:35:00Z"/>
          <w:rFonts w:cs="Times New Roman"/>
        </w:rPr>
      </w:pPr>
      <w:r w:rsidRPr="3F369E06">
        <w:rPr>
          <w:rFonts w:cs="Times New Roman"/>
        </w:rPr>
        <w:t xml:space="preserve">The flexibility that the repeated pattern-recognition style gives allows for the AI to potentially and in the case of chess become the best at said game, with the modern AI’s for chess such as </w:t>
      </w:r>
      <w:proofErr w:type="spellStart"/>
      <w:r w:rsidRPr="3F369E06">
        <w:rPr>
          <w:rFonts w:cs="Times New Roman"/>
        </w:rPr>
        <w:t>Stockfish</w:t>
      </w:r>
      <w:proofErr w:type="spellEnd"/>
      <w:r w:rsidRPr="3F369E06">
        <w:rPr>
          <w:rFonts w:cs="Times New Roman"/>
        </w:rPr>
        <w:t xml:space="preserve"> being regarded as near unbeatable by even top players.</w:t>
      </w:r>
    </w:p>
    <w:p w14:paraId="34154460" w14:textId="05468260" w:rsidR="00B76C3A" w:rsidRPr="00EC3513" w:rsidRDefault="00A44431" w:rsidP="3F369E06">
      <w:pPr>
        <w:pStyle w:val="Heading1"/>
        <w:rPr>
          <w:rFonts w:ascii="Times New Roman" w:hAnsi="Times New Roman" w:cs="Times New Roman"/>
        </w:rPr>
      </w:pPr>
      <w:bookmarkStart w:id="12" w:name="_Toc1994650278"/>
      <w:bookmarkStart w:id="13" w:name="_Toc192911006"/>
      <w:r w:rsidRPr="3F369E06">
        <w:rPr>
          <w:rStyle w:val="normaltextrun"/>
          <w:rFonts w:ascii="Times New Roman" w:hAnsi="Times New Roman" w:cs="Times New Roman"/>
        </w:rPr>
        <w:t xml:space="preserve">1.4 </w:t>
      </w:r>
      <w:r w:rsidR="00B76C3A" w:rsidRPr="3F369E06">
        <w:rPr>
          <w:rFonts w:ascii="Times New Roman" w:hAnsi="Times New Roman" w:cs="Times New Roman"/>
        </w:rPr>
        <w:t>Conclusion</w:t>
      </w:r>
      <w:bookmarkEnd w:id="12"/>
      <w:bookmarkEnd w:id="13"/>
    </w:p>
    <w:p w14:paraId="2EECF3CA" w14:textId="77777777" w:rsidR="00B76C3A" w:rsidRDefault="00B76C3A" w:rsidP="3F369E06">
      <w:pPr>
        <w:rPr>
          <w:rFonts w:cs="Times New Roman"/>
        </w:rPr>
      </w:pPr>
      <w:r w:rsidRPr="3F369E06">
        <w:rPr>
          <w:rFonts w:cs="Times New Roman"/>
        </w:rPr>
        <w:t xml:space="preserve">This review has covered how the AI’s being used in this project work functionally and how they both differentiate themselves from each other. It also explored a third external AI </w:t>
      </w:r>
      <w:proofErr w:type="spellStart"/>
      <w:r w:rsidRPr="3F369E06">
        <w:rPr>
          <w:rFonts w:cs="Times New Roman"/>
        </w:rPr>
        <w:t>AlphaZero</w:t>
      </w:r>
      <w:proofErr w:type="spellEnd"/>
      <w:r w:rsidRPr="3F369E06">
        <w:rPr>
          <w:rFonts w:cs="Times New Roman"/>
        </w:rPr>
        <w:t xml:space="preserve"> that was implemented into the game of chess by Google to highlight that there are much more complicated methods that achieve better performance, both in the gameplay and in the system performance.</w:t>
      </w:r>
    </w:p>
    <w:p w14:paraId="535148D9" w14:textId="77777777" w:rsidR="00B76C3A" w:rsidRDefault="00B76C3A" w:rsidP="3F369E06">
      <w:pPr>
        <w:rPr>
          <w:rFonts w:cs="Times New Roman"/>
        </w:rPr>
      </w:pPr>
      <w:r w:rsidRPr="3F369E06">
        <w:rPr>
          <w:rFonts w:cs="Times New Roman"/>
        </w:rPr>
        <w:t xml:space="preserve">Minimax with its depth-first searching of game trees ensures it will eventually get the best possible result but with the caveat of taking much more time to do so, time which only increases with the game complexity that its used for. This can be mitigated if the optimisation of alpha-beta pruning is implemented but there are still fundamental limits to the method that this may not be able to overcome. </w:t>
      </w:r>
    </w:p>
    <w:p w14:paraId="70649D12" w14:textId="77777777" w:rsidR="00B76C3A" w:rsidRDefault="00B76C3A" w:rsidP="3F369E06">
      <w:pPr>
        <w:rPr>
          <w:rFonts w:cs="Times New Roman"/>
        </w:rPr>
      </w:pPr>
      <w:r w:rsidRPr="3F369E06">
        <w:rPr>
          <w:rFonts w:cs="Times New Roman"/>
        </w:rPr>
        <w:t>The Monte Carlo (MCTS) method of tree searching in contrast should be better able to handle these more complex games where Minimax may struggle. This is due to a difference where instead of searching almost every single option available, MCTS will instead find the more valuable options and use them to simulate what the games state would look like in the future if these options were taken. It then uses the result from these simulations to begin its backpropagation stage to see which of these options was the most valuable. This allows for much faster decision making but it doesn’t come without its own cost, variance, as due to using random sampling to begin its simulations there can be a result of inconsistent move quality where a straightforward deep search wouldn’t miss.</w:t>
      </w:r>
    </w:p>
    <w:p w14:paraId="5EEABF7C" w14:textId="77777777" w:rsidR="00B76C3A" w:rsidRDefault="00B76C3A" w:rsidP="3F369E06">
      <w:pPr>
        <w:rPr>
          <w:rFonts w:cs="Times New Roman"/>
        </w:rPr>
      </w:pPr>
      <w:r w:rsidRPr="3F369E06">
        <w:rPr>
          <w:rFonts w:cs="Times New Roman"/>
        </w:rPr>
        <w:t>I aim to compare these two AI types in both the game of Tic-Tac-Toe and in Connect 4 to see which is better able to perform not just in their move quality but also in their time spent decision-making and how much resources are used to reach those decisions. The strengths and weaknesses of these methods will be highlighted at different levels of difficulty by adjusting depth of Minimax and the amount of simulations of MCTS alongside the difference in game scope they will both face.</w:t>
      </w:r>
    </w:p>
    <w:p w14:paraId="6EC0F34D" w14:textId="77777777" w:rsidR="00B76C3A" w:rsidRPr="00B46855" w:rsidRDefault="00B76C3A" w:rsidP="3F369E06">
      <w:pPr>
        <w:rPr>
          <w:rFonts w:cs="Times New Roman"/>
        </w:rPr>
      </w:pPr>
      <w:r w:rsidRPr="3F369E06">
        <w:rPr>
          <w:rFonts w:cs="Times New Roman"/>
        </w:rPr>
        <w:t>This study should contribute to the ongoing discussion of the effectiveness of Heuristic AI in different games and conditions so that which AI when looking to implement these AI you have a clearer idea of how better suited each may be.</w:t>
      </w:r>
    </w:p>
    <w:p w14:paraId="2D2F0300" w14:textId="6592DF60" w:rsidR="00FB3E01" w:rsidRDefault="0084373B" w:rsidP="3F369E06">
      <w:pPr>
        <w:pStyle w:val="Heading1"/>
        <w:rPr>
          <w:rFonts w:ascii="Times New Roman" w:eastAsia="Times New Roman" w:hAnsi="Times New Roman" w:cs="Times New Roman"/>
        </w:rPr>
      </w:pPr>
      <w:bookmarkStart w:id="14" w:name="_Toc192911007"/>
      <w:bookmarkEnd w:id="4"/>
      <w:r w:rsidRPr="3F369E06">
        <w:rPr>
          <w:rFonts w:ascii="Times New Roman" w:eastAsia="Times New Roman" w:hAnsi="Times New Roman" w:cs="Times New Roman"/>
        </w:rPr>
        <w:t xml:space="preserve">2. </w:t>
      </w:r>
      <w:r w:rsidR="004E5CA7" w:rsidRPr="3F369E06">
        <w:rPr>
          <w:rFonts w:ascii="Times New Roman" w:eastAsia="Times New Roman" w:hAnsi="Times New Roman" w:cs="Times New Roman"/>
        </w:rPr>
        <w:t>Analysis and Design</w:t>
      </w:r>
      <w:bookmarkEnd w:id="14"/>
    </w:p>
    <w:p w14:paraId="7F92E6DF" w14:textId="77777777" w:rsidR="00FB3E01" w:rsidRPr="000868C0" w:rsidRDefault="00FB3E01" w:rsidP="3F369E06">
      <w:pPr>
        <w:rPr>
          <w:rFonts w:eastAsia="Times New Roman" w:cs="Times New Roman"/>
        </w:rPr>
      </w:pPr>
      <w:r w:rsidRPr="3F369E06">
        <w:rPr>
          <w:rFonts w:eastAsia="Times New Roman" w:cs="Times New Roman"/>
        </w:rPr>
        <w:t xml:space="preserve">In this chapter I will be covering the requirements and design of my FYP project – Minimax vs. Monte Carlo Tree Search (MCTS). The overall projects design will have to accommodate implementing these two AI methods along with the two games they’ll be used in, Tic-Tac-Toe and Connect 4. </w:t>
      </w:r>
    </w:p>
    <w:p w14:paraId="41AFEAFA" w14:textId="77777777" w:rsidR="00FB3E01" w:rsidRPr="000868C0" w:rsidRDefault="00FB3E01" w:rsidP="3F369E06">
      <w:pPr>
        <w:rPr>
          <w:rFonts w:eastAsia="Times New Roman" w:cs="Times New Roman"/>
        </w:rPr>
      </w:pPr>
      <w:r w:rsidRPr="3F369E06">
        <w:rPr>
          <w:rFonts w:eastAsia="Times New Roman" w:cs="Times New Roman"/>
        </w:rPr>
        <w:t>This app is for anyone from people who’ve never played these games to those who have. The goal is to compare the performance of the Minimax algorithm to MCTS’s in regard to the two games. The key features will be; User login/registration, Playable games of Tic-Tac-Toe and Connect 4, functional AI for Minimax and MCTS algorithms in these games and metric results from matches played. This app can be used at any time the user wishes and their user/match details will be stored within firebase for when they return. The app will be playable on android phones only and installed using an APK of the project created by android studio. Lastly the base reason for this FYP is to see how these two heuristic AI algorithms stack up against each other and which is more suited for the complexity levels different games may have. It also provides an opportunity to see if adding AI to these games also adds to the overall user experience and enjoyment.</w:t>
      </w:r>
    </w:p>
    <w:p w14:paraId="14D65D4D" w14:textId="77777777" w:rsidR="00FB3E01" w:rsidRDefault="00FB3E01" w:rsidP="3F369E06">
      <w:pPr>
        <w:rPr>
          <w:rFonts w:eastAsia="Times New Roman" w:cs="Times New Roman"/>
        </w:rPr>
      </w:pPr>
      <w:r w:rsidRPr="3F369E06">
        <w:rPr>
          <w:rFonts w:eastAsia="Times New Roman" w:cs="Times New Roman"/>
        </w:rPr>
        <w:t xml:space="preserve">I will detail how I acquired my requirements, what they are as functional and non-functional, the design the app will have, and the software/hardware that will be needed. </w:t>
      </w:r>
    </w:p>
    <w:p w14:paraId="7EC61CB3" w14:textId="77777777" w:rsidR="00FB3E01" w:rsidRDefault="00FB3E01" w:rsidP="3F369E06">
      <w:pPr>
        <w:rPr>
          <w:rFonts w:eastAsia="Times New Roman" w:cs="Times New Roman"/>
        </w:rPr>
      </w:pPr>
    </w:p>
    <w:p w14:paraId="1147F50B" w14:textId="3F1622E3" w:rsidR="00FB3E01" w:rsidRDefault="004E1641" w:rsidP="3F369E06">
      <w:pPr>
        <w:pStyle w:val="Heading2"/>
      </w:pPr>
      <w:bookmarkStart w:id="15" w:name="_Toc1642351272"/>
      <w:bookmarkStart w:id="16" w:name="_Toc192911008"/>
      <w:r>
        <w:t xml:space="preserve">2.1 </w:t>
      </w:r>
      <w:r w:rsidR="00FB3E01">
        <w:t>Analysis</w:t>
      </w:r>
      <w:bookmarkEnd w:id="15"/>
      <w:bookmarkEnd w:id="16"/>
    </w:p>
    <w:p w14:paraId="10905DC6" w14:textId="77F9E9DB" w:rsidR="00FB3E01" w:rsidRDefault="004E1641" w:rsidP="3F369E06">
      <w:pPr>
        <w:pStyle w:val="Heading3"/>
      </w:pPr>
      <w:bookmarkStart w:id="17" w:name="_Toc1240202751"/>
      <w:bookmarkStart w:id="18" w:name="_Toc192911009"/>
      <w:r>
        <w:t xml:space="preserve">2.1.1 </w:t>
      </w:r>
      <w:r w:rsidR="00FB3E01">
        <w:t>Requirements Gathering Process</w:t>
      </w:r>
      <w:bookmarkEnd w:id="17"/>
      <w:bookmarkEnd w:id="18"/>
    </w:p>
    <w:p w14:paraId="0D6A1FF1" w14:textId="77777777" w:rsidR="00FB3E01" w:rsidRPr="00C40F26" w:rsidRDefault="00FB3E01" w:rsidP="3F369E06">
      <w:pPr>
        <w:rPr>
          <w:rFonts w:eastAsia="Times New Roman" w:cs="Times New Roman"/>
        </w:rPr>
      </w:pPr>
      <w:r w:rsidRPr="3F369E06">
        <w:rPr>
          <w:rFonts w:eastAsia="Times New Roman" w:cs="Times New Roman"/>
        </w:rPr>
        <w:t xml:space="preserve">In order to find out what the requirements for this app was I researched other, similar games that also implemented AI found on the google play store. I also researched and compared different AI implementations in my literature review, specifically the likes of </w:t>
      </w:r>
      <w:proofErr w:type="spellStart"/>
      <w:r w:rsidRPr="3F369E06">
        <w:rPr>
          <w:rFonts w:eastAsia="Times New Roman" w:cs="Times New Roman"/>
        </w:rPr>
        <w:t>AlphaZero</w:t>
      </w:r>
      <w:proofErr w:type="spellEnd"/>
      <w:r w:rsidRPr="3F369E06">
        <w:rPr>
          <w:rFonts w:eastAsia="Times New Roman" w:cs="Times New Roman"/>
        </w:rPr>
        <w:t xml:space="preserve"> used in chess. </w:t>
      </w:r>
    </w:p>
    <w:p w14:paraId="3B581E11" w14:textId="77777777" w:rsidR="00FB3E01" w:rsidRDefault="00FB3E01" w:rsidP="3F369E06">
      <w:pPr>
        <w:rPr>
          <w:rFonts w:eastAsia="Times New Roman" w:cs="Times New Roman"/>
        </w:rPr>
      </w:pPr>
      <w:r w:rsidRPr="3F369E06">
        <w:rPr>
          <w:rFonts w:eastAsia="Times New Roman" w:cs="Times New Roman"/>
        </w:rPr>
        <w:t>An example app that proved valuable in gathering insights was Chess Free by AI Factory Limited. This app integrates various AI difficulty levels into chess to create increasingly challenging gameplay. The app offers a simple, intuitive interface that allows users to choose between AI and human opponents and adjust the AI’s strength.</w:t>
      </w:r>
    </w:p>
    <w:p w14:paraId="3E8650E3" w14:textId="2BDAF46C" w:rsidR="00FB3E01" w:rsidRDefault="00007CB6" w:rsidP="3F369E06">
      <w:pPr>
        <w:pStyle w:val="Heading3"/>
      </w:pPr>
      <w:bookmarkStart w:id="19" w:name="_Toc1102085535"/>
      <w:bookmarkStart w:id="20" w:name="_Toc192911010"/>
      <w:r>
        <w:t xml:space="preserve">2.1.2 </w:t>
      </w:r>
      <w:r w:rsidR="00FB3E01">
        <w:t>Use cases</w:t>
      </w:r>
      <w:bookmarkEnd w:id="19"/>
      <w:bookmarkEnd w:id="20"/>
    </w:p>
    <w:p w14:paraId="41D9DEB8" w14:textId="77777777" w:rsidR="00FB3E01" w:rsidRPr="001C7037" w:rsidRDefault="00FB3E01" w:rsidP="3F369E06">
      <w:pPr>
        <w:rPr>
          <w:b/>
          <w:bCs/>
        </w:rPr>
      </w:pPr>
      <w:bookmarkStart w:id="21" w:name="_Toc273274184"/>
      <w:r w:rsidRPr="3F369E06">
        <w:rPr>
          <w:b/>
          <w:bCs/>
        </w:rPr>
        <w:t>1. Use Case: Register User</w:t>
      </w:r>
      <w:bookmarkEnd w:id="21"/>
    </w:p>
    <w:p w14:paraId="5E4212E8"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Actors</w:t>
      </w:r>
      <w:r w:rsidRPr="3F369E06">
        <w:rPr>
          <w:rFonts w:eastAsia="Times New Roman" w:cs="Times New Roman"/>
        </w:rPr>
        <w:t>: User, System</w:t>
      </w:r>
    </w:p>
    <w:p w14:paraId="27DC34DC"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Description</w:t>
      </w:r>
      <w:r w:rsidRPr="3F369E06">
        <w:rPr>
          <w:rFonts w:eastAsia="Times New Roman" w:cs="Times New Roman"/>
        </w:rPr>
        <w:t>: A new user registers for an account on the app.</w:t>
      </w:r>
    </w:p>
    <w:p w14:paraId="45E4A8F3"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Preconditions</w:t>
      </w:r>
      <w:r w:rsidRPr="3F369E06">
        <w:rPr>
          <w:rFonts w:eastAsia="Times New Roman" w:cs="Times New Roman"/>
        </w:rPr>
        <w:t>: The user is on the registration screen and has internet access.</w:t>
      </w:r>
    </w:p>
    <w:p w14:paraId="703241A0"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Flow of Events</w:t>
      </w:r>
      <w:r w:rsidRPr="3F369E06">
        <w:rPr>
          <w:rFonts w:eastAsia="Times New Roman" w:cs="Times New Roman"/>
        </w:rPr>
        <w:t>:</w:t>
      </w:r>
    </w:p>
    <w:p w14:paraId="530C7EAD"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The user navigates to the registration screen.</w:t>
      </w:r>
    </w:p>
    <w:p w14:paraId="21648DE3"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The user enters their desired username, email, and password.</w:t>
      </w:r>
    </w:p>
    <w:p w14:paraId="29A40B8B"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The system checks if the username is already taken and if the email format is correct.</w:t>
      </w:r>
    </w:p>
    <w:p w14:paraId="155B9151"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If the inputs are valid, the system creates a new user account in Firebase.</w:t>
      </w:r>
    </w:p>
    <w:p w14:paraId="74E27E47"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The system redirects the user to the login screen.</w:t>
      </w:r>
    </w:p>
    <w:p w14:paraId="3013704A" w14:textId="77777777" w:rsidR="00FB3E01" w:rsidRDefault="00FB3E01" w:rsidP="3F369E06">
      <w:pPr>
        <w:pStyle w:val="ListParagraph"/>
        <w:spacing w:after="0"/>
        <w:rPr>
          <w:rFonts w:eastAsia="Times New Roman" w:cs="Times New Roman"/>
        </w:rPr>
      </w:pPr>
      <w:proofErr w:type="spellStart"/>
      <w:r w:rsidRPr="3F369E06">
        <w:rPr>
          <w:rFonts w:eastAsia="Times New Roman" w:cs="Times New Roman"/>
          <w:u w:val="single"/>
        </w:rPr>
        <w:t>Postconditions</w:t>
      </w:r>
      <w:proofErr w:type="spellEnd"/>
      <w:r w:rsidRPr="3F369E06">
        <w:rPr>
          <w:rFonts w:eastAsia="Times New Roman" w:cs="Times New Roman"/>
        </w:rPr>
        <w:t>:</w:t>
      </w:r>
    </w:p>
    <w:p w14:paraId="74C7A284"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A new user account is created in the system.</w:t>
      </w:r>
    </w:p>
    <w:p w14:paraId="29B2A7C7" w14:textId="77777777" w:rsidR="00FB3E01" w:rsidRDefault="00FB3E01" w:rsidP="3F369E06">
      <w:pPr>
        <w:pStyle w:val="ListParagraph"/>
        <w:numPr>
          <w:ilvl w:val="1"/>
          <w:numId w:val="7"/>
        </w:numPr>
        <w:spacing w:after="0"/>
        <w:rPr>
          <w:rFonts w:eastAsia="Times New Roman" w:cs="Times New Roman"/>
        </w:rPr>
      </w:pPr>
      <w:r w:rsidRPr="3F369E06">
        <w:rPr>
          <w:rFonts w:eastAsia="Times New Roman" w:cs="Times New Roman"/>
        </w:rPr>
        <w:t>The user is able to log in with their new credentials.</w:t>
      </w:r>
    </w:p>
    <w:p w14:paraId="45DB40A7" w14:textId="77777777" w:rsidR="00FB3E01" w:rsidRDefault="00FB3E01" w:rsidP="3F369E06">
      <w:pPr>
        <w:rPr>
          <w:rFonts w:eastAsia="Times New Roman" w:cs="Times New Roman"/>
        </w:rPr>
      </w:pPr>
    </w:p>
    <w:p w14:paraId="074C2BD3" w14:textId="77777777" w:rsidR="00FB3E01" w:rsidRPr="001C7037" w:rsidRDefault="00FB3E01" w:rsidP="3F369E06">
      <w:pPr>
        <w:rPr>
          <w:b/>
          <w:bCs/>
        </w:rPr>
      </w:pPr>
      <w:bookmarkStart w:id="22" w:name="_Toc1326252258"/>
      <w:r w:rsidRPr="3F369E06">
        <w:rPr>
          <w:b/>
          <w:bCs/>
        </w:rPr>
        <w:t>2. Use Case: User Login</w:t>
      </w:r>
      <w:bookmarkEnd w:id="22"/>
    </w:p>
    <w:p w14:paraId="1039F960"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Actors</w:t>
      </w:r>
      <w:r w:rsidRPr="3F369E06">
        <w:rPr>
          <w:rFonts w:eastAsia="Times New Roman" w:cs="Times New Roman"/>
        </w:rPr>
        <w:t>: User, System</w:t>
      </w:r>
    </w:p>
    <w:p w14:paraId="1B208270"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Description</w:t>
      </w:r>
      <w:r w:rsidRPr="3F369E06">
        <w:rPr>
          <w:rFonts w:eastAsia="Times New Roman" w:cs="Times New Roman"/>
        </w:rPr>
        <w:t>: A user logs into the system</w:t>
      </w:r>
    </w:p>
    <w:p w14:paraId="4938BCC2"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Preconditions</w:t>
      </w:r>
      <w:r w:rsidRPr="3F369E06">
        <w:rPr>
          <w:rFonts w:eastAsia="Times New Roman" w:cs="Times New Roman"/>
        </w:rPr>
        <w:t>: The user must have registered an account in the system. The system must be connected to Firebase for authentication.</w:t>
      </w:r>
    </w:p>
    <w:p w14:paraId="20AE2F8D"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Flow of Events</w:t>
      </w:r>
      <w:r w:rsidRPr="3F369E06">
        <w:rPr>
          <w:rFonts w:eastAsia="Times New Roman" w:cs="Times New Roman"/>
        </w:rPr>
        <w:t>:</w:t>
      </w:r>
    </w:p>
    <w:p w14:paraId="5562FC3A"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The user opens the app and navigates to the login screen.</w:t>
      </w:r>
    </w:p>
    <w:p w14:paraId="51732C43"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The user enters their username and password.</w:t>
      </w:r>
    </w:p>
    <w:p w14:paraId="4A75F575"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The system sends the credentials to Firebase for validation.</w:t>
      </w:r>
    </w:p>
    <w:p w14:paraId="2A5671A8"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If the credentials are correct, the system grants access to the user’s account.</w:t>
      </w:r>
    </w:p>
    <w:p w14:paraId="5152FFF0"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If the credentials are incorrect, an error message is displayed to the user.</w:t>
      </w:r>
    </w:p>
    <w:p w14:paraId="78318615" w14:textId="77777777" w:rsidR="00FB3E01" w:rsidRDefault="00FB3E01" w:rsidP="3F369E06">
      <w:pPr>
        <w:pStyle w:val="ListParagraph"/>
        <w:spacing w:after="0"/>
        <w:rPr>
          <w:rFonts w:eastAsia="Times New Roman" w:cs="Times New Roman"/>
        </w:rPr>
      </w:pPr>
      <w:proofErr w:type="spellStart"/>
      <w:r w:rsidRPr="3F369E06">
        <w:rPr>
          <w:rFonts w:eastAsia="Times New Roman" w:cs="Times New Roman"/>
          <w:u w:val="single"/>
        </w:rPr>
        <w:t>Postconditions</w:t>
      </w:r>
      <w:proofErr w:type="spellEnd"/>
      <w:r w:rsidRPr="3F369E06">
        <w:rPr>
          <w:rFonts w:eastAsia="Times New Roman" w:cs="Times New Roman"/>
        </w:rPr>
        <w:t>:</w:t>
      </w:r>
    </w:p>
    <w:p w14:paraId="1EF1C30D"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The user is logged into the app if credentials are correct.</w:t>
      </w:r>
    </w:p>
    <w:p w14:paraId="3BD48118" w14:textId="77777777" w:rsidR="00FB3E01" w:rsidRDefault="00FB3E01" w:rsidP="3F369E06">
      <w:pPr>
        <w:pStyle w:val="ListParagraph"/>
        <w:numPr>
          <w:ilvl w:val="1"/>
          <w:numId w:val="11"/>
        </w:numPr>
        <w:spacing w:after="0"/>
        <w:rPr>
          <w:rFonts w:eastAsia="Times New Roman" w:cs="Times New Roman"/>
        </w:rPr>
      </w:pPr>
      <w:r w:rsidRPr="3F369E06">
        <w:rPr>
          <w:rFonts w:eastAsia="Times New Roman" w:cs="Times New Roman"/>
        </w:rPr>
        <w:t>The user remains on the login screen if credentials are incorrect.</w:t>
      </w:r>
    </w:p>
    <w:p w14:paraId="62695879" w14:textId="77777777" w:rsidR="00FB3E01" w:rsidRDefault="00FB3E01" w:rsidP="3F369E06">
      <w:pPr>
        <w:rPr>
          <w:rFonts w:eastAsia="Times New Roman" w:cs="Times New Roman"/>
        </w:rPr>
      </w:pPr>
    </w:p>
    <w:p w14:paraId="7E74033A" w14:textId="77777777" w:rsidR="00FB3E01" w:rsidRPr="001C7037" w:rsidRDefault="00FB3E01" w:rsidP="3F369E06">
      <w:pPr>
        <w:rPr>
          <w:b/>
          <w:bCs/>
        </w:rPr>
      </w:pPr>
      <w:bookmarkStart w:id="23" w:name="_Toc2136269645"/>
      <w:r w:rsidRPr="3F369E06">
        <w:rPr>
          <w:b/>
          <w:bCs/>
        </w:rPr>
        <w:t>3. Use Case: Game Setup (Selecting Algorithm)</w:t>
      </w:r>
      <w:bookmarkEnd w:id="23"/>
    </w:p>
    <w:p w14:paraId="43ACD024"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Actors</w:t>
      </w:r>
      <w:r w:rsidRPr="3F369E06">
        <w:rPr>
          <w:rFonts w:eastAsia="Times New Roman" w:cs="Times New Roman"/>
        </w:rPr>
        <w:t>: User, System</w:t>
      </w:r>
    </w:p>
    <w:p w14:paraId="57B9C985"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Description</w:t>
      </w:r>
      <w:r w:rsidRPr="3F369E06">
        <w:rPr>
          <w:rFonts w:eastAsia="Times New Roman" w:cs="Times New Roman"/>
        </w:rPr>
        <w:t>: The user selects which game to use for the AI (Minimax or MCTS) for the game.</w:t>
      </w:r>
    </w:p>
    <w:p w14:paraId="0D74E85C"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Preconditions</w:t>
      </w:r>
      <w:r w:rsidRPr="3F369E06">
        <w:rPr>
          <w:rFonts w:eastAsia="Times New Roman" w:cs="Times New Roman"/>
        </w:rPr>
        <w:t>: The user must have logged into the system and be on the game setup screen.</w:t>
      </w:r>
    </w:p>
    <w:p w14:paraId="5902BA42"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Flow of Events</w:t>
      </w:r>
      <w:r w:rsidRPr="3F369E06">
        <w:rPr>
          <w:rFonts w:eastAsia="Times New Roman" w:cs="Times New Roman"/>
        </w:rPr>
        <w:t>:</w:t>
      </w:r>
    </w:p>
    <w:p w14:paraId="58B04F97"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navigates to the game setup screen.</w:t>
      </w:r>
    </w:p>
    <w:p w14:paraId="7EEA36FB"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is presented with an option to select between PVP or PVAI</w:t>
      </w:r>
    </w:p>
    <w:p w14:paraId="7A4C474C"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selects one of the two options</w:t>
      </w:r>
    </w:p>
    <w:p w14:paraId="5B582239"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is then presented with an option to select between Tic-Tac-Toe or Connect 4</w:t>
      </w:r>
    </w:p>
    <w:p w14:paraId="5F25C909"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selects one of the two games.</w:t>
      </w:r>
    </w:p>
    <w:p w14:paraId="479E406D"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system confirms the selection and plays the selected game.</w:t>
      </w:r>
    </w:p>
    <w:p w14:paraId="1D1A6D7E" w14:textId="77777777" w:rsidR="00FB3E01" w:rsidRDefault="00FB3E01" w:rsidP="3F369E06">
      <w:pPr>
        <w:pStyle w:val="ListParagraph"/>
        <w:spacing w:after="0"/>
        <w:rPr>
          <w:rFonts w:eastAsia="Times New Roman" w:cs="Times New Roman"/>
        </w:rPr>
      </w:pPr>
      <w:proofErr w:type="spellStart"/>
      <w:r w:rsidRPr="3F369E06">
        <w:rPr>
          <w:rFonts w:eastAsia="Times New Roman" w:cs="Times New Roman"/>
          <w:u w:val="single"/>
        </w:rPr>
        <w:t>Postconditions</w:t>
      </w:r>
      <w:proofErr w:type="spellEnd"/>
      <w:r w:rsidRPr="3F369E06">
        <w:rPr>
          <w:rFonts w:eastAsia="Times New Roman" w:cs="Times New Roman"/>
        </w:rPr>
        <w:t>:</w:t>
      </w:r>
    </w:p>
    <w:p w14:paraId="19E730B9"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game is configured to use the selected AI algorithm.</w:t>
      </w:r>
    </w:p>
    <w:p w14:paraId="5544FAA7" w14:textId="77777777" w:rsidR="00FB3E01" w:rsidRDefault="00FB3E01" w:rsidP="3F369E06">
      <w:pPr>
        <w:pStyle w:val="ListParagraph"/>
        <w:numPr>
          <w:ilvl w:val="1"/>
          <w:numId w:val="10"/>
        </w:numPr>
        <w:spacing w:after="0"/>
        <w:rPr>
          <w:rFonts w:eastAsia="Times New Roman" w:cs="Times New Roman"/>
        </w:rPr>
      </w:pPr>
      <w:r w:rsidRPr="3F369E06">
        <w:rPr>
          <w:rFonts w:eastAsia="Times New Roman" w:cs="Times New Roman"/>
        </w:rPr>
        <w:t>The user is redirected to the game board screen.</w:t>
      </w:r>
    </w:p>
    <w:p w14:paraId="5250C384" w14:textId="77777777" w:rsidR="00FB3E01" w:rsidRDefault="00FB3E01" w:rsidP="3F369E06">
      <w:pPr>
        <w:rPr>
          <w:rFonts w:eastAsia="Times New Roman" w:cs="Times New Roman"/>
        </w:rPr>
      </w:pPr>
    </w:p>
    <w:p w14:paraId="7F69798A" w14:textId="77777777" w:rsidR="00FB3E01" w:rsidRPr="001C7037" w:rsidRDefault="00FB3E01" w:rsidP="3F369E06">
      <w:pPr>
        <w:rPr>
          <w:b/>
          <w:bCs/>
        </w:rPr>
      </w:pPr>
      <w:bookmarkStart w:id="24" w:name="_Toc1895691637"/>
      <w:r w:rsidRPr="3F369E06">
        <w:rPr>
          <w:b/>
          <w:bCs/>
        </w:rPr>
        <w:t>4. Use Case: Playing the Game</w:t>
      </w:r>
      <w:bookmarkEnd w:id="24"/>
    </w:p>
    <w:p w14:paraId="0C689421"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Actors</w:t>
      </w:r>
      <w:r w:rsidRPr="3F369E06">
        <w:rPr>
          <w:rFonts w:eastAsia="Times New Roman" w:cs="Times New Roman"/>
        </w:rPr>
        <w:t>: User, AI (Minimax or MCTS), System</w:t>
      </w:r>
    </w:p>
    <w:p w14:paraId="2307662B"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Description</w:t>
      </w:r>
      <w:r w:rsidRPr="3F369E06">
        <w:rPr>
          <w:rFonts w:eastAsia="Times New Roman" w:cs="Times New Roman"/>
        </w:rPr>
        <w:t>: The user plays a game against the AI using the selected algorithm.</w:t>
      </w:r>
    </w:p>
    <w:p w14:paraId="6DE75197"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Preconditions</w:t>
      </w:r>
      <w:r w:rsidRPr="3F369E06">
        <w:rPr>
          <w:rFonts w:eastAsia="Times New Roman" w:cs="Times New Roman"/>
        </w:rPr>
        <w:t>: The user has selected an algorithm and is on the game board screen.</w:t>
      </w:r>
    </w:p>
    <w:p w14:paraId="5E32031E"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Flow of Events</w:t>
      </w:r>
      <w:r w:rsidRPr="3F369E06">
        <w:rPr>
          <w:rFonts w:eastAsia="Times New Roman" w:cs="Times New Roman"/>
        </w:rPr>
        <w:t>:</w:t>
      </w:r>
    </w:p>
    <w:p w14:paraId="3FAE7A14"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game starts with an empty game board.</w:t>
      </w:r>
    </w:p>
    <w:p w14:paraId="238E257D"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user takes their turn by selecting a spot on the board to place their piece.</w:t>
      </w:r>
    </w:p>
    <w:p w14:paraId="1F40E62F"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system updates the board with the user’s move.</w:t>
      </w:r>
    </w:p>
    <w:p w14:paraId="17CB4E47"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AI calculates and places its piece on the board using the selected algorithm (Minimax or MCTS).</w:t>
      </w:r>
    </w:p>
    <w:p w14:paraId="6D86ABEB"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Steps 2 to 4 repeat until the game ends with either a win/loss or draw.</w:t>
      </w:r>
    </w:p>
    <w:p w14:paraId="627E4410" w14:textId="77777777" w:rsidR="00FB3E01" w:rsidRDefault="00FB3E01" w:rsidP="3F369E06">
      <w:pPr>
        <w:pStyle w:val="ListParagraph"/>
        <w:spacing w:after="0"/>
        <w:rPr>
          <w:rFonts w:eastAsia="Times New Roman" w:cs="Times New Roman"/>
        </w:rPr>
      </w:pPr>
      <w:proofErr w:type="spellStart"/>
      <w:r w:rsidRPr="3F369E06">
        <w:rPr>
          <w:rFonts w:eastAsia="Times New Roman" w:cs="Times New Roman"/>
          <w:u w:val="single"/>
        </w:rPr>
        <w:t>Postconditions</w:t>
      </w:r>
      <w:proofErr w:type="spellEnd"/>
      <w:r w:rsidRPr="3F369E06">
        <w:rPr>
          <w:rFonts w:eastAsia="Times New Roman" w:cs="Times New Roman"/>
        </w:rPr>
        <w:t>:</w:t>
      </w:r>
    </w:p>
    <w:p w14:paraId="21061705"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game board reflects the moves of both the user and the AI.</w:t>
      </w:r>
    </w:p>
    <w:p w14:paraId="01ADE24D" w14:textId="77777777" w:rsidR="00FB3E01" w:rsidRDefault="00FB3E01" w:rsidP="3F369E06">
      <w:pPr>
        <w:pStyle w:val="ListParagraph"/>
        <w:numPr>
          <w:ilvl w:val="1"/>
          <w:numId w:val="9"/>
        </w:numPr>
        <w:spacing w:after="0"/>
        <w:rPr>
          <w:rFonts w:eastAsia="Times New Roman" w:cs="Times New Roman"/>
        </w:rPr>
      </w:pPr>
      <w:r w:rsidRPr="3F369E06">
        <w:rPr>
          <w:rFonts w:eastAsia="Times New Roman" w:cs="Times New Roman"/>
        </w:rPr>
        <w:t>The game ends with either a win, loss, or draw.</w:t>
      </w:r>
    </w:p>
    <w:p w14:paraId="06CF6264" w14:textId="77777777" w:rsidR="00FB3E01" w:rsidRDefault="00FB3E01" w:rsidP="3F369E06">
      <w:pPr>
        <w:rPr>
          <w:rFonts w:eastAsia="Times New Roman" w:cs="Times New Roman"/>
        </w:rPr>
      </w:pPr>
    </w:p>
    <w:p w14:paraId="5CFE5592" w14:textId="77777777" w:rsidR="00FB3E01" w:rsidRPr="001C7037" w:rsidRDefault="00FB3E01" w:rsidP="3F369E06">
      <w:pPr>
        <w:rPr>
          <w:b/>
          <w:bCs/>
        </w:rPr>
      </w:pPr>
      <w:bookmarkStart w:id="25" w:name="_Toc2044770092"/>
      <w:r w:rsidRPr="3F369E06">
        <w:rPr>
          <w:b/>
          <w:bCs/>
        </w:rPr>
        <w:t>5. Use Case: View Game Results</w:t>
      </w:r>
      <w:bookmarkEnd w:id="25"/>
    </w:p>
    <w:p w14:paraId="24259833"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Actors</w:t>
      </w:r>
      <w:r w:rsidRPr="3F369E06">
        <w:rPr>
          <w:rFonts w:eastAsia="Times New Roman" w:cs="Times New Roman"/>
        </w:rPr>
        <w:t>: User, System</w:t>
      </w:r>
    </w:p>
    <w:p w14:paraId="514CA2BC"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Description</w:t>
      </w:r>
      <w:r w:rsidRPr="3F369E06">
        <w:rPr>
          <w:rFonts w:eastAsia="Times New Roman" w:cs="Times New Roman"/>
        </w:rPr>
        <w:t>: The user views the metrics of the game (win/loss/draw) after completing a match.</w:t>
      </w:r>
    </w:p>
    <w:p w14:paraId="040BE7B5"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Preconditions</w:t>
      </w:r>
      <w:r w:rsidRPr="3F369E06">
        <w:rPr>
          <w:rFonts w:eastAsia="Times New Roman" w:cs="Times New Roman"/>
        </w:rPr>
        <w:t>: The user has completed a game (either a win, loss, or draw).</w:t>
      </w:r>
    </w:p>
    <w:p w14:paraId="57C4C353" w14:textId="77777777" w:rsidR="00FB3E01" w:rsidRDefault="00FB3E01" w:rsidP="3F369E06">
      <w:pPr>
        <w:pStyle w:val="ListParagraph"/>
        <w:spacing w:after="0"/>
        <w:rPr>
          <w:rFonts w:eastAsia="Times New Roman" w:cs="Times New Roman"/>
        </w:rPr>
      </w:pPr>
      <w:r w:rsidRPr="3F369E06">
        <w:rPr>
          <w:rFonts w:eastAsia="Times New Roman" w:cs="Times New Roman"/>
          <w:u w:val="single"/>
        </w:rPr>
        <w:t>Flow of Events</w:t>
      </w:r>
      <w:r w:rsidRPr="3F369E06">
        <w:rPr>
          <w:rFonts w:eastAsia="Times New Roman" w:cs="Times New Roman"/>
        </w:rPr>
        <w:t>:</w:t>
      </w:r>
    </w:p>
    <w:p w14:paraId="32862650"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game ends with a result (win/loss/draw).</w:t>
      </w:r>
    </w:p>
    <w:p w14:paraId="5F7898C3"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user selects the metrics option.</w:t>
      </w:r>
    </w:p>
    <w:p w14:paraId="3089588B"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system displays the game metrics to the user.</w:t>
      </w:r>
    </w:p>
    <w:p w14:paraId="20168EF6"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user can choose to play again or return to the main menu.</w:t>
      </w:r>
    </w:p>
    <w:p w14:paraId="1C772B44" w14:textId="77777777" w:rsidR="00FB3E01" w:rsidRDefault="00FB3E01" w:rsidP="3F369E06">
      <w:pPr>
        <w:pStyle w:val="ListParagraph"/>
        <w:spacing w:after="0"/>
        <w:rPr>
          <w:rFonts w:eastAsia="Times New Roman" w:cs="Times New Roman"/>
        </w:rPr>
      </w:pPr>
      <w:proofErr w:type="spellStart"/>
      <w:r w:rsidRPr="3F369E06">
        <w:rPr>
          <w:rFonts w:eastAsia="Times New Roman" w:cs="Times New Roman"/>
          <w:u w:val="single"/>
        </w:rPr>
        <w:t>Postconditions</w:t>
      </w:r>
      <w:proofErr w:type="spellEnd"/>
      <w:r w:rsidRPr="3F369E06">
        <w:rPr>
          <w:rFonts w:eastAsia="Times New Roman" w:cs="Times New Roman"/>
        </w:rPr>
        <w:t>:</w:t>
      </w:r>
    </w:p>
    <w:p w14:paraId="22C39683"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game metrics are displayed to the user.</w:t>
      </w:r>
    </w:p>
    <w:p w14:paraId="4471EC04" w14:textId="77777777" w:rsidR="00FB3E01" w:rsidRDefault="00FB3E01" w:rsidP="3F369E06">
      <w:pPr>
        <w:pStyle w:val="ListParagraph"/>
        <w:numPr>
          <w:ilvl w:val="1"/>
          <w:numId w:val="8"/>
        </w:numPr>
        <w:spacing w:after="0"/>
        <w:rPr>
          <w:rFonts w:eastAsia="Times New Roman" w:cs="Times New Roman"/>
        </w:rPr>
      </w:pPr>
      <w:r w:rsidRPr="3F369E06">
        <w:rPr>
          <w:rFonts w:eastAsia="Times New Roman" w:cs="Times New Roman"/>
        </w:rPr>
        <w:t>The user is either redirected to the main menu or the game restarts.</w:t>
      </w:r>
    </w:p>
    <w:p w14:paraId="617839C8" w14:textId="77777777" w:rsidR="00FB3E01" w:rsidRDefault="00FB3E01" w:rsidP="3F369E06">
      <w:pPr>
        <w:rPr>
          <w:rFonts w:eastAsia="Times New Roman" w:cs="Times New Roman"/>
        </w:rPr>
      </w:pPr>
    </w:p>
    <w:p w14:paraId="5C4D8FD0" w14:textId="4F0F104E" w:rsidR="00FB3E01" w:rsidRDefault="001C7037" w:rsidP="3F369E06">
      <w:pPr>
        <w:pStyle w:val="Heading3"/>
      </w:pPr>
      <w:bookmarkStart w:id="26" w:name="_Toc2021307153"/>
      <w:bookmarkStart w:id="27" w:name="_Toc192911011"/>
      <w:r>
        <w:t>2.</w:t>
      </w:r>
      <w:r w:rsidR="00007CB6">
        <w:t xml:space="preserve">1.3 </w:t>
      </w:r>
      <w:r w:rsidR="00FB3E01">
        <w:t>Functional Requirements</w:t>
      </w:r>
      <w:bookmarkEnd w:id="26"/>
      <w:bookmarkEnd w:id="27"/>
    </w:p>
    <w:p w14:paraId="2692F675" w14:textId="77777777" w:rsidR="00FB3E01" w:rsidRDefault="00FB3E01" w:rsidP="3F369E06">
      <w:pPr>
        <w:pStyle w:val="ListParagraph"/>
        <w:numPr>
          <w:ilvl w:val="0"/>
          <w:numId w:val="5"/>
        </w:numPr>
        <w:rPr>
          <w:rFonts w:eastAsia="Times New Roman" w:cs="Times New Roman"/>
        </w:rPr>
      </w:pPr>
      <w:r w:rsidRPr="3F369E06">
        <w:rPr>
          <w:rFonts w:eastAsia="Times New Roman" w:cs="Times New Roman"/>
        </w:rPr>
        <w:t xml:space="preserve">App needs to be able to play both Tic-Tac-Toe and Connect 4 from start to finish with all the rules of each game being followed. </w:t>
      </w:r>
    </w:p>
    <w:p w14:paraId="6F059C73" w14:textId="77777777" w:rsidR="00FB3E01" w:rsidRPr="0093450F" w:rsidRDefault="00FB3E01" w:rsidP="3F369E06">
      <w:pPr>
        <w:pStyle w:val="ListParagraph"/>
        <w:numPr>
          <w:ilvl w:val="0"/>
          <w:numId w:val="5"/>
        </w:numPr>
        <w:rPr>
          <w:rFonts w:eastAsia="Times New Roman" w:cs="Times New Roman"/>
        </w:rPr>
      </w:pPr>
      <w:r w:rsidRPr="3F369E06">
        <w:rPr>
          <w:rFonts w:eastAsia="Times New Roman" w:cs="Times New Roman"/>
        </w:rPr>
        <w:t>There needs to be user login/registration implemented</w:t>
      </w:r>
    </w:p>
    <w:p w14:paraId="454FDF96" w14:textId="77777777" w:rsidR="00FB3E01" w:rsidRDefault="00FB3E01" w:rsidP="3F369E06">
      <w:pPr>
        <w:pStyle w:val="ListParagraph"/>
        <w:numPr>
          <w:ilvl w:val="0"/>
          <w:numId w:val="5"/>
        </w:numPr>
        <w:rPr>
          <w:rFonts w:eastAsia="Times New Roman" w:cs="Times New Roman"/>
        </w:rPr>
      </w:pPr>
      <w:r w:rsidRPr="3F369E06">
        <w:rPr>
          <w:rFonts w:eastAsia="Times New Roman" w:cs="Times New Roman"/>
        </w:rPr>
        <w:t>Needs to have implemented both the Minimax algorithm and the Monte Carlo Tree Search (MCTS) for these games. Both AI need the option of adjusting the difficulty as well via pruning and simulation count respectively.</w:t>
      </w:r>
    </w:p>
    <w:p w14:paraId="2441686B" w14:textId="77777777" w:rsidR="00FB3E01" w:rsidRPr="0093450F" w:rsidRDefault="00FB3E01" w:rsidP="3F369E06">
      <w:pPr>
        <w:pStyle w:val="ListParagraph"/>
        <w:numPr>
          <w:ilvl w:val="0"/>
          <w:numId w:val="5"/>
        </w:numPr>
        <w:rPr>
          <w:rFonts w:eastAsia="Times New Roman" w:cs="Times New Roman"/>
        </w:rPr>
      </w:pPr>
      <w:r w:rsidRPr="3F369E06">
        <w:rPr>
          <w:rFonts w:eastAsia="Times New Roman" w:cs="Times New Roman"/>
        </w:rPr>
        <w:t xml:space="preserve">There needs to be a metrics page that tracks the performance of the </w:t>
      </w:r>
      <w:proofErr w:type="spellStart"/>
      <w:r w:rsidRPr="3F369E06">
        <w:rPr>
          <w:rFonts w:eastAsia="Times New Roman" w:cs="Times New Roman"/>
        </w:rPr>
        <w:t>ai</w:t>
      </w:r>
      <w:proofErr w:type="spellEnd"/>
      <w:r w:rsidRPr="3F369E06">
        <w:rPr>
          <w:rFonts w:eastAsia="Times New Roman" w:cs="Times New Roman"/>
        </w:rPr>
        <w:t xml:space="preserve"> after a game is played, showing results of its performance and resource usage.</w:t>
      </w:r>
    </w:p>
    <w:p w14:paraId="7C4F8C10" w14:textId="77777777" w:rsidR="00FB3E01" w:rsidRPr="0093450F" w:rsidRDefault="00FB3E01" w:rsidP="3F369E06">
      <w:pPr>
        <w:pStyle w:val="ListParagraph"/>
        <w:numPr>
          <w:ilvl w:val="0"/>
          <w:numId w:val="5"/>
        </w:numPr>
        <w:rPr>
          <w:rFonts w:eastAsia="Times New Roman" w:cs="Times New Roman"/>
        </w:rPr>
      </w:pPr>
      <w:r w:rsidRPr="3F369E06">
        <w:rPr>
          <w:rFonts w:eastAsia="Times New Roman" w:cs="Times New Roman"/>
        </w:rPr>
        <w:t xml:space="preserve">A user interface should be in place so users can easily choose if they’re playing an </w:t>
      </w:r>
      <w:proofErr w:type="spellStart"/>
      <w:r w:rsidRPr="3F369E06">
        <w:rPr>
          <w:rFonts w:eastAsia="Times New Roman" w:cs="Times New Roman"/>
        </w:rPr>
        <w:t>ai</w:t>
      </w:r>
      <w:proofErr w:type="spellEnd"/>
      <w:r w:rsidRPr="3F369E06">
        <w:rPr>
          <w:rFonts w:eastAsia="Times New Roman" w:cs="Times New Roman"/>
        </w:rPr>
        <w:t>, which kind, its difficulty, in what game mode and to see the AI metrics.</w:t>
      </w:r>
    </w:p>
    <w:p w14:paraId="12BD2EB0" w14:textId="1960CDE5" w:rsidR="00FB3E01" w:rsidRDefault="00007CB6" w:rsidP="3F369E06">
      <w:pPr>
        <w:pStyle w:val="Heading3"/>
      </w:pPr>
      <w:bookmarkStart w:id="28" w:name="_Toc1240585591"/>
      <w:bookmarkStart w:id="29" w:name="_Toc192911012"/>
      <w:r>
        <w:t xml:space="preserve">2.1.4 </w:t>
      </w:r>
      <w:r w:rsidR="00FB3E01">
        <w:t>Non-Functional Requirements</w:t>
      </w:r>
      <w:bookmarkEnd w:id="28"/>
      <w:bookmarkEnd w:id="29"/>
    </w:p>
    <w:p w14:paraId="7EB4C690" w14:textId="77777777" w:rsidR="00FB3E01" w:rsidRPr="0093450F" w:rsidRDefault="00FB3E01" w:rsidP="3F369E06">
      <w:pPr>
        <w:pStyle w:val="ListParagraph"/>
        <w:numPr>
          <w:ilvl w:val="0"/>
          <w:numId w:val="6"/>
        </w:numPr>
        <w:rPr>
          <w:rFonts w:eastAsia="Times New Roman" w:cs="Times New Roman"/>
        </w:rPr>
      </w:pPr>
      <w:r w:rsidRPr="3F369E06">
        <w:rPr>
          <w:rFonts w:eastAsia="Times New Roman" w:cs="Times New Roman"/>
        </w:rPr>
        <w:t>To have the performance of each AI’s move-making to be done in a reasonable timeframe so users aren’t stuck waiting for their turn.</w:t>
      </w:r>
    </w:p>
    <w:p w14:paraId="78327E17" w14:textId="77777777" w:rsidR="00FB3E01" w:rsidRPr="0093450F" w:rsidRDefault="00FB3E01" w:rsidP="3F369E06">
      <w:pPr>
        <w:pStyle w:val="ListParagraph"/>
        <w:numPr>
          <w:ilvl w:val="0"/>
          <w:numId w:val="6"/>
        </w:numPr>
        <w:rPr>
          <w:rFonts w:eastAsia="Times New Roman" w:cs="Times New Roman"/>
        </w:rPr>
      </w:pPr>
      <w:r w:rsidRPr="3F369E06">
        <w:rPr>
          <w:rFonts w:eastAsia="Times New Roman" w:cs="Times New Roman"/>
        </w:rPr>
        <w:t>The UI needs to be intuitive so the user doesn’t get lost or frustrated when trying to switch games or AI</w:t>
      </w:r>
    </w:p>
    <w:p w14:paraId="441C3B41" w14:textId="77777777" w:rsidR="00FB3E01" w:rsidRPr="0093450F" w:rsidRDefault="00FB3E01" w:rsidP="3F369E06">
      <w:pPr>
        <w:pStyle w:val="ListParagraph"/>
        <w:numPr>
          <w:ilvl w:val="0"/>
          <w:numId w:val="6"/>
        </w:numPr>
        <w:rPr>
          <w:rFonts w:eastAsia="Times New Roman" w:cs="Times New Roman"/>
        </w:rPr>
      </w:pPr>
      <w:r w:rsidRPr="3F369E06">
        <w:rPr>
          <w:rFonts w:eastAsia="Times New Roman" w:cs="Times New Roman"/>
        </w:rPr>
        <w:t>The app should be made in a way so that the potential for future AI or games can be added to the available options.</w:t>
      </w:r>
    </w:p>
    <w:p w14:paraId="0A1A130B" w14:textId="77777777" w:rsidR="00FB3E01" w:rsidRDefault="00FB3E01" w:rsidP="3F369E06">
      <w:pPr>
        <w:pStyle w:val="ListParagraph"/>
        <w:rPr>
          <w:rFonts w:eastAsia="Times New Roman" w:cs="Times New Roman"/>
        </w:rPr>
      </w:pPr>
    </w:p>
    <w:p w14:paraId="25594C16" w14:textId="668E3B0D" w:rsidR="00FB3E01" w:rsidRPr="000868C0" w:rsidRDefault="00007CB6" w:rsidP="3F369E06">
      <w:pPr>
        <w:pStyle w:val="Heading3"/>
      </w:pPr>
      <w:bookmarkStart w:id="30" w:name="_Toc1593374233"/>
      <w:bookmarkStart w:id="31" w:name="_Toc192911013"/>
      <w:r>
        <w:t xml:space="preserve">2.1.5 </w:t>
      </w:r>
      <w:r w:rsidR="00FB3E01">
        <w:t>Software Requirements</w:t>
      </w:r>
      <w:bookmarkEnd w:id="30"/>
      <w:bookmarkEnd w:id="31"/>
    </w:p>
    <w:p w14:paraId="6DC8BF95" w14:textId="77777777" w:rsidR="00FB3E01" w:rsidRDefault="00FB3E01" w:rsidP="3F369E06">
      <w:pPr>
        <w:rPr>
          <w:rFonts w:eastAsia="Times New Roman" w:cs="Times New Roman"/>
        </w:rPr>
      </w:pPr>
      <w:r w:rsidRPr="3F369E06">
        <w:rPr>
          <w:rFonts w:eastAsia="Times New Roman" w:cs="Times New Roman"/>
        </w:rPr>
        <w:t>The software requirements for this app are;</w:t>
      </w:r>
    </w:p>
    <w:p w14:paraId="496A9DEE" w14:textId="77777777" w:rsidR="00FB3E01" w:rsidRDefault="00FB3E01" w:rsidP="3F369E06">
      <w:pPr>
        <w:pStyle w:val="ListParagraph"/>
        <w:numPr>
          <w:ilvl w:val="0"/>
          <w:numId w:val="3"/>
        </w:numPr>
        <w:rPr>
          <w:rFonts w:eastAsia="Times New Roman" w:cs="Times New Roman"/>
        </w:rPr>
      </w:pPr>
      <w:r w:rsidRPr="3F369E06">
        <w:rPr>
          <w:rFonts w:eastAsia="Times New Roman" w:cs="Times New Roman"/>
        </w:rPr>
        <w:t>Android studio is the IDE used in the app’s creation</w:t>
      </w:r>
    </w:p>
    <w:p w14:paraId="1A399565" w14:textId="77777777" w:rsidR="00FB3E01" w:rsidRDefault="00FB3E01" w:rsidP="3F369E06">
      <w:pPr>
        <w:pStyle w:val="ListParagraph"/>
        <w:numPr>
          <w:ilvl w:val="0"/>
          <w:numId w:val="3"/>
        </w:numPr>
        <w:rPr>
          <w:rFonts w:eastAsia="Times New Roman" w:cs="Times New Roman"/>
        </w:rPr>
      </w:pPr>
      <w:proofErr w:type="spellStart"/>
      <w:r w:rsidRPr="3F369E06">
        <w:rPr>
          <w:rFonts w:eastAsia="Times New Roman" w:cs="Times New Roman"/>
        </w:rPr>
        <w:t>Kotlin</w:t>
      </w:r>
      <w:proofErr w:type="spellEnd"/>
      <w:r w:rsidRPr="3F369E06">
        <w:rPr>
          <w:rFonts w:eastAsia="Times New Roman" w:cs="Times New Roman"/>
        </w:rPr>
        <w:t xml:space="preserve"> language, this includes Jetpack compose for the UI of the app</w:t>
      </w:r>
    </w:p>
    <w:p w14:paraId="2E2506AE" w14:textId="77777777" w:rsidR="00FB3E01" w:rsidRDefault="00FB3E01" w:rsidP="3F369E06">
      <w:pPr>
        <w:pStyle w:val="ListParagraph"/>
        <w:numPr>
          <w:ilvl w:val="0"/>
          <w:numId w:val="3"/>
        </w:numPr>
        <w:rPr>
          <w:rFonts w:eastAsia="Times New Roman" w:cs="Times New Roman"/>
        </w:rPr>
      </w:pPr>
      <w:r w:rsidRPr="3F369E06">
        <w:rPr>
          <w:rFonts w:eastAsia="Times New Roman" w:cs="Times New Roman"/>
        </w:rPr>
        <w:t>Android API level of 35 or higher, most phones should meet this</w:t>
      </w:r>
    </w:p>
    <w:p w14:paraId="5D7E0385" w14:textId="77777777" w:rsidR="00FB3E01" w:rsidRDefault="00FB3E01" w:rsidP="3F369E06">
      <w:pPr>
        <w:pStyle w:val="ListParagraph"/>
        <w:rPr>
          <w:rFonts w:eastAsia="Times New Roman" w:cs="Times New Roman"/>
        </w:rPr>
      </w:pPr>
    </w:p>
    <w:p w14:paraId="4659FC01" w14:textId="5B4D69D5" w:rsidR="00FB3E01" w:rsidRPr="000868C0" w:rsidRDefault="00007CB6" w:rsidP="3F369E06">
      <w:pPr>
        <w:pStyle w:val="Heading3"/>
      </w:pPr>
      <w:bookmarkStart w:id="32" w:name="_Toc563818750"/>
      <w:bookmarkStart w:id="33" w:name="_Toc192911014"/>
      <w:r>
        <w:t xml:space="preserve">2.1.6 </w:t>
      </w:r>
      <w:r w:rsidR="00FB3E01">
        <w:t>Hardware Requirements</w:t>
      </w:r>
      <w:bookmarkEnd w:id="32"/>
      <w:bookmarkEnd w:id="33"/>
    </w:p>
    <w:p w14:paraId="0525816B" w14:textId="77777777" w:rsidR="00FB3E01" w:rsidRDefault="00FB3E01" w:rsidP="3F369E06">
      <w:pPr>
        <w:rPr>
          <w:rFonts w:eastAsia="Times New Roman" w:cs="Times New Roman"/>
        </w:rPr>
      </w:pPr>
      <w:r w:rsidRPr="3F369E06">
        <w:rPr>
          <w:rFonts w:eastAsia="Times New Roman" w:cs="Times New Roman"/>
        </w:rPr>
        <w:t>The hardware requirements for this app are;</w:t>
      </w:r>
    </w:p>
    <w:p w14:paraId="0AE28B30" w14:textId="77777777" w:rsidR="00FB3E01" w:rsidRDefault="00FB3E01" w:rsidP="3F369E06">
      <w:pPr>
        <w:pStyle w:val="ListParagraph"/>
        <w:numPr>
          <w:ilvl w:val="0"/>
          <w:numId w:val="4"/>
        </w:numPr>
        <w:rPr>
          <w:rFonts w:eastAsia="Times New Roman" w:cs="Times New Roman"/>
        </w:rPr>
      </w:pPr>
      <w:r w:rsidRPr="3F369E06">
        <w:rPr>
          <w:rFonts w:eastAsia="Times New Roman" w:cs="Times New Roman"/>
        </w:rPr>
        <w:t xml:space="preserve">A phone with a mid-range processor for the AI calculations </w:t>
      </w:r>
    </w:p>
    <w:p w14:paraId="30027573" w14:textId="77777777" w:rsidR="00FB3E01" w:rsidRDefault="00FB3E01" w:rsidP="3F369E06">
      <w:pPr>
        <w:pStyle w:val="ListParagraph"/>
        <w:numPr>
          <w:ilvl w:val="0"/>
          <w:numId w:val="4"/>
        </w:numPr>
        <w:rPr>
          <w:rFonts w:eastAsia="Times New Roman" w:cs="Times New Roman"/>
        </w:rPr>
      </w:pPr>
      <w:r w:rsidRPr="3F369E06">
        <w:rPr>
          <w:rFonts w:eastAsia="Times New Roman" w:cs="Times New Roman"/>
        </w:rPr>
        <w:t>At least 3gb of ram for the smooth operation of the AI alongside the UI</w:t>
      </w:r>
    </w:p>
    <w:p w14:paraId="69607B6A" w14:textId="77777777" w:rsidR="00FB3E01" w:rsidRDefault="00FB3E01" w:rsidP="3F369E06">
      <w:pPr>
        <w:pStyle w:val="ListParagraph"/>
        <w:rPr>
          <w:rFonts w:eastAsia="Times New Roman" w:cs="Times New Roman"/>
        </w:rPr>
      </w:pPr>
    </w:p>
    <w:p w14:paraId="356B8C04" w14:textId="5002EB76" w:rsidR="00FB3E01" w:rsidRDefault="009D6E37" w:rsidP="3F369E06">
      <w:pPr>
        <w:pStyle w:val="Heading1"/>
        <w:rPr>
          <w:rFonts w:ascii="Times New Roman" w:eastAsia="Times New Roman" w:hAnsi="Times New Roman" w:cs="Times New Roman"/>
        </w:rPr>
      </w:pPr>
      <w:bookmarkStart w:id="34" w:name="_Toc2141647148"/>
      <w:bookmarkStart w:id="35" w:name="_Toc192911015"/>
      <w:r w:rsidRPr="3F369E06">
        <w:rPr>
          <w:rFonts w:ascii="Times New Roman" w:eastAsia="Times New Roman" w:hAnsi="Times New Roman" w:cs="Times New Roman"/>
        </w:rPr>
        <w:t xml:space="preserve">3. </w:t>
      </w:r>
      <w:r w:rsidR="00FB3E01" w:rsidRPr="3F369E06">
        <w:rPr>
          <w:rFonts w:ascii="Times New Roman" w:eastAsia="Times New Roman" w:hAnsi="Times New Roman" w:cs="Times New Roman"/>
        </w:rPr>
        <w:t>Design</w:t>
      </w:r>
      <w:bookmarkEnd w:id="34"/>
      <w:bookmarkEnd w:id="35"/>
    </w:p>
    <w:p w14:paraId="79E74E9D" w14:textId="4F541FF2" w:rsidR="00FB3E01" w:rsidRDefault="001D4B99" w:rsidP="3F369E06">
      <w:pPr>
        <w:pStyle w:val="Heading2"/>
        <w:rPr>
          <w:rFonts w:ascii="Times New Roman" w:eastAsia="Times New Roman" w:hAnsi="Times New Roman" w:cs="Times New Roman"/>
        </w:rPr>
      </w:pPr>
      <w:bookmarkStart w:id="36" w:name="_Toc356230164"/>
      <w:bookmarkStart w:id="37" w:name="_Toc192911016"/>
      <w:r w:rsidRPr="3F369E06">
        <w:rPr>
          <w:rFonts w:ascii="Times New Roman" w:eastAsia="Times New Roman" w:hAnsi="Times New Roman" w:cs="Times New Roman"/>
        </w:rPr>
        <w:t xml:space="preserve">3.1 </w:t>
      </w:r>
      <w:r w:rsidR="00FB3E01" w:rsidRPr="3F369E06">
        <w:rPr>
          <w:rFonts w:ascii="Times New Roman" w:eastAsia="Times New Roman" w:hAnsi="Times New Roman" w:cs="Times New Roman"/>
        </w:rPr>
        <w:t>Hardware design</w:t>
      </w:r>
      <w:bookmarkEnd w:id="36"/>
      <w:bookmarkEnd w:id="37"/>
    </w:p>
    <w:p w14:paraId="39BFE315" w14:textId="77777777" w:rsidR="00FB3E01" w:rsidRDefault="00FB3E01" w:rsidP="3F369E06">
      <w:pPr>
        <w:rPr>
          <w:rFonts w:eastAsia="Times New Roman" w:cs="Times New Roman"/>
        </w:rPr>
      </w:pPr>
      <w:r w:rsidRPr="3F369E06">
        <w:rPr>
          <w:rFonts w:eastAsia="Times New Roman" w:cs="Times New Roman"/>
        </w:rPr>
        <w:t>The app will be designed to fit most phone screen sizes, outside of that there is no hardware design necessary.</w:t>
      </w:r>
    </w:p>
    <w:p w14:paraId="117774D3" w14:textId="77777777" w:rsidR="00FB3E01" w:rsidRDefault="00FB3E01" w:rsidP="3F369E06">
      <w:pPr>
        <w:rPr>
          <w:rFonts w:eastAsia="Times New Roman" w:cs="Times New Roman"/>
        </w:rPr>
      </w:pPr>
      <w:r w:rsidRPr="3F369E06">
        <w:rPr>
          <w:rFonts w:eastAsia="Times New Roman" w:cs="Times New Roman"/>
        </w:rPr>
        <w:br w:type="page"/>
      </w:r>
    </w:p>
    <w:p w14:paraId="2EC96E1D" w14:textId="1930EDF6" w:rsidR="00FB3E01" w:rsidRDefault="001D4B99" w:rsidP="3F369E06">
      <w:pPr>
        <w:pStyle w:val="Heading2"/>
        <w:rPr>
          <w:rFonts w:ascii="Times New Roman" w:eastAsia="Times New Roman" w:hAnsi="Times New Roman" w:cs="Times New Roman"/>
        </w:rPr>
      </w:pPr>
      <w:bookmarkStart w:id="38" w:name="_Toc484729495"/>
      <w:bookmarkStart w:id="39" w:name="_Toc192911017"/>
      <w:r w:rsidRPr="3F369E06">
        <w:rPr>
          <w:rFonts w:ascii="Times New Roman" w:eastAsia="Times New Roman" w:hAnsi="Times New Roman" w:cs="Times New Roman"/>
        </w:rPr>
        <w:t xml:space="preserve">3.2 </w:t>
      </w:r>
      <w:r w:rsidR="00FB3E01" w:rsidRPr="3F369E06">
        <w:rPr>
          <w:rFonts w:ascii="Times New Roman" w:eastAsia="Times New Roman" w:hAnsi="Times New Roman" w:cs="Times New Roman"/>
        </w:rPr>
        <w:t>Software design</w:t>
      </w:r>
      <w:bookmarkEnd w:id="38"/>
      <w:bookmarkEnd w:id="39"/>
      <w:r w:rsidR="00FB3E01" w:rsidRPr="3F369E06">
        <w:rPr>
          <w:rFonts w:ascii="Times New Roman" w:eastAsia="Times New Roman" w:hAnsi="Times New Roman" w:cs="Times New Roman"/>
        </w:rPr>
        <w:t xml:space="preserve"> </w:t>
      </w:r>
    </w:p>
    <w:p w14:paraId="00920F81" w14:textId="780C92BF" w:rsidR="00FB3E01" w:rsidRDefault="001D4B99" w:rsidP="3F369E06">
      <w:pPr>
        <w:pStyle w:val="Heading3"/>
        <w:rPr>
          <w:rFonts w:eastAsia="Times New Roman" w:cs="Times New Roman"/>
        </w:rPr>
      </w:pPr>
      <w:bookmarkStart w:id="40" w:name="_Toc2037056380"/>
      <w:bookmarkStart w:id="41" w:name="_Toc192911018"/>
      <w:r w:rsidRPr="3F369E06">
        <w:rPr>
          <w:rFonts w:eastAsia="Times New Roman" w:cs="Times New Roman"/>
        </w:rPr>
        <w:t xml:space="preserve">3.2.1 </w:t>
      </w:r>
      <w:r w:rsidR="00FB3E01" w:rsidRPr="3F369E06">
        <w:rPr>
          <w:rFonts w:eastAsia="Times New Roman" w:cs="Times New Roman"/>
        </w:rPr>
        <w:t>Wireframe</w:t>
      </w:r>
      <w:bookmarkEnd w:id="40"/>
      <w:bookmarkEnd w:id="41"/>
    </w:p>
    <w:p w14:paraId="7E69677B" w14:textId="77777777" w:rsidR="00FB3E01" w:rsidRDefault="00FB3E01" w:rsidP="3F369E06">
      <w:pPr>
        <w:jc w:val="center"/>
        <w:rPr>
          <w:rFonts w:eastAsia="Times New Roman" w:cs="Times New Roman"/>
        </w:rPr>
      </w:pPr>
      <w:r>
        <w:rPr>
          <w:noProof/>
        </w:rPr>
        <w:drawing>
          <wp:inline distT="0" distB="0" distL="0" distR="0" wp14:anchorId="735FC9E2" wp14:editId="0752190B">
            <wp:extent cx="3193871" cy="3484224"/>
            <wp:effectExtent l="0" t="0" r="0" b="0"/>
            <wp:docPr id="66006105" name="Picture 6600610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06105"/>
                    <pic:cNvPicPr/>
                  </pic:nvPicPr>
                  <pic:blipFill>
                    <a:blip r:embed="rId18">
                      <a:extLst>
                        <a:ext uri="{28A0092B-C50C-407E-A947-70E740481C1C}">
                          <a14:useLocalDpi xmlns:a14="http://schemas.microsoft.com/office/drawing/2010/main" val="0"/>
                        </a:ext>
                      </a:extLst>
                    </a:blip>
                    <a:stretch>
                      <a:fillRect/>
                    </a:stretch>
                  </pic:blipFill>
                  <pic:spPr>
                    <a:xfrm>
                      <a:off x="0" y="0"/>
                      <a:ext cx="3193871" cy="3484224"/>
                    </a:xfrm>
                    <a:prstGeom prst="rect">
                      <a:avLst/>
                    </a:prstGeom>
                  </pic:spPr>
                </pic:pic>
              </a:graphicData>
            </a:graphic>
          </wp:inline>
        </w:drawing>
      </w:r>
    </w:p>
    <w:p w14:paraId="1F930B73" w14:textId="44E8B4FB" w:rsidR="001D4B99" w:rsidRPr="008E1BCF" w:rsidRDefault="008773FA" w:rsidP="3F369E06">
      <w:pPr>
        <w:jc w:val="center"/>
        <w:rPr>
          <w:rFonts w:eastAsia="Times New Roman" w:cs="Times New Roman"/>
        </w:rPr>
      </w:pPr>
      <w:r w:rsidRPr="3F369E06">
        <w:rPr>
          <w:rFonts w:eastAsia="Times New Roman" w:cs="Times New Roman"/>
        </w:rPr>
        <w:t>Fig 3.2.1.</w:t>
      </w:r>
      <w:r w:rsidR="006427BC" w:rsidRPr="3F369E06">
        <w:rPr>
          <w:rFonts w:eastAsia="Times New Roman" w:cs="Times New Roman"/>
        </w:rPr>
        <w:t>1</w:t>
      </w:r>
    </w:p>
    <w:p w14:paraId="2CB3CC8D" w14:textId="77777777" w:rsidR="00FB3E01" w:rsidRDefault="00FB3E01" w:rsidP="3F369E06">
      <w:pPr>
        <w:jc w:val="center"/>
        <w:rPr>
          <w:rFonts w:eastAsia="Times New Roman" w:cs="Times New Roman"/>
        </w:rPr>
      </w:pPr>
      <w:r>
        <w:rPr>
          <w:noProof/>
        </w:rPr>
        <w:drawing>
          <wp:inline distT="0" distB="0" distL="0" distR="0" wp14:anchorId="313A80B6" wp14:editId="2EDC8489">
            <wp:extent cx="3181895" cy="3353580"/>
            <wp:effectExtent l="0" t="0" r="0" b="0"/>
            <wp:docPr id="684851219" name="Picture 684851219" descr="Screens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851219"/>
                    <pic:cNvPicPr/>
                  </pic:nvPicPr>
                  <pic:blipFill>
                    <a:blip r:embed="rId19">
                      <a:extLst>
                        <a:ext uri="{28A0092B-C50C-407E-A947-70E740481C1C}">
                          <a14:useLocalDpi xmlns:a14="http://schemas.microsoft.com/office/drawing/2010/main" val="0"/>
                        </a:ext>
                      </a:extLst>
                    </a:blip>
                    <a:stretch>
                      <a:fillRect/>
                    </a:stretch>
                  </pic:blipFill>
                  <pic:spPr>
                    <a:xfrm>
                      <a:off x="0" y="0"/>
                      <a:ext cx="3181895" cy="3353580"/>
                    </a:xfrm>
                    <a:prstGeom prst="rect">
                      <a:avLst/>
                    </a:prstGeom>
                  </pic:spPr>
                </pic:pic>
              </a:graphicData>
            </a:graphic>
          </wp:inline>
        </w:drawing>
      </w:r>
    </w:p>
    <w:p w14:paraId="42C1EF45" w14:textId="2F723229" w:rsidR="008773FA" w:rsidRPr="008E1BCF" w:rsidRDefault="008773FA" w:rsidP="3F369E06">
      <w:pPr>
        <w:jc w:val="center"/>
        <w:rPr>
          <w:rFonts w:eastAsia="Times New Roman" w:cs="Times New Roman"/>
        </w:rPr>
      </w:pPr>
      <w:r w:rsidRPr="3F369E06">
        <w:rPr>
          <w:rFonts w:eastAsia="Times New Roman" w:cs="Times New Roman"/>
        </w:rPr>
        <w:t>Fig 3.2.1.</w:t>
      </w:r>
      <w:r w:rsidR="006427BC" w:rsidRPr="3F369E06">
        <w:rPr>
          <w:rFonts w:eastAsia="Times New Roman" w:cs="Times New Roman"/>
        </w:rPr>
        <w:t>2</w:t>
      </w:r>
    </w:p>
    <w:p w14:paraId="08BB0DC6" w14:textId="77777777" w:rsidR="00FB3E01" w:rsidRPr="008E1BCF" w:rsidRDefault="00FB3E01" w:rsidP="3F369E06">
      <w:pPr>
        <w:jc w:val="center"/>
        <w:rPr>
          <w:rFonts w:eastAsia="Times New Roman" w:cs="Times New Roman"/>
        </w:rPr>
      </w:pPr>
      <w:r>
        <w:rPr>
          <w:noProof/>
        </w:rPr>
        <w:drawing>
          <wp:inline distT="0" distB="0" distL="0" distR="0" wp14:anchorId="449C6DE0" wp14:editId="5BE31A93">
            <wp:extent cx="3176848" cy="4019548"/>
            <wp:effectExtent l="0" t="0" r="0" b="0"/>
            <wp:docPr id="1166584334" name="Picture 1166584334" descr="Screens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584334"/>
                    <pic:cNvPicPr/>
                  </pic:nvPicPr>
                  <pic:blipFill>
                    <a:blip r:embed="rId20">
                      <a:extLst>
                        <a:ext uri="{28A0092B-C50C-407E-A947-70E740481C1C}">
                          <a14:useLocalDpi xmlns:a14="http://schemas.microsoft.com/office/drawing/2010/main" val="0"/>
                        </a:ext>
                      </a:extLst>
                    </a:blip>
                    <a:stretch>
                      <a:fillRect/>
                    </a:stretch>
                  </pic:blipFill>
                  <pic:spPr>
                    <a:xfrm>
                      <a:off x="0" y="0"/>
                      <a:ext cx="3176848" cy="4019548"/>
                    </a:xfrm>
                    <a:prstGeom prst="rect">
                      <a:avLst/>
                    </a:prstGeom>
                  </pic:spPr>
                </pic:pic>
              </a:graphicData>
            </a:graphic>
          </wp:inline>
        </w:drawing>
      </w:r>
    </w:p>
    <w:p w14:paraId="0B0C2286" w14:textId="1F31532A" w:rsidR="00FB3E01" w:rsidRPr="008E1BCF" w:rsidRDefault="008773FA" w:rsidP="3F369E06">
      <w:pPr>
        <w:jc w:val="center"/>
        <w:rPr>
          <w:rFonts w:eastAsia="Times New Roman" w:cs="Times New Roman"/>
        </w:rPr>
      </w:pPr>
      <w:r w:rsidRPr="3F369E06">
        <w:rPr>
          <w:rFonts w:eastAsia="Times New Roman" w:cs="Times New Roman"/>
        </w:rPr>
        <w:t>Fig 3.2.1.</w:t>
      </w:r>
      <w:r w:rsidR="006427BC" w:rsidRPr="3F369E06">
        <w:rPr>
          <w:rFonts w:eastAsia="Times New Roman" w:cs="Times New Roman"/>
        </w:rPr>
        <w:t>3</w:t>
      </w:r>
    </w:p>
    <w:p w14:paraId="6B952DFE" w14:textId="77777777" w:rsidR="00FB3E01" w:rsidRPr="008E1BCF" w:rsidRDefault="00FB3E01" w:rsidP="3F369E06">
      <w:pPr>
        <w:jc w:val="center"/>
        <w:rPr>
          <w:rFonts w:eastAsia="Times New Roman" w:cs="Times New Roman"/>
        </w:rPr>
      </w:pPr>
    </w:p>
    <w:p w14:paraId="551255C5" w14:textId="77777777" w:rsidR="00FB3E01" w:rsidRPr="008E1BCF" w:rsidRDefault="00FB3E01" w:rsidP="3F369E06">
      <w:pPr>
        <w:jc w:val="center"/>
        <w:rPr>
          <w:rFonts w:eastAsia="Times New Roman" w:cs="Times New Roman"/>
        </w:rPr>
      </w:pPr>
      <w:r>
        <w:rPr>
          <w:noProof/>
        </w:rPr>
        <w:drawing>
          <wp:inline distT="0" distB="0" distL="0" distR="0" wp14:anchorId="0C0D6FF1" wp14:editId="13545AAE">
            <wp:extent cx="4477316" cy="2438350"/>
            <wp:effectExtent l="0" t="0" r="0" b="0"/>
            <wp:docPr id="2093115711" name="Picture 20931157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115711"/>
                    <pic:cNvPicPr/>
                  </pic:nvPicPr>
                  <pic:blipFill>
                    <a:blip r:embed="rId21">
                      <a:extLst>
                        <a:ext uri="{28A0092B-C50C-407E-A947-70E740481C1C}">
                          <a14:useLocalDpi xmlns:a14="http://schemas.microsoft.com/office/drawing/2010/main" val="0"/>
                        </a:ext>
                      </a:extLst>
                    </a:blip>
                    <a:stretch>
                      <a:fillRect/>
                    </a:stretch>
                  </pic:blipFill>
                  <pic:spPr>
                    <a:xfrm>
                      <a:off x="0" y="0"/>
                      <a:ext cx="4477316" cy="2438350"/>
                    </a:xfrm>
                    <a:prstGeom prst="rect">
                      <a:avLst/>
                    </a:prstGeom>
                  </pic:spPr>
                </pic:pic>
              </a:graphicData>
            </a:graphic>
          </wp:inline>
        </w:drawing>
      </w:r>
    </w:p>
    <w:p w14:paraId="3B714101" w14:textId="6D2FCC63" w:rsidR="00FB3E01" w:rsidRPr="008E1BCF" w:rsidRDefault="006427BC" w:rsidP="3F369E06">
      <w:pPr>
        <w:jc w:val="center"/>
        <w:rPr>
          <w:rFonts w:eastAsia="Times New Roman" w:cs="Times New Roman"/>
        </w:rPr>
      </w:pPr>
      <w:r w:rsidRPr="3F369E06">
        <w:rPr>
          <w:rFonts w:eastAsia="Times New Roman" w:cs="Times New Roman"/>
        </w:rPr>
        <w:t>Fig 3.2.1.4</w:t>
      </w:r>
    </w:p>
    <w:p w14:paraId="02D7A66C" w14:textId="77777777" w:rsidR="00FB3E01" w:rsidRPr="008E1BCF" w:rsidRDefault="00FB3E01" w:rsidP="3F369E06">
      <w:pPr>
        <w:rPr>
          <w:rFonts w:eastAsia="Times New Roman" w:cs="Times New Roman"/>
        </w:rPr>
      </w:pPr>
      <w:r w:rsidRPr="3F369E06">
        <w:rPr>
          <w:rFonts w:eastAsia="Times New Roman" w:cs="Times New Roman"/>
        </w:rPr>
        <w:br w:type="page"/>
      </w:r>
    </w:p>
    <w:p w14:paraId="261835A8" w14:textId="77777777" w:rsidR="00FB3E01" w:rsidRPr="008E1BCF" w:rsidRDefault="00FB3E01" w:rsidP="3F369E06">
      <w:pPr>
        <w:rPr>
          <w:rFonts w:eastAsia="Times New Roman" w:cs="Times New Roman"/>
        </w:rPr>
      </w:pPr>
      <w:r w:rsidRPr="3F369E06">
        <w:rPr>
          <w:rFonts w:eastAsia="Times New Roman" w:cs="Times New Roman"/>
        </w:rPr>
        <w:t xml:space="preserve">This </w:t>
      </w:r>
      <w:proofErr w:type="spellStart"/>
      <w:r w:rsidRPr="3F369E06">
        <w:rPr>
          <w:rFonts w:eastAsia="Times New Roman" w:cs="Times New Roman"/>
        </w:rPr>
        <w:t>Figma</w:t>
      </w:r>
      <w:proofErr w:type="spellEnd"/>
      <w:r w:rsidRPr="3F369E06">
        <w:rPr>
          <w:rFonts w:eastAsia="Times New Roman" w:cs="Times New Roman"/>
        </w:rPr>
        <w:t xml:space="preserve"> design shows two pages for user login and registration, after which the user will be taken to game mode selection pages. Here they will choose whether to play against another person or to try their hand against the AI. Following that they’ll choose which game with the option of changing the AI’s difficulty at any point. Below the game pages are the pieces that will be used for each game respectively.</w:t>
      </w:r>
    </w:p>
    <w:p w14:paraId="09CF3F42" w14:textId="77777777" w:rsidR="00FB3E01" w:rsidRPr="008E1BCF" w:rsidRDefault="00FB3E01" w:rsidP="3F369E06">
      <w:pPr>
        <w:rPr>
          <w:rFonts w:eastAsia="Times New Roman" w:cs="Times New Roman"/>
        </w:rPr>
      </w:pPr>
      <w:r w:rsidRPr="3F369E06">
        <w:rPr>
          <w:rFonts w:eastAsia="Times New Roman" w:cs="Times New Roman"/>
        </w:rPr>
        <w:t>The page the game is played on will also have a link to the metrics page which will detail the stats of the AI based of the games that have been played so far, these stats will include the time per decision, resources used etc.</w:t>
      </w:r>
    </w:p>
    <w:p w14:paraId="6EBA8D8E" w14:textId="77777777" w:rsidR="00FB3E01" w:rsidRDefault="00FB3E01" w:rsidP="3F369E06">
      <w:pPr>
        <w:rPr>
          <w:rFonts w:eastAsia="Times New Roman" w:cs="Times New Roman"/>
        </w:rPr>
      </w:pPr>
      <w:r w:rsidRPr="3F369E06">
        <w:rPr>
          <w:rFonts w:eastAsia="Times New Roman" w:cs="Times New Roman"/>
        </w:rPr>
        <w:t>These pages however were just the initial wireframes, in the below images I have made a second iteration of them.</w:t>
      </w:r>
    </w:p>
    <w:p w14:paraId="05D584D7" w14:textId="552F76F7" w:rsidR="00FB3E01" w:rsidRDefault="008773FA" w:rsidP="3F369E06">
      <w:pPr>
        <w:pStyle w:val="Heading3"/>
        <w:rPr>
          <w:rFonts w:eastAsia="Times New Roman" w:cs="Times New Roman"/>
        </w:rPr>
      </w:pPr>
      <w:bookmarkStart w:id="42" w:name="_Toc920415817"/>
      <w:bookmarkStart w:id="43" w:name="_Toc192911019"/>
      <w:r w:rsidRPr="3F369E06">
        <w:rPr>
          <w:rFonts w:eastAsia="Times New Roman" w:cs="Times New Roman"/>
        </w:rPr>
        <w:t xml:space="preserve">3.2.2 </w:t>
      </w:r>
      <w:r w:rsidR="00FB3E01" w:rsidRPr="3F369E06">
        <w:rPr>
          <w:rFonts w:eastAsia="Times New Roman" w:cs="Times New Roman"/>
        </w:rPr>
        <w:t>Prototype</w:t>
      </w:r>
      <w:bookmarkEnd w:id="42"/>
      <w:bookmarkEnd w:id="43"/>
    </w:p>
    <w:p w14:paraId="6B55D025" w14:textId="77777777" w:rsidR="00FB3E01" w:rsidRDefault="00FB3E01" w:rsidP="3F369E06">
      <w:pPr>
        <w:jc w:val="center"/>
        <w:rPr>
          <w:rFonts w:eastAsia="Times New Roman" w:cs="Times New Roman"/>
        </w:rPr>
      </w:pPr>
      <w:r>
        <w:rPr>
          <w:noProof/>
        </w:rPr>
        <w:drawing>
          <wp:inline distT="0" distB="0" distL="0" distR="0" wp14:anchorId="6E6B8569" wp14:editId="19D80F08">
            <wp:extent cx="4229690" cy="2915057"/>
            <wp:effectExtent l="0" t="0" r="0" b="0"/>
            <wp:docPr id="595278419" name="Picture 595278419"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278419"/>
                    <pic:cNvPicPr/>
                  </pic:nvPicPr>
                  <pic:blipFill>
                    <a:blip r:embed="rId22">
                      <a:extLst>
                        <a:ext uri="{28A0092B-C50C-407E-A947-70E740481C1C}">
                          <a14:useLocalDpi xmlns:a14="http://schemas.microsoft.com/office/drawing/2010/main" val="0"/>
                        </a:ext>
                      </a:extLst>
                    </a:blip>
                    <a:stretch>
                      <a:fillRect/>
                    </a:stretch>
                  </pic:blipFill>
                  <pic:spPr>
                    <a:xfrm>
                      <a:off x="0" y="0"/>
                      <a:ext cx="4229690" cy="2915057"/>
                    </a:xfrm>
                    <a:prstGeom prst="rect">
                      <a:avLst/>
                    </a:prstGeom>
                  </pic:spPr>
                </pic:pic>
              </a:graphicData>
            </a:graphic>
          </wp:inline>
        </w:drawing>
      </w:r>
    </w:p>
    <w:p w14:paraId="561F0371" w14:textId="3653E57C" w:rsidR="00FB3E01" w:rsidRDefault="006427BC" w:rsidP="3F369E06">
      <w:pPr>
        <w:jc w:val="center"/>
        <w:rPr>
          <w:rFonts w:eastAsia="Times New Roman" w:cs="Times New Roman"/>
        </w:rPr>
      </w:pPr>
      <w:r w:rsidRPr="3F369E06">
        <w:rPr>
          <w:rFonts w:eastAsia="Times New Roman" w:cs="Times New Roman"/>
        </w:rPr>
        <w:t>Fig 3.2.2.1</w:t>
      </w:r>
    </w:p>
    <w:p w14:paraId="7ED3E462" w14:textId="77777777" w:rsidR="00FB3E01" w:rsidRDefault="00FB3E01" w:rsidP="3F369E06">
      <w:pPr>
        <w:jc w:val="center"/>
        <w:rPr>
          <w:rFonts w:eastAsia="Times New Roman" w:cs="Times New Roman"/>
        </w:rPr>
      </w:pPr>
      <w:r>
        <w:rPr>
          <w:noProof/>
        </w:rPr>
        <w:drawing>
          <wp:inline distT="0" distB="0" distL="0" distR="0" wp14:anchorId="035A4BC3" wp14:editId="75B8A8C6">
            <wp:extent cx="2810267" cy="2886478"/>
            <wp:effectExtent l="0" t="0" r="0" b="0"/>
            <wp:docPr id="878062859" name="Picture 878062859" descr="Screens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062859"/>
                    <pic:cNvPicPr/>
                  </pic:nvPicPr>
                  <pic:blipFill>
                    <a:blip r:embed="rId23">
                      <a:extLst>
                        <a:ext uri="{28A0092B-C50C-407E-A947-70E740481C1C}">
                          <a14:useLocalDpi xmlns:a14="http://schemas.microsoft.com/office/drawing/2010/main" val="0"/>
                        </a:ext>
                      </a:extLst>
                    </a:blip>
                    <a:stretch>
                      <a:fillRect/>
                    </a:stretch>
                  </pic:blipFill>
                  <pic:spPr>
                    <a:xfrm>
                      <a:off x="0" y="0"/>
                      <a:ext cx="2810267" cy="2886478"/>
                    </a:xfrm>
                    <a:prstGeom prst="rect">
                      <a:avLst/>
                    </a:prstGeom>
                  </pic:spPr>
                </pic:pic>
              </a:graphicData>
            </a:graphic>
          </wp:inline>
        </w:drawing>
      </w:r>
    </w:p>
    <w:p w14:paraId="58E4AE21" w14:textId="18935247" w:rsidR="006427BC" w:rsidRDefault="006427BC" w:rsidP="3F369E06">
      <w:pPr>
        <w:jc w:val="center"/>
        <w:rPr>
          <w:rFonts w:eastAsia="Times New Roman" w:cs="Times New Roman"/>
        </w:rPr>
      </w:pPr>
      <w:r w:rsidRPr="3F369E06">
        <w:rPr>
          <w:rFonts w:eastAsia="Times New Roman" w:cs="Times New Roman"/>
        </w:rPr>
        <w:t>Fig 3.2.2.2</w:t>
      </w:r>
    </w:p>
    <w:p w14:paraId="21ED77BE" w14:textId="77777777" w:rsidR="00FB3E01" w:rsidRDefault="00FB3E01" w:rsidP="3F369E06">
      <w:pPr>
        <w:jc w:val="center"/>
        <w:rPr>
          <w:rFonts w:eastAsia="Times New Roman" w:cs="Times New Roman"/>
        </w:rPr>
      </w:pPr>
      <w:r>
        <w:rPr>
          <w:noProof/>
        </w:rPr>
        <w:drawing>
          <wp:inline distT="0" distB="0" distL="0" distR="0" wp14:anchorId="706F0D50" wp14:editId="17F00427">
            <wp:extent cx="2753110" cy="2886478"/>
            <wp:effectExtent l="0" t="0" r="0" b="0"/>
            <wp:docPr id="936580676" name="Picture 936580676" descr="Screens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580676"/>
                    <pic:cNvPicPr/>
                  </pic:nvPicPr>
                  <pic:blipFill>
                    <a:blip r:embed="rId24">
                      <a:extLst>
                        <a:ext uri="{28A0092B-C50C-407E-A947-70E740481C1C}">
                          <a14:useLocalDpi xmlns:a14="http://schemas.microsoft.com/office/drawing/2010/main" val="0"/>
                        </a:ext>
                      </a:extLst>
                    </a:blip>
                    <a:stretch>
                      <a:fillRect/>
                    </a:stretch>
                  </pic:blipFill>
                  <pic:spPr>
                    <a:xfrm>
                      <a:off x="0" y="0"/>
                      <a:ext cx="2753110" cy="2886478"/>
                    </a:xfrm>
                    <a:prstGeom prst="rect">
                      <a:avLst/>
                    </a:prstGeom>
                  </pic:spPr>
                </pic:pic>
              </a:graphicData>
            </a:graphic>
          </wp:inline>
        </w:drawing>
      </w:r>
    </w:p>
    <w:p w14:paraId="265DC97E" w14:textId="2535E8E0" w:rsidR="006427BC" w:rsidRDefault="006427BC" w:rsidP="3F369E06">
      <w:pPr>
        <w:jc w:val="center"/>
        <w:rPr>
          <w:rFonts w:eastAsia="Times New Roman" w:cs="Times New Roman"/>
        </w:rPr>
      </w:pPr>
      <w:r w:rsidRPr="3F369E06">
        <w:rPr>
          <w:rFonts w:eastAsia="Times New Roman" w:cs="Times New Roman"/>
        </w:rPr>
        <w:t>Fig 3.2.2.3</w:t>
      </w:r>
    </w:p>
    <w:p w14:paraId="2E177C7B" w14:textId="77777777" w:rsidR="00FB3E01" w:rsidRDefault="00FB3E01" w:rsidP="3F369E06">
      <w:pPr>
        <w:jc w:val="center"/>
        <w:rPr>
          <w:rFonts w:eastAsia="Times New Roman" w:cs="Times New Roman"/>
        </w:rPr>
      </w:pPr>
      <w:r>
        <w:rPr>
          <w:noProof/>
        </w:rPr>
        <w:drawing>
          <wp:inline distT="0" distB="0" distL="0" distR="0" wp14:anchorId="1F2444CB" wp14:editId="77F7EB5D">
            <wp:extent cx="2886421" cy="1376601"/>
            <wp:effectExtent l="0" t="0" r="0" b="0"/>
            <wp:docPr id="617937412" name="Picture 61793741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37412"/>
                    <pic:cNvPicPr/>
                  </pic:nvPicPr>
                  <pic:blipFill>
                    <a:blip r:embed="rId25">
                      <a:extLst>
                        <a:ext uri="{28A0092B-C50C-407E-A947-70E740481C1C}">
                          <a14:useLocalDpi xmlns:a14="http://schemas.microsoft.com/office/drawing/2010/main" val="0"/>
                        </a:ext>
                      </a:extLst>
                    </a:blip>
                    <a:stretch>
                      <a:fillRect/>
                    </a:stretch>
                  </pic:blipFill>
                  <pic:spPr>
                    <a:xfrm>
                      <a:off x="0" y="0"/>
                      <a:ext cx="2886421" cy="1376601"/>
                    </a:xfrm>
                    <a:prstGeom prst="rect">
                      <a:avLst/>
                    </a:prstGeom>
                  </pic:spPr>
                </pic:pic>
              </a:graphicData>
            </a:graphic>
          </wp:inline>
        </w:drawing>
      </w:r>
    </w:p>
    <w:p w14:paraId="74B238BC" w14:textId="6811B880" w:rsidR="006427BC" w:rsidRDefault="006427BC" w:rsidP="3F369E06">
      <w:pPr>
        <w:jc w:val="center"/>
        <w:rPr>
          <w:rFonts w:eastAsia="Times New Roman" w:cs="Times New Roman"/>
        </w:rPr>
      </w:pPr>
      <w:r w:rsidRPr="3F369E06">
        <w:rPr>
          <w:rFonts w:eastAsia="Times New Roman" w:cs="Times New Roman"/>
        </w:rPr>
        <w:t>Fig 3.2.2.4</w:t>
      </w:r>
    </w:p>
    <w:p w14:paraId="560F46F6" w14:textId="77777777" w:rsidR="00FB3E01" w:rsidRDefault="00FB3E01" w:rsidP="3F369E06">
      <w:pPr>
        <w:rPr>
          <w:rFonts w:eastAsia="Times New Roman" w:cs="Times New Roman"/>
        </w:rPr>
      </w:pPr>
    </w:p>
    <w:p w14:paraId="232221C3" w14:textId="77777777" w:rsidR="00FB3E01" w:rsidRDefault="00FB3E01" w:rsidP="3F369E06">
      <w:pPr>
        <w:rPr>
          <w:rFonts w:eastAsia="Times New Roman" w:cs="Times New Roman"/>
        </w:rPr>
      </w:pPr>
    </w:p>
    <w:p w14:paraId="6F75F9DF" w14:textId="109432E3" w:rsidR="00FB3E01" w:rsidRPr="000868C0" w:rsidRDefault="008773FA" w:rsidP="3F369E06">
      <w:pPr>
        <w:pStyle w:val="Heading2"/>
        <w:rPr>
          <w:rFonts w:ascii="Times New Roman" w:eastAsia="Times New Roman" w:hAnsi="Times New Roman" w:cs="Times New Roman"/>
        </w:rPr>
      </w:pPr>
      <w:bookmarkStart w:id="44" w:name="_Toc2027080164"/>
      <w:bookmarkStart w:id="45" w:name="_Toc192911020"/>
      <w:r w:rsidRPr="3F369E06">
        <w:rPr>
          <w:rFonts w:ascii="Times New Roman" w:eastAsia="Times New Roman" w:hAnsi="Times New Roman" w:cs="Times New Roman"/>
        </w:rPr>
        <w:t xml:space="preserve">3.3 </w:t>
      </w:r>
      <w:r w:rsidR="00FB3E01" w:rsidRPr="3F369E06">
        <w:rPr>
          <w:rFonts w:ascii="Times New Roman" w:eastAsia="Times New Roman" w:hAnsi="Times New Roman" w:cs="Times New Roman"/>
        </w:rPr>
        <w:t>Systems Architecture</w:t>
      </w:r>
      <w:bookmarkEnd w:id="44"/>
      <w:bookmarkEnd w:id="45"/>
    </w:p>
    <w:p w14:paraId="1BFFDD85" w14:textId="77777777" w:rsidR="00FB3E01" w:rsidRDefault="00FB3E01" w:rsidP="3F369E06">
      <w:pPr>
        <w:rPr>
          <w:rFonts w:eastAsia="Times New Roman" w:cs="Times New Roman"/>
        </w:rPr>
      </w:pPr>
      <w:r w:rsidRPr="3F369E06">
        <w:rPr>
          <w:rFonts w:eastAsia="Times New Roman" w:cs="Times New Roman"/>
        </w:rPr>
        <w:t>This project will have the following;</w:t>
      </w:r>
    </w:p>
    <w:p w14:paraId="41E1F462" w14:textId="77777777" w:rsidR="00FB3E01" w:rsidRDefault="00FB3E01" w:rsidP="3F369E06">
      <w:pPr>
        <w:rPr>
          <w:rFonts w:eastAsia="Times New Roman" w:cs="Times New Roman"/>
        </w:rPr>
      </w:pPr>
      <w:r w:rsidRPr="3F369E06">
        <w:rPr>
          <w:rFonts w:eastAsia="Times New Roman" w:cs="Times New Roman"/>
        </w:rPr>
        <w:t xml:space="preserve">A frontend built using Jetpack Compose from </w:t>
      </w:r>
      <w:proofErr w:type="spellStart"/>
      <w:r w:rsidRPr="3F369E06">
        <w:rPr>
          <w:rFonts w:eastAsia="Times New Roman" w:cs="Times New Roman"/>
        </w:rPr>
        <w:t>Kotlin</w:t>
      </w:r>
      <w:proofErr w:type="spellEnd"/>
      <w:r w:rsidRPr="3F369E06">
        <w:rPr>
          <w:rFonts w:eastAsia="Times New Roman" w:cs="Times New Roman"/>
        </w:rPr>
        <w:t xml:space="preserve">/Android studio, following the </w:t>
      </w:r>
      <w:proofErr w:type="spellStart"/>
      <w:r w:rsidRPr="3F369E06">
        <w:rPr>
          <w:rFonts w:eastAsia="Times New Roman" w:cs="Times New Roman"/>
        </w:rPr>
        <w:t>Figma</w:t>
      </w:r>
      <w:proofErr w:type="spellEnd"/>
      <w:r w:rsidRPr="3F369E06">
        <w:rPr>
          <w:rFonts w:eastAsia="Times New Roman" w:cs="Times New Roman"/>
        </w:rPr>
        <w:t xml:space="preserve"> design outline above. This gives the user an easy, intuitive interface to interact with as well as allowing for backend calls to be made upon certain button being pressed.</w:t>
      </w:r>
    </w:p>
    <w:p w14:paraId="14692EDE" w14:textId="77777777" w:rsidR="00FB3E01" w:rsidRDefault="00FB3E01" w:rsidP="3F369E06">
      <w:pPr>
        <w:rPr>
          <w:rFonts w:eastAsia="Times New Roman" w:cs="Times New Roman"/>
        </w:rPr>
      </w:pPr>
      <w:r w:rsidRPr="3F369E06">
        <w:rPr>
          <w:rFonts w:eastAsia="Times New Roman" w:cs="Times New Roman"/>
        </w:rPr>
        <w:t>The backend will be the implementation of the AI algorithms; Minimax and MCTS. It will handle the games states and the AI’s moves on top of handling the user authentication that is required before using the application.</w:t>
      </w:r>
    </w:p>
    <w:p w14:paraId="2237B744" w14:textId="77777777" w:rsidR="00FB3E01" w:rsidRDefault="00FB3E01" w:rsidP="3F369E06">
      <w:pPr>
        <w:rPr>
          <w:rFonts w:eastAsia="Times New Roman" w:cs="Times New Roman"/>
        </w:rPr>
      </w:pPr>
      <w:r w:rsidRPr="3F369E06">
        <w:rPr>
          <w:rFonts w:eastAsia="Times New Roman" w:cs="Times New Roman"/>
        </w:rPr>
        <w:t>Lastly a database for storing user details used during authentication as well as potentially the metric results gained from when games are played with the AI algorithms. This would allow the user to see results from previous matches and compare them to newer ones.</w:t>
      </w:r>
    </w:p>
    <w:p w14:paraId="4E7E8385" w14:textId="2331E868" w:rsidR="00FB3E01" w:rsidRPr="000868C0" w:rsidRDefault="008773FA" w:rsidP="3F369E06">
      <w:pPr>
        <w:pStyle w:val="Heading2"/>
        <w:rPr>
          <w:rFonts w:ascii="Times New Roman" w:eastAsia="Times New Roman" w:hAnsi="Times New Roman" w:cs="Times New Roman"/>
        </w:rPr>
      </w:pPr>
      <w:bookmarkStart w:id="46" w:name="_Toc795638812"/>
      <w:bookmarkStart w:id="47" w:name="_Toc192911021"/>
      <w:r w:rsidRPr="3F369E06">
        <w:rPr>
          <w:rFonts w:ascii="Times New Roman" w:eastAsia="Times New Roman" w:hAnsi="Times New Roman" w:cs="Times New Roman"/>
        </w:rPr>
        <w:t xml:space="preserve">3.4 </w:t>
      </w:r>
      <w:r w:rsidR="00FB3E01" w:rsidRPr="3F369E06">
        <w:rPr>
          <w:rFonts w:ascii="Times New Roman" w:eastAsia="Times New Roman" w:hAnsi="Times New Roman" w:cs="Times New Roman"/>
        </w:rPr>
        <w:t>Database Design</w:t>
      </w:r>
      <w:bookmarkEnd w:id="46"/>
      <w:bookmarkEnd w:id="47"/>
    </w:p>
    <w:p w14:paraId="66885AA8" w14:textId="77777777" w:rsidR="00FB3E01" w:rsidRDefault="00FB3E01" w:rsidP="3F369E06">
      <w:pPr>
        <w:jc w:val="center"/>
        <w:rPr>
          <w:rFonts w:eastAsia="Times New Roman" w:cs="Times New Roman"/>
        </w:rPr>
      </w:pPr>
      <w:r>
        <w:rPr>
          <w:noProof/>
        </w:rPr>
        <w:drawing>
          <wp:inline distT="0" distB="0" distL="0" distR="0" wp14:anchorId="5B3147E3" wp14:editId="1C8C53BD">
            <wp:extent cx="3296110" cy="2076740"/>
            <wp:effectExtent l="0" t="0" r="0" b="0"/>
            <wp:docPr id="498662149" name="Picture 498662149"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62149"/>
                    <pic:cNvPicPr/>
                  </pic:nvPicPr>
                  <pic:blipFill>
                    <a:blip r:embed="rId26">
                      <a:extLst>
                        <a:ext uri="{28A0092B-C50C-407E-A947-70E740481C1C}">
                          <a14:useLocalDpi xmlns:a14="http://schemas.microsoft.com/office/drawing/2010/main" val="0"/>
                        </a:ext>
                      </a:extLst>
                    </a:blip>
                    <a:stretch>
                      <a:fillRect/>
                    </a:stretch>
                  </pic:blipFill>
                  <pic:spPr>
                    <a:xfrm>
                      <a:off x="0" y="0"/>
                      <a:ext cx="3296110" cy="2076740"/>
                    </a:xfrm>
                    <a:prstGeom prst="rect">
                      <a:avLst/>
                    </a:prstGeom>
                  </pic:spPr>
                </pic:pic>
              </a:graphicData>
            </a:graphic>
          </wp:inline>
        </w:drawing>
      </w:r>
    </w:p>
    <w:p w14:paraId="4EE3FF45" w14:textId="18070352" w:rsidR="006427BC" w:rsidRDefault="006427BC" w:rsidP="3F369E06">
      <w:pPr>
        <w:jc w:val="center"/>
        <w:rPr>
          <w:rFonts w:eastAsia="Times New Roman" w:cs="Times New Roman"/>
        </w:rPr>
      </w:pPr>
      <w:r w:rsidRPr="3F369E06">
        <w:rPr>
          <w:rFonts w:eastAsia="Times New Roman" w:cs="Times New Roman"/>
        </w:rPr>
        <w:t>Fig 3.</w:t>
      </w:r>
      <w:r w:rsidR="0088383C" w:rsidRPr="3F369E06">
        <w:rPr>
          <w:rFonts w:eastAsia="Times New Roman" w:cs="Times New Roman"/>
        </w:rPr>
        <w:t>4.1</w:t>
      </w:r>
    </w:p>
    <w:p w14:paraId="180ADAF7" w14:textId="77777777" w:rsidR="00FB3E01" w:rsidRDefault="00FB3E01" w:rsidP="3F369E06">
      <w:pPr>
        <w:rPr>
          <w:rFonts w:eastAsia="Times New Roman" w:cs="Times New Roman"/>
        </w:rPr>
      </w:pPr>
      <w:r w:rsidRPr="3F369E06">
        <w:rPr>
          <w:rFonts w:eastAsia="Times New Roman" w:cs="Times New Roman"/>
        </w:rPr>
        <w:t xml:space="preserve">The database design is rather simple, needing only a user table for logins and metrics table to enable the stat comparisons. The </w:t>
      </w:r>
      <w:proofErr w:type="spellStart"/>
      <w:r w:rsidRPr="3F369E06">
        <w:rPr>
          <w:rFonts w:eastAsia="Times New Roman" w:cs="Times New Roman"/>
        </w:rPr>
        <w:t>userID</w:t>
      </w:r>
      <w:proofErr w:type="spellEnd"/>
      <w:r w:rsidRPr="3F369E06">
        <w:rPr>
          <w:rFonts w:eastAsia="Times New Roman" w:cs="Times New Roman"/>
        </w:rPr>
        <w:t xml:space="preserve"> in the user table is a primary key with it being referenced as a foreign key in the Metrics table as Player1ID and Player2ID. The metrics table then has </w:t>
      </w:r>
      <w:proofErr w:type="spellStart"/>
      <w:r w:rsidRPr="3F369E06">
        <w:rPr>
          <w:rFonts w:eastAsia="Times New Roman" w:cs="Times New Roman"/>
        </w:rPr>
        <w:t>gameID</w:t>
      </w:r>
      <w:proofErr w:type="spellEnd"/>
      <w:r w:rsidRPr="3F369E06">
        <w:rPr>
          <w:rFonts w:eastAsia="Times New Roman" w:cs="Times New Roman"/>
        </w:rPr>
        <w:t xml:space="preserve"> has its primary key.</w:t>
      </w:r>
    </w:p>
    <w:p w14:paraId="737EF9D6" w14:textId="77777777" w:rsidR="00FB3E01" w:rsidRDefault="00FB3E01" w:rsidP="3F369E06">
      <w:pPr>
        <w:rPr>
          <w:rFonts w:eastAsia="Times New Roman" w:cs="Times New Roman"/>
        </w:rPr>
      </w:pPr>
      <w:r w:rsidRPr="3F369E06">
        <w:rPr>
          <w:rFonts w:eastAsia="Times New Roman" w:cs="Times New Roman"/>
        </w:rPr>
        <w:t xml:space="preserve">The metrics table will track information like; game mode, number of moves, time per move average, length of the game and lastly its outcome (win, </w:t>
      </w:r>
      <w:bookmarkStart w:id="48" w:name="_Int_EckHaip7"/>
      <w:r w:rsidRPr="3F369E06">
        <w:rPr>
          <w:rFonts w:eastAsia="Times New Roman" w:cs="Times New Roman"/>
        </w:rPr>
        <w:t>loss</w:t>
      </w:r>
      <w:bookmarkEnd w:id="48"/>
      <w:r w:rsidRPr="3F369E06">
        <w:rPr>
          <w:rFonts w:eastAsia="Times New Roman" w:cs="Times New Roman"/>
        </w:rPr>
        <w:t xml:space="preserve"> or draw)</w:t>
      </w:r>
    </w:p>
    <w:p w14:paraId="69438B37" w14:textId="77CAB40C" w:rsidR="00FB3E01" w:rsidRDefault="008773FA" w:rsidP="3F369E06">
      <w:pPr>
        <w:pStyle w:val="Heading1"/>
        <w:rPr>
          <w:rFonts w:ascii="Times New Roman" w:eastAsia="Times New Roman" w:hAnsi="Times New Roman" w:cs="Times New Roman"/>
        </w:rPr>
      </w:pPr>
      <w:bookmarkStart w:id="49" w:name="_Toc1424734200"/>
      <w:bookmarkStart w:id="50" w:name="_Toc192911022"/>
      <w:r w:rsidRPr="3F369E06">
        <w:rPr>
          <w:rFonts w:ascii="Times New Roman" w:eastAsia="Times New Roman" w:hAnsi="Times New Roman" w:cs="Times New Roman"/>
        </w:rPr>
        <w:t xml:space="preserve">3.5 </w:t>
      </w:r>
      <w:r w:rsidR="00FB3E01" w:rsidRPr="3F369E06">
        <w:rPr>
          <w:rFonts w:ascii="Times New Roman" w:eastAsia="Times New Roman" w:hAnsi="Times New Roman" w:cs="Times New Roman"/>
        </w:rPr>
        <w:t>Conclusion</w:t>
      </w:r>
      <w:bookmarkEnd w:id="49"/>
      <w:bookmarkEnd w:id="50"/>
    </w:p>
    <w:p w14:paraId="5F409C36" w14:textId="77777777" w:rsidR="00FB3E01" w:rsidRDefault="00FB3E01" w:rsidP="3F369E06">
      <w:pPr>
        <w:rPr>
          <w:rFonts w:eastAsia="Times New Roman" w:cs="Times New Roman"/>
        </w:rPr>
      </w:pPr>
      <w:r w:rsidRPr="3F369E06">
        <w:rPr>
          <w:rFonts w:eastAsia="Times New Roman" w:cs="Times New Roman"/>
        </w:rPr>
        <w:t xml:space="preserve">In this chapter I have now outlined the fundamental requirements and design for this heuristic AI project. Both functional and non-functional requirements as well as the hardware and software needs should all allow for an effective implementation of both the Minimax and MCTS algorithms so that they can be compared. </w:t>
      </w:r>
    </w:p>
    <w:p w14:paraId="4CB5BEA6" w14:textId="77777777" w:rsidR="00FB3E01" w:rsidRDefault="00FB3E01" w:rsidP="3F369E06">
      <w:pPr>
        <w:rPr>
          <w:rFonts w:eastAsia="Times New Roman" w:cs="Times New Roman"/>
        </w:rPr>
      </w:pPr>
      <w:r w:rsidRPr="3F369E06">
        <w:rPr>
          <w:rFonts w:eastAsia="Times New Roman" w:cs="Times New Roman"/>
        </w:rPr>
        <w:t xml:space="preserve">The overall design places an importance on scalability and performance so that more AI’s or games can be compared without having hefty resource demands alongside it. This allows for a structured environment to test the capabilities of both AI and to compare them to one another, making it so the best AI for the game can be deduced. </w:t>
      </w:r>
    </w:p>
    <w:p w14:paraId="5F6B6C00" w14:textId="77777777" w:rsidR="00AB1979" w:rsidRDefault="00AB1979" w:rsidP="3F369E06"/>
    <w:p w14:paraId="40AA5EB1" w14:textId="43DF3364" w:rsidR="009434E5" w:rsidRPr="0003237B" w:rsidRDefault="009434E5" w:rsidP="3F369E06">
      <w:pPr>
        <w:pStyle w:val="Heading1"/>
        <w:rPr>
          <w:rFonts w:ascii="Times New Roman" w:eastAsia="Times New Roman" w:hAnsi="Times New Roman" w:cs="Times New Roman"/>
        </w:rPr>
      </w:pPr>
      <w:bookmarkStart w:id="51" w:name="_Toc1516127842"/>
      <w:bookmarkStart w:id="52" w:name="_Toc192911023"/>
      <w:r w:rsidRPr="3F369E06">
        <w:rPr>
          <w:rFonts w:ascii="Times New Roman" w:eastAsia="Times New Roman" w:hAnsi="Times New Roman" w:cs="Times New Roman"/>
        </w:rPr>
        <w:t xml:space="preserve">4. </w:t>
      </w:r>
      <w:bookmarkEnd w:id="51"/>
      <w:r w:rsidR="00B308A9" w:rsidRPr="3F369E06">
        <w:rPr>
          <w:rFonts w:ascii="Times New Roman" w:eastAsia="Times New Roman" w:hAnsi="Times New Roman" w:cs="Times New Roman"/>
        </w:rPr>
        <w:t>Implementation</w:t>
      </w:r>
      <w:bookmarkEnd w:id="52"/>
    </w:p>
    <w:p w14:paraId="62FF73DB" w14:textId="77777777" w:rsidR="009434E5" w:rsidRPr="0003237B" w:rsidRDefault="009434E5" w:rsidP="3F369E06">
      <w:pPr>
        <w:rPr>
          <w:rFonts w:eastAsia="Times New Roman" w:cs="Times New Roman"/>
        </w:rPr>
      </w:pPr>
      <w:r w:rsidRPr="3F369E06">
        <w:rPr>
          <w:rFonts w:eastAsia="Times New Roman" w:cs="Times New Roman"/>
        </w:rPr>
        <w:t>The Implementation chapter details the process of translating the design of the project into a functional system. This chapter provides detailed explanations of the tools, technologies, environment configuration, feature implementation, and challenges encountered during development of the project. It serves as a guide to understand how the theoretical aspects of the design were translated into a functional system.</w:t>
      </w:r>
    </w:p>
    <w:p w14:paraId="7D0C844D" w14:textId="77777777" w:rsidR="009434E5" w:rsidRPr="0003237B" w:rsidRDefault="009434E5" w:rsidP="3F369E06">
      <w:pPr>
        <w:pStyle w:val="Heading1"/>
        <w:rPr>
          <w:rFonts w:ascii="Times New Roman" w:eastAsia="Times New Roman" w:hAnsi="Times New Roman" w:cs="Times New Roman"/>
        </w:rPr>
      </w:pPr>
      <w:bookmarkStart w:id="53" w:name="_Toc1721381281"/>
      <w:bookmarkStart w:id="54" w:name="_Toc192911024"/>
      <w:r w:rsidRPr="3F369E06">
        <w:rPr>
          <w:rFonts w:ascii="Times New Roman" w:eastAsia="Times New Roman" w:hAnsi="Times New Roman" w:cs="Times New Roman"/>
        </w:rPr>
        <w:t>4.1 Tools and Technologies used</w:t>
      </w:r>
      <w:bookmarkEnd w:id="53"/>
      <w:bookmarkEnd w:id="54"/>
    </w:p>
    <w:p w14:paraId="643C85D1" w14:textId="77777777" w:rsidR="009434E5" w:rsidRPr="0003237B" w:rsidRDefault="009434E5" w:rsidP="3F369E06">
      <w:pPr>
        <w:rPr>
          <w:rFonts w:eastAsia="Times New Roman" w:cs="Times New Roman"/>
        </w:rPr>
      </w:pPr>
      <w:r w:rsidRPr="3F369E06">
        <w:rPr>
          <w:rFonts w:eastAsia="Times New Roman" w:cs="Times New Roman"/>
        </w:rPr>
        <w:t>The project utilized various tools and technologies to meet the requirements and ensure efficient development. These include:</w:t>
      </w:r>
    </w:p>
    <w:p w14:paraId="00E688E8" w14:textId="77777777" w:rsidR="009434E5" w:rsidRPr="0003237B" w:rsidRDefault="009434E5" w:rsidP="3F369E06">
      <w:pPr>
        <w:pStyle w:val="ListParagraph"/>
        <w:numPr>
          <w:ilvl w:val="0"/>
          <w:numId w:val="12"/>
        </w:numPr>
        <w:rPr>
          <w:rFonts w:eastAsia="Times New Roman" w:cs="Times New Roman"/>
        </w:rPr>
      </w:pPr>
      <w:r w:rsidRPr="3F369E06">
        <w:rPr>
          <w:rFonts w:eastAsia="Times New Roman" w:cs="Times New Roman"/>
        </w:rPr>
        <w:t xml:space="preserve">Android Studio and the </w:t>
      </w:r>
      <w:proofErr w:type="spellStart"/>
      <w:r w:rsidRPr="3F369E06">
        <w:rPr>
          <w:rFonts w:eastAsia="Times New Roman" w:cs="Times New Roman"/>
        </w:rPr>
        <w:t>Kotlin</w:t>
      </w:r>
      <w:proofErr w:type="spellEnd"/>
      <w:r w:rsidRPr="3F369E06">
        <w:rPr>
          <w:rFonts w:eastAsia="Times New Roman" w:cs="Times New Roman"/>
        </w:rPr>
        <w:t xml:space="preserve"> language for Android app development.</w:t>
      </w:r>
    </w:p>
    <w:p w14:paraId="271EE7ED" w14:textId="77777777" w:rsidR="009434E5" w:rsidRPr="0003237B" w:rsidRDefault="009434E5" w:rsidP="3F369E06">
      <w:pPr>
        <w:pStyle w:val="ListParagraph"/>
        <w:numPr>
          <w:ilvl w:val="0"/>
          <w:numId w:val="12"/>
        </w:numPr>
        <w:rPr>
          <w:rFonts w:eastAsia="Times New Roman" w:cs="Times New Roman"/>
        </w:rPr>
      </w:pPr>
      <w:r w:rsidRPr="3F369E06">
        <w:rPr>
          <w:rFonts w:eastAsia="Times New Roman" w:cs="Times New Roman"/>
        </w:rPr>
        <w:t>Jetpack Compose for UI elements such as game boards and menu navigation.</w:t>
      </w:r>
    </w:p>
    <w:p w14:paraId="67B4390D" w14:textId="77777777" w:rsidR="009434E5" w:rsidRPr="0003237B" w:rsidRDefault="009434E5" w:rsidP="3F369E06">
      <w:pPr>
        <w:pStyle w:val="ListParagraph"/>
        <w:numPr>
          <w:ilvl w:val="0"/>
          <w:numId w:val="12"/>
        </w:numPr>
        <w:rPr>
          <w:rFonts w:eastAsia="Times New Roman" w:cs="Times New Roman"/>
        </w:rPr>
      </w:pPr>
      <w:r w:rsidRPr="3F369E06">
        <w:rPr>
          <w:rFonts w:eastAsia="Times New Roman" w:cs="Times New Roman"/>
        </w:rPr>
        <w:t>Firebase for Login and Sign-up features</w:t>
      </w:r>
    </w:p>
    <w:p w14:paraId="07FD97C8" w14:textId="77777777" w:rsidR="009434E5" w:rsidRPr="0003237B" w:rsidRDefault="009434E5" w:rsidP="3F369E06">
      <w:pPr>
        <w:pStyle w:val="ListParagraph"/>
        <w:numPr>
          <w:ilvl w:val="0"/>
          <w:numId w:val="12"/>
        </w:numPr>
        <w:rPr>
          <w:rFonts w:eastAsia="Times New Roman" w:cs="Times New Roman"/>
        </w:rPr>
      </w:pPr>
      <w:proofErr w:type="spellStart"/>
      <w:r w:rsidRPr="3F369E06">
        <w:rPr>
          <w:rFonts w:eastAsia="Times New Roman" w:cs="Times New Roman"/>
        </w:rPr>
        <w:t>Figma</w:t>
      </w:r>
      <w:proofErr w:type="spellEnd"/>
      <w:r w:rsidRPr="3F369E06">
        <w:rPr>
          <w:rFonts w:eastAsia="Times New Roman" w:cs="Times New Roman"/>
        </w:rPr>
        <w:t xml:space="preserve"> for UI/UX prototyping.</w:t>
      </w:r>
    </w:p>
    <w:p w14:paraId="26B48C9B" w14:textId="77777777" w:rsidR="009434E5" w:rsidRPr="0003237B" w:rsidRDefault="009434E5" w:rsidP="3F369E06">
      <w:pPr>
        <w:pStyle w:val="ListParagraph"/>
        <w:numPr>
          <w:ilvl w:val="0"/>
          <w:numId w:val="12"/>
        </w:numPr>
        <w:rPr>
          <w:rFonts w:eastAsia="Times New Roman" w:cs="Times New Roman"/>
        </w:rPr>
      </w:pPr>
      <w:proofErr w:type="spellStart"/>
      <w:r w:rsidRPr="3F369E06">
        <w:rPr>
          <w:rFonts w:eastAsia="Times New Roman" w:cs="Times New Roman"/>
        </w:rPr>
        <w:t>Tehras</w:t>
      </w:r>
      <w:proofErr w:type="spellEnd"/>
      <w:r w:rsidRPr="3F369E06">
        <w:rPr>
          <w:rFonts w:eastAsia="Times New Roman" w:cs="Times New Roman"/>
        </w:rPr>
        <w:t xml:space="preserve"> library used for charts in statistic comparisons</w:t>
      </w:r>
    </w:p>
    <w:p w14:paraId="7782CB94" w14:textId="77777777" w:rsidR="009434E5" w:rsidRPr="0003237B" w:rsidRDefault="009434E5" w:rsidP="3F369E06">
      <w:pPr>
        <w:pStyle w:val="Heading1"/>
        <w:rPr>
          <w:rFonts w:ascii="Times New Roman" w:eastAsia="Times New Roman" w:hAnsi="Times New Roman" w:cs="Times New Roman"/>
        </w:rPr>
      </w:pPr>
      <w:bookmarkStart w:id="55" w:name="_Toc1841789856"/>
      <w:bookmarkStart w:id="56" w:name="_Toc192911025"/>
      <w:r w:rsidRPr="3F369E06">
        <w:rPr>
          <w:rFonts w:ascii="Times New Roman" w:eastAsia="Times New Roman" w:hAnsi="Times New Roman" w:cs="Times New Roman"/>
        </w:rPr>
        <w:t>4.1.1 Hardware</w:t>
      </w:r>
      <w:bookmarkEnd w:id="55"/>
      <w:bookmarkEnd w:id="56"/>
    </w:p>
    <w:p w14:paraId="6FC8F296" w14:textId="77777777" w:rsidR="009434E5" w:rsidRPr="0003237B" w:rsidRDefault="009434E5" w:rsidP="3F369E06">
      <w:pPr>
        <w:rPr>
          <w:rFonts w:eastAsia="Times New Roman" w:cs="Times New Roman"/>
        </w:rPr>
      </w:pPr>
      <w:r w:rsidRPr="3F369E06">
        <w:rPr>
          <w:rFonts w:eastAsia="Times New Roman" w:cs="Times New Roman"/>
        </w:rPr>
        <w:t>Project supports the grand majority of available android phone versions. There is no version for IOS devices however so an Android phone is needed for use.</w:t>
      </w:r>
    </w:p>
    <w:p w14:paraId="0B0F4E38" w14:textId="77777777" w:rsidR="009434E5" w:rsidRPr="0003237B" w:rsidRDefault="009434E5" w:rsidP="3F369E06">
      <w:pPr>
        <w:pStyle w:val="Heading1"/>
        <w:rPr>
          <w:rFonts w:ascii="Times New Roman" w:eastAsia="Times New Roman" w:hAnsi="Times New Roman" w:cs="Times New Roman"/>
        </w:rPr>
      </w:pPr>
      <w:bookmarkStart w:id="57" w:name="_Toc648317407"/>
      <w:bookmarkStart w:id="58" w:name="_Toc192911026"/>
      <w:r w:rsidRPr="3F369E06">
        <w:rPr>
          <w:rFonts w:ascii="Times New Roman" w:eastAsia="Times New Roman" w:hAnsi="Times New Roman" w:cs="Times New Roman"/>
        </w:rPr>
        <w:t>4.1.2 Software</w:t>
      </w:r>
      <w:bookmarkEnd w:id="57"/>
      <w:bookmarkEnd w:id="58"/>
      <w:r w:rsidRPr="3F369E06">
        <w:rPr>
          <w:rFonts w:ascii="Times New Roman" w:eastAsia="Times New Roman" w:hAnsi="Times New Roman" w:cs="Times New Roman"/>
        </w:rPr>
        <w:t> </w:t>
      </w:r>
    </w:p>
    <w:p w14:paraId="65387935" w14:textId="77777777" w:rsidR="009434E5" w:rsidRPr="0003237B" w:rsidRDefault="009434E5" w:rsidP="3F369E06">
      <w:pPr>
        <w:rPr>
          <w:rFonts w:eastAsia="Times New Roman" w:cs="Times New Roman"/>
        </w:rPr>
      </w:pPr>
      <w:r w:rsidRPr="3F369E06">
        <w:rPr>
          <w:rFonts w:eastAsia="Times New Roman" w:cs="Times New Roman"/>
        </w:rPr>
        <w:t xml:space="preserve">Android studio and the </w:t>
      </w:r>
      <w:proofErr w:type="spellStart"/>
      <w:r w:rsidRPr="3F369E06">
        <w:rPr>
          <w:rFonts w:eastAsia="Times New Roman" w:cs="Times New Roman"/>
        </w:rPr>
        <w:t>Kotin</w:t>
      </w:r>
      <w:proofErr w:type="spellEnd"/>
      <w:r w:rsidRPr="3F369E06">
        <w:rPr>
          <w:rFonts w:eastAsia="Times New Roman" w:cs="Times New Roman"/>
        </w:rPr>
        <w:t xml:space="preserve"> coding language were primarily used as I have had a lot of recent experience developing simpler android apps and found the overall workflow to be more fluid than other methods.  </w:t>
      </w:r>
    </w:p>
    <w:p w14:paraId="428ECF4E" w14:textId="77777777" w:rsidR="009434E5" w:rsidRPr="0003237B" w:rsidRDefault="009434E5" w:rsidP="3F369E06">
      <w:pPr>
        <w:pStyle w:val="Heading1"/>
        <w:rPr>
          <w:rFonts w:ascii="Times New Roman" w:eastAsia="Times New Roman" w:hAnsi="Times New Roman" w:cs="Times New Roman"/>
        </w:rPr>
      </w:pPr>
      <w:bookmarkStart w:id="59" w:name="_Toc1799756883"/>
      <w:bookmarkStart w:id="60" w:name="_Toc192911027"/>
      <w:r w:rsidRPr="3F369E06">
        <w:rPr>
          <w:rFonts w:ascii="Times New Roman" w:eastAsia="Times New Roman" w:hAnsi="Times New Roman" w:cs="Times New Roman"/>
        </w:rPr>
        <w:t>4.2 Environment configuration</w:t>
      </w:r>
      <w:bookmarkEnd w:id="59"/>
      <w:bookmarkEnd w:id="60"/>
    </w:p>
    <w:p w14:paraId="7BB3B022" w14:textId="77777777" w:rsidR="009434E5" w:rsidRPr="0003237B" w:rsidRDefault="009434E5" w:rsidP="3F369E06">
      <w:pPr>
        <w:rPr>
          <w:rFonts w:eastAsia="Times New Roman" w:cs="Times New Roman"/>
        </w:rPr>
      </w:pPr>
      <w:r w:rsidRPr="3F369E06">
        <w:rPr>
          <w:rFonts w:eastAsia="Times New Roman" w:cs="Times New Roman"/>
        </w:rPr>
        <w:t xml:space="preserve">Installed Android Studio and configured SDK to version 34 with a minimum of 24 for </w:t>
      </w:r>
      <w:proofErr w:type="spellStart"/>
      <w:r w:rsidRPr="3F369E06">
        <w:rPr>
          <w:rFonts w:eastAsia="Times New Roman" w:cs="Times New Roman"/>
        </w:rPr>
        <w:t>Kotlin</w:t>
      </w:r>
      <w:proofErr w:type="spellEnd"/>
      <w:r w:rsidRPr="3F369E06">
        <w:rPr>
          <w:rFonts w:eastAsia="Times New Roman" w:cs="Times New Roman"/>
        </w:rPr>
        <w:t>-based Android development.</w:t>
      </w:r>
    </w:p>
    <w:p w14:paraId="37790F86" w14:textId="77777777" w:rsidR="009434E5" w:rsidRPr="0003237B" w:rsidRDefault="009434E5" w:rsidP="3F369E06">
      <w:pPr>
        <w:rPr>
          <w:rFonts w:eastAsia="Times New Roman" w:cs="Times New Roman"/>
        </w:rPr>
      </w:pPr>
      <w:r w:rsidRPr="3F369E06">
        <w:rPr>
          <w:rFonts w:eastAsia="Times New Roman" w:cs="Times New Roman"/>
        </w:rPr>
        <w:t xml:space="preserve">Added required dependencies in the </w:t>
      </w:r>
      <w:proofErr w:type="spellStart"/>
      <w:r w:rsidRPr="3F369E06">
        <w:rPr>
          <w:rFonts w:eastAsia="Times New Roman" w:cs="Times New Roman"/>
        </w:rPr>
        <w:t>build.gradle</w:t>
      </w:r>
      <w:proofErr w:type="spellEnd"/>
      <w:r w:rsidRPr="3F369E06">
        <w:rPr>
          <w:rFonts w:eastAsia="Times New Roman" w:cs="Times New Roman"/>
        </w:rPr>
        <w:t xml:space="preserve"> file, such as Firebase for login-sign-up and the </w:t>
      </w:r>
      <w:proofErr w:type="spellStart"/>
      <w:r w:rsidRPr="3F369E06">
        <w:rPr>
          <w:rFonts w:eastAsia="Times New Roman" w:cs="Times New Roman"/>
        </w:rPr>
        <w:t>Tehras</w:t>
      </w:r>
      <w:proofErr w:type="spellEnd"/>
      <w:r w:rsidRPr="3F369E06">
        <w:rPr>
          <w:rFonts w:eastAsia="Times New Roman" w:cs="Times New Roman"/>
        </w:rPr>
        <w:t xml:space="preserve"> library for displaying the statistic comparisons between the two AI models, Minimax and MCTS.</w:t>
      </w:r>
    </w:p>
    <w:p w14:paraId="3A55553B" w14:textId="77777777" w:rsidR="009434E5" w:rsidRPr="0003237B" w:rsidRDefault="009434E5" w:rsidP="3F369E06">
      <w:pPr>
        <w:pStyle w:val="Heading1"/>
        <w:rPr>
          <w:rFonts w:ascii="Times New Roman" w:eastAsia="Times New Roman" w:hAnsi="Times New Roman" w:cs="Times New Roman"/>
        </w:rPr>
      </w:pPr>
      <w:bookmarkStart w:id="61" w:name="_Toc903924584"/>
      <w:bookmarkStart w:id="62" w:name="_Toc192911028"/>
      <w:r w:rsidRPr="3F369E06">
        <w:rPr>
          <w:rFonts w:ascii="Times New Roman" w:eastAsia="Times New Roman" w:hAnsi="Times New Roman" w:cs="Times New Roman"/>
        </w:rPr>
        <w:t>4.3 Database Implementation</w:t>
      </w:r>
      <w:bookmarkEnd w:id="61"/>
      <w:bookmarkEnd w:id="62"/>
    </w:p>
    <w:p w14:paraId="76B39232" w14:textId="77777777" w:rsidR="009434E5" w:rsidRPr="0003237B" w:rsidRDefault="009434E5" w:rsidP="3F369E06">
      <w:pPr>
        <w:rPr>
          <w:rFonts w:eastAsia="Times New Roman" w:cs="Times New Roman"/>
        </w:rPr>
      </w:pPr>
      <w:r w:rsidRPr="3F369E06">
        <w:rPr>
          <w:rFonts w:eastAsia="Times New Roman" w:cs="Times New Roman"/>
        </w:rPr>
        <w:t>No persistent database was required, as this project focused on real-time algorithm comparison</w:t>
      </w:r>
    </w:p>
    <w:p w14:paraId="61FC793B" w14:textId="77777777" w:rsidR="009434E5" w:rsidRPr="0003237B" w:rsidRDefault="009434E5" w:rsidP="3F369E06">
      <w:pPr>
        <w:rPr>
          <w:rFonts w:eastAsia="Times New Roman" w:cs="Times New Roman"/>
        </w:rPr>
      </w:pPr>
      <w:r w:rsidRPr="3F369E06">
        <w:rPr>
          <w:rFonts w:eastAsia="Times New Roman" w:cs="Times New Roman"/>
        </w:rPr>
        <w:t>Instead, a simple in-memory data structure was implemented for real-time gameplay data. Used 2D arrays for the game boards as well as data classes for recording AI moves alongside the associated stats, such as the pruning level of Minimax/Simulation count of MCTS.</w:t>
      </w:r>
    </w:p>
    <w:p w14:paraId="2DC3AA05" w14:textId="77777777" w:rsidR="009434E5" w:rsidRPr="0003237B" w:rsidRDefault="009434E5" w:rsidP="3F369E06">
      <w:pPr>
        <w:pStyle w:val="Heading1"/>
        <w:rPr>
          <w:rFonts w:ascii="Times New Roman" w:eastAsia="Times New Roman" w:hAnsi="Times New Roman" w:cs="Times New Roman"/>
        </w:rPr>
      </w:pPr>
      <w:bookmarkStart w:id="63" w:name="_Toc1286388502"/>
      <w:bookmarkStart w:id="64" w:name="_Toc192911029"/>
      <w:r w:rsidRPr="3F369E06">
        <w:rPr>
          <w:rFonts w:ascii="Times New Roman" w:eastAsia="Times New Roman" w:hAnsi="Times New Roman" w:cs="Times New Roman"/>
        </w:rPr>
        <w:t>4.4 Drivers</w:t>
      </w:r>
      <w:bookmarkEnd w:id="63"/>
      <w:bookmarkEnd w:id="64"/>
      <w:r w:rsidRPr="3F369E06">
        <w:rPr>
          <w:rFonts w:ascii="Times New Roman" w:eastAsia="Times New Roman" w:hAnsi="Times New Roman" w:cs="Times New Roman"/>
        </w:rPr>
        <w:t xml:space="preserve"> </w:t>
      </w:r>
    </w:p>
    <w:p w14:paraId="465E56A3" w14:textId="77777777" w:rsidR="009434E5" w:rsidRPr="0003237B" w:rsidRDefault="009434E5" w:rsidP="3F369E06">
      <w:pPr>
        <w:rPr>
          <w:rFonts w:eastAsia="Times New Roman" w:cs="Times New Roman"/>
        </w:rPr>
      </w:pPr>
      <w:r w:rsidRPr="3F369E06">
        <w:rPr>
          <w:rFonts w:eastAsia="Times New Roman" w:cs="Times New Roman"/>
        </w:rPr>
        <w:t>No specific drivers are necessary for this project as the logic and algorithms run without external hardware requirements.</w:t>
      </w:r>
    </w:p>
    <w:p w14:paraId="2C2E765F" w14:textId="77777777" w:rsidR="009434E5" w:rsidRPr="0003237B" w:rsidRDefault="009434E5" w:rsidP="3F369E06">
      <w:pPr>
        <w:pStyle w:val="Heading1"/>
        <w:rPr>
          <w:rFonts w:ascii="Times New Roman" w:eastAsia="Times New Roman" w:hAnsi="Times New Roman" w:cs="Times New Roman"/>
        </w:rPr>
      </w:pPr>
      <w:bookmarkStart w:id="65" w:name="_Toc1926581526"/>
      <w:bookmarkStart w:id="66" w:name="_Toc192911030"/>
      <w:r w:rsidRPr="3F369E06">
        <w:rPr>
          <w:rFonts w:ascii="Times New Roman" w:eastAsia="Times New Roman" w:hAnsi="Times New Roman" w:cs="Times New Roman"/>
        </w:rPr>
        <w:t>4.5 Feature implementation</w:t>
      </w:r>
      <w:bookmarkEnd w:id="65"/>
      <w:bookmarkEnd w:id="66"/>
    </w:p>
    <w:p w14:paraId="0D7FD51C" w14:textId="78E23D05" w:rsidR="009434E5" w:rsidRPr="0003237B" w:rsidRDefault="0088383C" w:rsidP="3F369E06">
      <w:pPr>
        <w:jc w:val="center"/>
        <w:rPr>
          <w:rFonts w:eastAsia="Times New Roman" w:cs="Times New Roman"/>
        </w:rPr>
      </w:pPr>
      <w:bookmarkStart w:id="67" w:name="_Toc815076692"/>
      <w:r w:rsidRPr="3F369E06">
        <w:rPr>
          <w:rFonts w:eastAsia="Times New Roman" w:cs="Times New Roman"/>
        </w:rPr>
        <w:t>Firebase Login/Registration:</w:t>
      </w:r>
      <w:r>
        <w:br/>
      </w:r>
      <w:bookmarkEnd w:id="67"/>
      <w:r w:rsidR="009434E5">
        <w:rPr>
          <w:noProof/>
        </w:rPr>
        <w:drawing>
          <wp:inline distT="0" distB="0" distL="0" distR="0" wp14:anchorId="3C9A337F" wp14:editId="069B2132">
            <wp:extent cx="5724524" cy="4448175"/>
            <wp:effectExtent l="0" t="0" r="0" b="0"/>
            <wp:docPr id="1845872944" name="Picture 184587294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872944"/>
                    <pic:cNvPicPr/>
                  </pic:nvPicPr>
                  <pic:blipFill>
                    <a:blip r:embed="rId27">
                      <a:extLst>
                        <a:ext uri="{28A0092B-C50C-407E-A947-70E740481C1C}">
                          <a14:useLocalDpi xmlns:a14="http://schemas.microsoft.com/office/drawing/2010/main" val="0"/>
                        </a:ext>
                      </a:extLst>
                    </a:blip>
                    <a:stretch>
                      <a:fillRect/>
                    </a:stretch>
                  </pic:blipFill>
                  <pic:spPr>
                    <a:xfrm>
                      <a:off x="0" y="0"/>
                      <a:ext cx="5724524" cy="4448175"/>
                    </a:xfrm>
                    <a:prstGeom prst="rect">
                      <a:avLst/>
                    </a:prstGeom>
                  </pic:spPr>
                </pic:pic>
              </a:graphicData>
            </a:graphic>
          </wp:inline>
        </w:drawing>
      </w:r>
      <w:r w:rsidRPr="3F369E06">
        <w:rPr>
          <w:rFonts w:eastAsia="Times New Roman" w:cs="Times New Roman"/>
        </w:rPr>
        <w:t xml:space="preserve">Fig 4.5.1 </w:t>
      </w:r>
    </w:p>
    <w:p w14:paraId="7C1F484B" w14:textId="77777777" w:rsidR="009434E5" w:rsidRPr="0003237B" w:rsidRDefault="009434E5" w:rsidP="3F369E06">
      <w:pPr>
        <w:rPr>
          <w:rFonts w:eastAsia="Times New Roman" w:cs="Times New Roman"/>
        </w:rPr>
      </w:pPr>
      <w:r w:rsidRPr="3F369E06">
        <w:rPr>
          <w:rFonts w:eastAsia="Times New Roman" w:cs="Times New Roman"/>
        </w:rPr>
        <w:t xml:space="preserve">This button triggers the </w:t>
      </w:r>
      <w:proofErr w:type="spellStart"/>
      <w:r w:rsidRPr="3F369E06">
        <w:rPr>
          <w:rFonts w:eastAsia="Times New Roman" w:cs="Times New Roman"/>
        </w:rPr>
        <w:t>registerUser</w:t>
      </w:r>
      <w:proofErr w:type="spellEnd"/>
      <w:r w:rsidRPr="3F369E06">
        <w:rPr>
          <w:rFonts w:eastAsia="Times New Roman" w:cs="Times New Roman"/>
        </w:rPr>
        <w:t xml:space="preserve"> method, using the </w:t>
      </w:r>
      <w:proofErr w:type="spellStart"/>
      <w:r w:rsidRPr="3F369E06">
        <w:rPr>
          <w:rFonts w:eastAsia="Times New Roman" w:cs="Times New Roman"/>
        </w:rPr>
        <w:t>emailState</w:t>
      </w:r>
      <w:proofErr w:type="spellEnd"/>
      <w:r w:rsidRPr="3F369E06">
        <w:rPr>
          <w:rFonts w:eastAsia="Times New Roman" w:cs="Times New Roman"/>
        </w:rPr>
        <w:t xml:space="preserve"> and </w:t>
      </w:r>
      <w:proofErr w:type="spellStart"/>
      <w:r w:rsidRPr="3F369E06">
        <w:rPr>
          <w:rFonts w:eastAsia="Times New Roman" w:cs="Times New Roman"/>
        </w:rPr>
        <w:t>passwordState</w:t>
      </w:r>
      <w:proofErr w:type="spellEnd"/>
      <w:r w:rsidRPr="3F369E06">
        <w:rPr>
          <w:rFonts w:eastAsia="Times New Roman" w:cs="Times New Roman"/>
        </w:rPr>
        <w:t xml:space="preserve"> variables manage user login credentials which </w:t>
      </w:r>
      <w:proofErr w:type="spellStart"/>
      <w:r w:rsidRPr="3F369E06">
        <w:rPr>
          <w:rFonts w:eastAsia="Times New Roman" w:cs="Times New Roman"/>
        </w:rPr>
        <w:t>registerUser</w:t>
      </w:r>
      <w:proofErr w:type="spellEnd"/>
      <w:r w:rsidRPr="3F369E06">
        <w:rPr>
          <w:rFonts w:eastAsia="Times New Roman" w:cs="Times New Roman"/>
        </w:rPr>
        <w:t xml:space="preserve"> uses to create a new user account through firebase authentication, using </w:t>
      </w:r>
      <w:proofErr w:type="spellStart"/>
      <w:r w:rsidRPr="3F369E06">
        <w:rPr>
          <w:rFonts w:eastAsia="Times New Roman" w:cs="Times New Roman"/>
        </w:rPr>
        <w:t>navController</w:t>
      </w:r>
      <w:proofErr w:type="spellEnd"/>
      <w:r w:rsidRPr="3F369E06">
        <w:rPr>
          <w:rFonts w:eastAsia="Times New Roman" w:cs="Times New Roman"/>
        </w:rPr>
        <w:t xml:space="preserve"> to direct users to the </w:t>
      </w:r>
      <w:proofErr w:type="spellStart"/>
      <w:r w:rsidRPr="3F369E06">
        <w:rPr>
          <w:rFonts w:eastAsia="Times New Roman" w:cs="Times New Roman"/>
        </w:rPr>
        <w:t>GameMode</w:t>
      </w:r>
      <w:proofErr w:type="spellEnd"/>
      <w:r w:rsidRPr="3F369E06">
        <w:rPr>
          <w:rFonts w:eastAsia="Times New Roman" w:cs="Times New Roman"/>
        </w:rPr>
        <w:t xml:space="preserve"> page upon doing so with clickable text to instead redirect users to the login page if they already have registered. The Modifier portions of the button and text are purely for styling purposes, ensuring proper display regarding spacing with other UI elements and adding specific colours where needed.</w:t>
      </w:r>
    </w:p>
    <w:p w14:paraId="57255D21" w14:textId="49220583" w:rsidR="009434E5" w:rsidRPr="0003237B" w:rsidRDefault="009434E5" w:rsidP="3F369E06">
      <w:pPr>
        <w:jc w:val="center"/>
        <w:rPr>
          <w:rFonts w:eastAsia="Times New Roman" w:cs="Times New Roman"/>
        </w:rPr>
      </w:pPr>
      <w:r>
        <w:rPr>
          <w:noProof/>
        </w:rPr>
        <w:drawing>
          <wp:inline distT="0" distB="0" distL="0" distR="0" wp14:anchorId="2AD7B124" wp14:editId="575194D4">
            <wp:extent cx="5724524" cy="2047875"/>
            <wp:effectExtent l="0" t="0" r="0" b="0"/>
            <wp:docPr id="1153978440" name="Picture 115397844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978440"/>
                    <pic:cNvPicPr/>
                  </pic:nvPicPr>
                  <pic:blipFill>
                    <a:blip r:embed="rId28">
                      <a:extLst>
                        <a:ext uri="{28A0092B-C50C-407E-A947-70E740481C1C}">
                          <a14:useLocalDpi xmlns:a14="http://schemas.microsoft.com/office/drawing/2010/main" val="0"/>
                        </a:ext>
                      </a:extLst>
                    </a:blip>
                    <a:stretch>
                      <a:fillRect/>
                    </a:stretch>
                  </pic:blipFill>
                  <pic:spPr>
                    <a:xfrm>
                      <a:off x="0" y="0"/>
                      <a:ext cx="5724524" cy="2047875"/>
                    </a:xfrm>
                    <a:prstGeom prst="rect">
                      <a:avLst/>
                    </a:prstGeom>
                  </pic:spPr>
                </pic:pic>
              </a:graphicData>
            </a:graphic>
          </wp:inline>
        </w:drawing>
      </w:r>
      <w:r w:rsidRPr="3F369E06">
        <w:rPr>
          <w:rFonts w:eastAsia="Times New Roman" w:cs="Times New Roman"/>
        </w:rPr>
        <w:t xml:space="preserve">Figure </w:t>
      </w:r>
      <w:r w:rsidR="00070323" w:rsidRPr="3F369E06">
        <w:rPr>
          <w:rFonts w:eastAsia="Times New Roman" w:cs="Times New Roman"/>
        </w:rPr>
        <w:t>4.5.2</w:t>
      </w:r>
    </w:p>
    <w:p w14:paraId="4F72ACCE" w14:textId="77777777" w:rsidR="009434E5" w:rsidRDefault="009434E5" w:rsidP="3F369E06">
      <w:pPr>
        <w:rPr>
          <w:rFonts w:eastAsia="Times New Roman" w:cs="Times New Roman"/>
        </w:rPr>
      </w:pPr>
      <w:r w:rsidRPr="3F369E06">
        <w:rPr>
          <w:rFonts w:eastAsia="Times New Roman" w:cs="Times New Roman"/>
        </w:rPr>
        <w:t>Register user method that uses Firebases (google authentication) to create the account. Displaying an error message if it fails.</w:t>
      </w:r>
    </w:p>
    <w:p w14:paraId="7D5C314D" w14:textId="6F34D114" w:rsidR="009434E5" w:rsidRPr="0003237B" w:rsidRDefault="009434E5" w:rsidP="3F369E06">
      <w:pPr>
        <w:jc w:val="center"/>
        <w:rPr>
          <w:rFonts w:eastAsia="Times New Roman" w:cs="Times New Roman"/>
        </w:rPr>
      </w:pPr>
      <w:r>
        <w:rPr>
          <w:noProof/>
        </w:rPr>
        <w:drawing>
          <wp:inline distT="0" distB="0" distL="0" distR="0" wp14:anchorId="13511E7A" wp14:editId="714738E6">
            <wp:extent cx="5724524" cy="3114675"/>
            <wp:effectExtent l="0" t="0" r="0" b="0"/>
            <wp:docPr id="2132206939" name="Picture 213220693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206939"/>
                    <pic:cNvPicPr/>
                  </pic:nvPicPr>
                  <pic:blipFill>
                    <a:blip r:embed="rId29">
                      <a:extLst>
                        <a:ext uri="{28A0092B-C50C-407E-A947-70E740481C1C}">
                          <a14:useLocalDpi xmlns:a14="http://schemas.microsoft.com/office/drawing/2010/main" val="0"/>
                        </a:ext>
                      </a:extLst>
                    </a:blip>
                    <a:stretch>
                      <a:fillRect/>
                    </a:stretch>
                  </pic:blipFill>
                  <pic:spPr>
                    <a:xfrm>
                      <a:off x="0" y="0"/>
                      <a:ext cx="5724524" cy="3114675"/>
                    </a:xfrm>
                    <a:prstGeom prst="rect">
                      <a:avLst/>
                    </a:prstGeom>
                  </pic:spPr>
                </pic:pic>
              </a:graphicData>
            </a:graphic>
          </wp:inline>
        </w:drawing>
      </w:r>
      <w:r w:rsidRPr="3F369E06">
        <w:rPr>
          <w:rFonts w:eastAsia="Times New Roman" w:cs="Times New Roman"/>
        </w:rPr>
        <w:t xml:space="preserve">Figure </w:t>
      </w:r>
      <w:r w:rsidR="00070323" w:rsidRPr="3F369E06">
        <w:rPr>
          <w:rFonts w:eastAsia="Times New Roman" w:cs="Times New Roman"/>
        </w:rPr>
        <w:t>4.5.3</w:t>
      </w:r>
    </w:p>
    <w:p w14:paraId="54DC4857" w14:textId="2740FAC3" w:rsidR="009434E5" w:rsidRPr="0003237B" w:rsidRDefault="009434E5" w:rsidP="3F369E06">
      <w:pPr>
        <w:jc w:val="center"/>
        <w:rPr>
          <w:rFonts w:eastAsia="Times New Roman" w:cs="Times New Roman"/>
        </w:rPr>
      </w:pPr>
      <w:r w:rsidRPr="3F369E06">
        <w:rPr>
          <w:rFonts w:eastAsia="Times New Roman" w:cs="Times New Roman"/>
        </w:rPr>
        <w:t>Login button as well as ”Have an account?” text, if the user taps it they are taken to the register page shown in figure 1.</w:t>
      </w:r>
      <w:r>
        <w:br/>
      </w:r>
      <w:r>
        <w:rPr>
          <w:noProof/>
        </w:rPr>
        <w:drawing>
          <wp:inline distT="0" distB="0" distL="0" distR="0" wp14:anchorId="7DB06A59" wp14:editId="447BAEE8">
            <wp:extent cx="5724524" cy="3790950"/>
            <wp:effectExtent l="0" t="0" r="0" b="0"/>
            <wp:docPr id="1156836784" name="Picture 115683678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836784"/>
                    <pic:cNvPicPr/>
                  </pic:nvPicPr>
                  <pic:blipFill>
                    <a:blip r:embed="rId30">
                      <a:extLst>
                        <a:ext uri="{28A0092B-C50C-407E-A947-70E740481C1C}">
                          <a14:useLocalDpi xmlns:a14="http://schemas.microsoft.com/office/drawing/2010/main" val="0"/>
                        </a:ext>
                      </a:extLst>
                    </a:blip>
                    <a:stretch>
                      <a:fillRect/>
                    </a:stretch>
                  </pic:blipFill>
                  <pic:spPr>
                    <a:xfrm>
                      <a:off x="0" y="0"/>
                      <a:ext cx="5724524" cy="3790950"/>
                    </a:xfrm>
                    <a:prstGeom prst="rect">
                      <a:avLst/>
                    </a:prstGeom>
                  </pic:spPr>
                </pic:pic>
              </a:graphicData>
            </a:graphic>
          </wp:inline>
        </w:drawing>
      </w:r>
      <w:r w:rsidRPr="3F369E06">
        <w:rPr>
          <w:rFonts w:eastAsia="Times New Roman" w:cs="Times New Roman"/>
        </w:rPr>
        <w:t xml:space="preserve">Figure </w:t>
      </w:r>
      <w:r w:rsidR="00070323" w:rsidRPr="3F369E06">
        <w:rPr>
          <w:rFonts w:eastAsia="Times New Roman" w:cs="Times New Roman"/>
        </w:rPr>
        <w:t>4.5.4</w:t>
      </w:r>
    </w:p>
    <w:p w14:paraId="21D004B4" w14:textId="77777777" w:rsidR="009434E5" w:rsidRPr="0003237B" w:rsidRDefault="009434E5" w:rsidP="3F369E06">
      <w:pPr>
        <w:rPr>
          <w:rFonts w:eastAsia="Times New Roman" w:cs="Times New Roman"/>
        </w:rPr>
      </w:pPr>
      <w:r w:rsidRPr="3F369E06">
        <w:rPr>
          <w:rFonts w:eastAsia="Times New Roman" w:cs="Times New Roman"/>
        </w:rPr>
        <w:t xml:space="preserve">This method displays small ”toast” messages if the login is successful or if there's any errors with the information entered. Calls </w:t>
      </w:r>
      <w:proofErr w:type="spellStart"/>
      <w:r w:rsidRPr="3F369E06">
        <w:rPr>
          <w:rFonts w:eastAsia="Times New Roman" w:cs="Times New Roman"/>
        </w:rPr>
        <w:t>repository.login</w:t>
      </w:r>
      <w:proofErr w:type="spellEnd"/>
      <w:r w:rsidRPr="3F369E06">
        <w:rPr>
          <w:rFonts w:eastAsia="Times New Roman" w:cs="Times New Roman"/>
        </w:rPr>
        <w:t xml:space="preserve"> with the users details, which interacts with Firebase to validate the user's credentials. Loading (</w:t>
      </w:r>
      <w:proofErr w:type="spellStart"/>
      <w:r w:rsidRPr="3F369E06">
        <w:rPr>
          <w:rFonts w:eastAsia="Times New Roman" w:cs="Times New Roman"/>
        </w:rPr>
        <w:t>LoginUIState</w:t>
      </w:r>
      <w:proofErr w:type="spellEnd"/>
      <w:r w:rsidRPr="3F369E06">
        <w:rPr>
          <w:rFonts w:eastAsia="Times New Roman" w:cs="Times New Roman"/>
        </w:rPr>
        <w:t xml:space="preserve">) flags navigate the user to the </w:t>
      </w:r>
      <w:proofErr w:type="spellStart"/>
      <w:r w:rsidRPr="3F369E06">
        <w:rPr>
          <w:rFonts w:eastAsia="Times New Roman" w:cs="Times New Roman"/>
        </w:rPr>
        <w:t>Gamemode</w:t>
      </w:r>
      <w:proofErr w:type="spellEnd"/>
      <w:r w:rsidRPr="3F369E06">
        <w:rPr>
          <w:rFonts w:eastAsia="Times New Roman" w:cs="Times New Roman"/>
        </w:rPr>
        <w:t xml:space="preserve"> page if the login is successful.</w:t>
      </w:r>
    </w:p>
    <w:p w14:paraId="445131BA" w14:textId="77777777" w:rsidR="009434E5" w:rsidRPr="0003237B" w:rsidRDefault="009434E5" w:rsidP="3F369E06">
      <w:pPr>
        <w:jc w:val="center"/>
        <w:rPr>
          <w:rFonts w:eastAsia="Times New Roman" w:cs="Times New Roman"/>
        </w:rPr>
      </w:pPr>
      <w:r>
        <w:rPr>
          <w:noProof/>
        </w:rPr>
        <w:drawing>
          <wp:inline distT="0" distB="0" distL="0" distR="0" wp14:anchorId="5FDFD5A7" wp14:editId="483040D8">
            <wp:extent cx="1662330" cy="3593059"/>
            <wp:effectExtent l="0" t="0" r="0" b="0"/>
            <wp:docPr id="1540014547" name="Picture 154001454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014547"/>
                    <pic:cNvPicPr/>
                  </pic:nvPicPr>
                  <pic:blipFill>
                    <a:blip r:embed="rId31">
                      <a:extLst>
                        <a:ext uri="{28A0092B-C50C-407E-A947-70E740481C1C}">
                          <a14:useLocalDpi xmlns:a14="http://schemas.microsoft.com/office/drawing/2010/main" val="0"/>
                        </a:ext>
                      </a:extLst>
                    </a:blip>
                    <a:stretch>
                      <a:fillRect/>
                    </a:stretch>
                  </pic:blipFill>
                  <pic:spPr>
                    <a:xfrm>
                      <a:off x="0" y="0"/>
                      <a:ext cx="1662330" cy="3593059"/>
                    </a:xfrm>
                    <a:prstGeom prst="rect">
                      <a:avLst/>
                    </a:prstGeom>
                  </pic:spPr>
                </pic:pic>
              </a:graphicData>
            </a:graphic>
          </wp:inline>
        </w:drawing>
      </w:r>
      <w:r>
        <w:rPr>
          <w:noProof/>
        </w:rPr>
        <w:drawing>
          <wp:inline distT="0" distB="0" distL="0" distR="0" wp14:anchorId="0CA2C18D" wp14:editId="7004B24E">
            <wp:extent cx="1698033" cy="3593372"/>
            <wp:effectExtent l="0" t="0" r="0" b="0"/>
            <wp:docPr id="1189353039" name="Picture 118935303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353039"/>
                    <pic:cNvPicPr/>
                  </pic:nvPicPr>
                  <pic:blipFill>
                    <a:blip r:embed="rId32">
                      <a:extLst>
                        <a:ext uri="{28A0092B-C50C-407E-A947-70E740481C1C}">
                          <a14:useLocalDpi xmlns:a14="http://schemas.microsoft.com/office/drawing/2010/main" val="0"/>
                        </a:ext>
                      </a:extLst>
                    </a:blip>
                    <a:stretch>
                      <a:fillRect/>
                    </a:stretch>
                  </pic:blipFill>
                  <pic:spPr>
                    <a:xfrm>
                      <a:off x="0" y="0"/>
                      <a:ext cx="1698033" cy="3593372"/>
                    </a:xfrm>
                    <a:prstGeom prst="rect">
                      <a:avLst/>
                    </a:prstGeom>
                  </pic:spPr>
                </pic:pic>
              </a:graphicData>
            </a:graphic>
          </wp:inline>
        </w:drawing>
      </w:r>
      <w:r>
        <w:rPr>
          <w:noProof/>
        </w:rPr>
        <w:drawing>
          <wp:inline distT="0" distB="0" distL="0" distR="0" wp14:anchorId="11E7D268" wp14:editId="2D2029C8">
            <wp:extent cx="1693738" cy="3584283"/>
            <wp:effectExtent l="0" t="0" r="0" b="0"/>
            <wp:docPr id="1040978374" name="Picture 8499964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996435"/>
                    <pic:cNvPicPr/>
                  </pic:nvPicPr>
                  <pic:blipFill>
                    <a:blip r:embed="rId33">
                      <a:extLst>
                        <a:ext uri="{28A0092B-C50C-407E-A947-70E740481C1C}">
                          <a14:useLocalDpi xmlns:a14="http://schemas.microsoft.com/office/drawing/2010/main" val="0"/>
                        </a:ext>
                      </a:extLst>
                    </a:blip>
                    <a:stretch>
                      <a:fillRect/>
                    </a:stretch>
                  </pic:blipFill>
                  <pic:spPr>
                    <a:xfrm>
                      <a:off x="0" y="0"/>
                      <a:ext cx="1693738" cy="3584283"/>
                    </a:xfrm>
                    <a:prstGeom prst="rect">
                      <a:avLst/>
                    </a:prstGeom>
                  </pic:spPr>
                </pic:pic>
              </a:graphicData>
            </a:graphic>
          </wp:inline>
        </w:drawing>
      </w:r>
    </w:p>
    <w:p w14:paraId="6BA39AF4" w14:textId="748F4204" w:rsidR="00070323" w:rsidRDefault="009434E5" w:rsidP="3F369E06">
      <w:pPr>
        <w:jc w:val="center"/>
        <w:rPr>
          <w:rFonts w:eastAsia="Times New Roman" w:cs="Times New Roman"/>
        </w:rPr>
      </w:pPr>
      <w:r w:rsidRPr="3F369E06">
        <w:rPr>
          <w:rFonts w:eastAsia="Times New Roman" w:cs="Times New Roman"/>
        </w:rPr>
        <w:t xml:space="preserve">Figure </w:t>
      </w:r>
      <w:r w:rsidR="00070323" w:rsidRPr="3F369E06">
        <w:rPr>
          <w:rFonts w:eastAsia="Times New Roman" w:cs="Times New Roman"/>
        </w:rPr>
        <w:t>4.5.5</w:t>
      </w:r>
      <w:r w:rsidR="00D3301B" w:rsidRPr="3F369E06">
        <w:rPr>
          <w:rFonts w:eastAsia="Times New Roman" w:cs="Times New Roman"/>
        </w:rPr>
        <w:t xml:space="preserve"> – 4.5.7</w:t>
      </w:r>
    </w:p>
    <w:p w14:paraId="26505294" w14:textId="37D46E98" w:rsidR="009434E5" w:rsidRPr="0003237B" w:rsidRDefault="009434E5" w:rsidP="3F369E06">
      <w:pPr>
        <w:jc w:val="center"/>
        <w:rPr>
          <w:rFonts w:eastAsia="Times New Roman" w:cs="Times New Roman"/>
        </w:rPr>
      </w:pPr>
      <w:r w:rsidRPr="3F369E06">
        <w:rPr>
          <w:rFonts w:eastAsia="Times New Roman" w:cs="Times New Roman"/>
        </w:rPr>
        <w:t xml:space="preserve">Pages for login/signup and for account options where users can sign out using Firebases </w:t>
      </w:r>
      <w:proofErr w:type="spellStart"/>
      <w:r w:rsidRPr="3F369E06">
        <w:rPr>
          <w:rFonts w:eastAsia="Times New Roman" w:cs="Times New Roman"/>
        </w:rPr>
        <w:t>auth.signOut</w:t>
      </w:r>
      <w:proofErr w:type="spellEnd"/>
      <w:r w:rsidRPr="3F369E06">
        <w:rPr>
          <w:rFonts w:eastAsia="Times New Roman" w:cs="Times New Roman"/>
        </w:rPr>
        <w:t>() method</w:t>
      </w:r>
    </w:p>
    <w:p w14:paraId="727CCDB5" w14:textId="77777777" w:rsidR="009434E5" w:rsidRPr="0003237B" w:rsidRDefault="009434E5" w:rsidP="3F369E06">
      <w:pPr>
        <w:pStyle w:val="Heading2"/>
        <w:rPr>
          <w:rFonts w:ascii="Times New Roman" w:eastAsia="Times New Roman" w:hAnsi="Times New Roman" w:cs="Times New Roman"/>
          <w:b/>
          <w:bCs/>
        </w:rPr>
      </w:pPr>
      <w:bookmarkStart w:id="68" w:name="_Toc192911031"/>
      <w:r w:rsidRPr="3F369E06">
        <w:rPr>
          <w:rStyle w:val="Heading2Char"/>
          <w:rFonts w:ascii="Times New Roman" w:eastAsia="Times New Roman" w:hAnsi="Times New Roman" w:cs="Times New Roman"/>
        </w:rPr>
        <w:t xml:space="preserve">4.5.2 </w:t>
      </w:r>
      <w:r w:rsidRPr="3F369E06">
        <w:rPr>
          <w:rFonts w:ascii="Times New Roman" w:eastAsia="Times New Roman" w:hAnsi="Times New Roman" w:cs="Times New Roman"/>
        </w:rPr>
        <w:t>General pages:</w:t>
      </w:r>
      <w:bookmarkEnd w:id="68"/>
    </w:p>
    <w:p w14:paraId="38EC7FB5" w14:textId="77777777" w:rsidR="009434E5" w:rsidRDefault="009434E5" w:rsidP="3F369E06">
      <w:pPr>
        <w:jc w:val="center"/>
        <w:rPr>
          <w:rFonts w:eastAsia="Times New Roman" w:cs="Times New Roman"/>
        </w:rPr>
      </w:pPr>
      <w:r>
        <w:rPr>
          <w:noProof/>
        </w:rPr>
        <w:drawing>
          <wp:inline distT="0" distB="0" distL="0" distR="0" wp14:anchorId="0A359D2B" wp14:editId="14C9F4AB">
            <wp:extent cx="2100334" cy="4429124"/>
            <wp:effectExtent l="0" t="0" r="0" b="0"/>
            <wp:docPr id="1095577495" name="Picture 109557749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577495"/>
                    <pic:cNvPicPr/>
                  </pic:nvPicPr>
                  <pic:blipFill>
                    <a:blip r:embed="rId34">
                      <a:extLst>
                        <a:ext uri="{28A0092B-C50C-407E-A947-70E740481C1C}">
                          <a14:useLocalDpi xmlns:a14="http://schemas.microsoft.com/office/drawing/2010/main" val="0"/>
                        </a:ext>
                      </a:extLst>
                    </a:blip>
                    <a:stretch>
                      <a:fillRect/>
                    </a:stretch>
                  </pic:blipFill>
                  <pic:spPr>
                    <a:xfrm>
                      <a:off x="0" y="0"/>
                      <a:ext cx="2100334" cy="4429124"/>
                    </a:xfrm>
                    <a:prstGeom prst="rect">
                      <a:avLst/>
                    </a:prstGeom>
                  </pic:spPr>
                </pic:pic>
              </a:graphicData>
            </a:graphic>
          </wp:inline>
        </w:drawing>
      </w:r>
    </w:p>
    <w:p w14:paraId="63EC0C68" w14:textId="59262CBF" w:rsidR="009434E5" w:rsidRDefault="009434E5" w:rsidP="3F369E06">
      <w:pPr>
        <w:jc w:val="center"/>
        <w:rPr>
          <w:rFonts w:eastAsia="Times New Roman" w:cs="Times New Roman"/>
        </w:rPr>
      </w:pPr>
      <w:r w:rsidRPr="3F369E06">
        <w:rPr>
          <w:rFonts w:eastAsia="Times New Roman" w:cs="Times New Roman"/>
        </w:rPr>
        <w:t xml:space="preserve">Figure </w:t>
      </w:r>
      <w:r w:rsidR="00D3301B" w:rsidRPr="3F369E06">
        <w:rPr>
          <w:rFonts w:eastAsia="Times New Roman" w:cs="Times New Roman"/>
        </w:rPr>
        <w:t>4.5.</w:t>
      </w:r>
      <w:r w:rsidR="008B0795" w:rsidRPr="3F369E06">
        <w:rPr>
          <w:rFonts w:eastAsia="Times New Roman" w:cs="Times New Roman"/>
        </w:rPr>
        <w:t>2.1</w:t>
      </w:r>
    </w:p>
    <w:p w14:paraId="71A4E0D3" w14:textId="77777777" w:rsidR="009434E5" w:rsidRPr="0003237B" w:rsidRDefault="009434E5" w:rsidP="3F369E06">
      <w:pPr>
        <w:jc w:val="center"/>
        <w:rPr>
          <w:rFonts w:eastAsia="Times New Roman" w:cs="Times New Roman"/>
        </w:rPr>
      </w:pPr>
      <w:r w:rsidRPr="3F369E06">
        <w:rPr>
          <w:rFonts w:eastAsia="Times New Roman" w:cs="Times New Roman"/>
        </w:rPr>
        <w:t xml:space="preserve">Once signed in, users are taken to the above </w:t>
      </w:r>
      <w:proofErr w:type="spellStart"/>
      <w:r w:rsidRPr="3F369E06">
        <w:rPr>
          <w:rFonts w:eastAsia="Times New Roman" w:cs="Times New Roman"/>
        </w:rPr>
        <w:t>GameMode</w:t>
      </w:r>
      <w:proofErr w:type="spellEnd"/>
      <w:r w:rsidRPr="3F369E06">
        <w:rPr>
          <w:rFonts w:eastAsia="Times New Roman" w:cs="Times New Roman"/>
        </w:rPr>
        <w:t xml:space="preserve"> page that has two buttons to choose which game to play:</w:t>
      </w:r>
    </w:p>
    <w:p w14:paraId="5D51DFD5" w14:textId="77777777" w:rsidR="009434E5" w:rsidRPr="0003237B" w:rsidRDefault="009434E5" w:rsidP="3F369E06">
      <w:pPr>
        <w:jc w:val="center"/>
        <w:rPr>
          <w:rFonts w:eastAsia="Times New Roman" w:cs="Times New Roman"/>
        </w:rPr>
      </w:pPr>
      <w:r>
        <w:br/>
      </w:r>
      <w:r>
        <w:rPr>
          <w:noProof/>
        </w:rPr>
        <w:drawing>
          <wp:inline distT="0" distB="0" distL="0" distR="0" wp14:anchorId="06EB6B15" wp14:editId="1EEC42C5">
            <wp:extent cx="4876783" cy="5095874"/>
            <wp:effectExtent l="0" t="0" r="0" b="0"/>
            <wp:docPr id="497555052" name="Picture 49755505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55052"/>
                    <pic:cNvPicPr/>
                  </pic:nvPicPr>
                  <pic:blipFill>
                    <a:blip r:embed="rId35">
                      <a:extLst>
                        <a:ext uri="{28A0092B-C50C-407E-A947-70E740481C1C}">
                          <a14:useLocalDpi xmlns:a14="http://schemas.microsoft.com/office/drawing/2010/main" val="0"/>
                        </a:ext>
                      </a:extLst>
                    </a:blip>
                    <a:stretch>
                      <a:fillRect/>
                    </a:stretch>
                  </pic:blipFill>
                  <pic:spPr>
                    <a:xfrm>
                      <a:off x="0" y="0"/>
                      <a:ext cx="4876783" cy="5095874"/>
                    </a:xfrm>
                    <a:prstGeom prst="rect">
                      <a:avLst/>
                    </a:prstGeom>
                  </pic:spPr>
                </pic:pic>
              </a:graphicData>
            </a:graphic>
          </wp:inline>
        </w:drawing>
      </w:r>
    </w:p>
    <w:p w14:paraId="2904DED9" w14:textId="28D791CA" w:rsidR="009434E5" w:rsidRDefault="009434E5" w:rsidP="3F369E06">
      <w:pPr>
        <w:jc w:val="center"/>
        <w:rPr>
          <w:rFonts w:eastAsia="Times New Roman" w:cs="Times New Roman"/>
        </w:rPr>
      </w:pPr>
      <w:r w:rsidRPr="3F369E06">
        <w:rPr>
          <w:rFonts w:eastAsia="Times New Roman" w:cs="Times New Roman"/>
        </w:rPr>
        <w:t xml:space="preserve">Figure </w:t>
      </w:r>
      <w:r w:rsidR="008B0795" w:rsidRPr="3F369E06">
        <w:rPr>
          <w:rFonts w:eastAsia="Times New Roman" w:cs="Times New Roman"/>
        </w:rPr>
        <w:t>4.5.2.2</w:t>
      </w:r>
    </w:p>
    <w:p w14:paraId="3AE5F6F6" w14:textId="77777777" w:rsidR="009434E5" w:rsidRDefault="009434E5" w:rsidP="3F369E06">
      <w:pPr>
        <w:rPr>
          <w:rFonts w:eastAsia="Times New Roman" w:cs="Times New Roman"/>
        </w:rPr>
      </w:pPr>
      <w:r w:rsidRPr="3F369E06">
        <w:rPr>
          <w:rFonts w:eastAsia="Times New Roman" w:cs="Times New Roman"/>
        </w:rPr>
        <w:t>On the Playstyle page(Tic-Tac-Toe's version) users choose what way to play their chosen game, PVP or PVAI. Each choice navigates to the games board page, taking in the users choice as a variable to modify how the board page appears and functions.</w:t>
      </w:r>
    </w:p>
    <w:p w14:paraId="234003D3" w14:textId="77777777" w:rsidR="009434E5" w:rsidRDefault="009434E5" w:rsidP="3F369E06">
      <w:pPr>
        <w:jc w:val="center"/>
        <w:rPr>
          <w:rFonts w:eastAsia="Times New Roman" w:cs="Times New Roman"/>
        </w:rPr>
      </w:pPr>
    </w:p>
    <w:p w14:paraId="69DF81ED" w14:textId="77777777" w:rsidR="009434E5" w:rsidRPr="0003237B" w:rsidRDefault="009434E5" w:rsidP="3F369E06">
      <w:pPr>
        <w:jc w:val="center"/>
        <w:rPr>
          <w:rFonts w:eastAsia="Times New Roman" w:cs="Times New Roman"/>
        </w:rPr>
      </w:pPr>
      <w:r>
        <w:rPr>
          <w:noProof/>
        </w:rPr>
        <w:drawing>
          <wp:inline distT="0" distB="0" distL="0" distR="0" wp14:anchorId="5BDEB57B" wp14:editId="502A61CF">
            <wp:extent cx="1635764" cy="3486148"/>
            <wp:effectExtent l="0" t="0" r="0" b="0"/>
            <wp:docPr id="1510758941" name="Picture 151075894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758941"/>
                    <pic:cNvPicPr/>
                  </pic:nvPicPr>
                  <pic:blipFill>
                    <a:blip r:embed="rId36">
                      <a:extLst>
                        <a:ext uri="{28A0092B-C50C-407E-A947-70E740481C1C}">
                          <a14:useLocalDpi xmlns:a14="http://schemas.microsoft.com/office/drawing/2010/main" val="0"/>
                        </a:ext>
                      </a:extLst>
                    </a:blip>
                    <a:stretch>
                      <a:fillRect/>
                    </a:stretch>
                  </pic:blipFill>
                  <pic:spPr>
                    <a:xfrm>
                      <a:off x="0" y="0"/>
                      <a:ext cx="1635764" cy="3486148"/>
                    </a:xfrm>
                    <a:prstGeom prst="rect">
                      <a:avLst/>
                    </a:prstGeom>
                  </pic:spPr>
                </pic:pic>
              </a:graphicData>
            </a:graphic>
          </wp:inline>
        </w:drawing>
      </w:r>
    </w:p>
    <w:p w14:paraId="3E885DDB" w14:textId="70C2C135" w:rsidR="009434E5" w:rsidRPr="0003237B" w:rsidRDefault="009434E5" w:rsidP="3F369E06">
      <w:pPr>
        <w:jc w:val="center"/>
        <w:rPr>
          <w:rFonts w:eastAsia="Times New Roman" w:cs="Times New Roman"/>
        </w:rPr>
      </w:pPr>
      <w:r w:rsidRPr="3F369E06">
        <w:rPr>
          <w:rFonts w:eastAsia="Times New Roman" w:cs="Times New Roman"/>
        </w:rPr>
        <w:t>Figure</w:t>
      </w:r>
      <w:r w:rsidR="008B0795" w:rsidRPr="3F369E06">
        <w:rPr>
          <w:rFonts w:eastAsia="Times New Roman" w:cs="Times New Roman"/>
        </w:rPr>
        <w:t xml:space="preserve"> 4.5.2.3</w:t>
      </w:r>
    </w:p>
    <w:p w14:paraId="10855E99" w14:textId="77777777" w:rsidR="009434E5" w:rsidRPr="0003237B" w:rsidRDefault="009434E5" w:rsidP="3F369E06">
      <w:pPr>
        <w:jc w:val="center"/>
        <w:rPr>
          <w:rFonts w:eastAsia="Times New Roman" w:cs="Times New Roman"/>
        </w:rPr>
      </w:pPr>
      <w:r w:rsidRPr="3F369E06">
        <w:rPr>
          <w:rFonts w:eastAsia="Times New Roman" w:cs="Times New Roman"/>
        </w:rPr>
        <w:t>If the user chose Player vs Player for example:</w:t>
      </w:r>
      <w:r>
        <w:br/>
      </w:r>
      <w:r>
        <w:rPr>
          <w:noProof/>
        </w:rPr>
        <w:drawing>
          <wp:inline distT="0" distB="0" distL="0" distR="0" wp14:anchorId="3299EC21" wp14:editId="68504AE7">
            <wp:extent cx="4696523" cy="3918242"/>
            <wp:effectExtent l="0" t="0" r="0" b="0"/>
            <wp:docPr id="344409140" name="Picture 34440914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09140"/>
                    <pic:cNvPicPr/>
                  </pic:nvPicPr>
                  <pic:blipFill>
                    <a:blip r:embed="rId37">
                      <a:extLst>
                        <a:ext uri="{28A0092B-C50C-407E-A947-70E740481C1C}">
                          <a14:useLocalDpi xmlns:a14="http://schemas.microsoft.com/office/drawing/2010/main" val="0"/>
                        </a:ext>
                      </a:extLst>
                    </a:blip>
                    <a:stretch>
                      <a:fillRect/>
                    </a:stretch>
                  </pic:blipFill>
                  <pic:spPr>
                    <a:xfrm>
                      <a:off x="0" y="0"/>
                      <a:ext cx="4696523" cy="3918242"/>
                    </a:xfrm>
                    <a:prstGeom prst="rect">
                      <a:avLst/>
                    </a:prstGeom>
                  </pic:spPr>
                </pic:pic>
              </a:graphicData>
            </a:graphic>
          </wp:inline>
        </w:drawing>
      </w:r>
    </w:p>
    <w:p w14:paraId="678AC45C" w14:textId="57AADF5C" w:rsidR="009434E5" w:rsidRPr="0003237B" w:rsidRDefault="009434E5" w:rsidP="3F369E06">
      <w:pPr>
        <w:jc w:val="center"/>
        <w:rPr>
          <w:rFonts w:eastAsia="Times New Roman" w:cs="Times New Roman"/>
        </w:rPr>
      </w:pPr>
      <w:r w:rsidRPr="3F369E06">
        <w:rPr>
          <w:rFonts w:eastAsia="Times New Roman" w:cs="Times New Roman"/>
        </w:rPr>
        <w:t xml:space="preserve">Figure </w:t>
      </w:r>
      <w:r w:rsidR="008B0795" w:rsidRPr="3F369E06">
        <w:rPr>
          <w:rFonts w:eastAsia="Times New Roman" w:cs="Times New Roman"/>
        </w:rPr>
        <w:t>4.5.2.4</w:t>
      </w:r>
    </w:p>
    <w:p w14:paraId="519BE0C7" w14:textId="38142ADD" w:rsidR="009434E5" w:rsidRPr="0003237B" w:rsidRDefault="009434E5" w:rsidP="3F369E06">
      <w:pPr>
        <w:jc w:val="center"/>
        <w:rPr>
          <w:rFonts w:eastAsia="Times New Roman" w:cs="Times New Roman"/>
        </w:rPr>
      </w:pPr>
      <w:r w:rsidRPr="3F369E06">
        <w:rPr>
          <w:rFonts w:eastAsia="Times New Roman" w:cs="Times New Roman"/>
        </w:rPr>
        <w:t>The naming fields for each player on the board (</w:t>
      </w:r>
      <w:proofErr w:type="spellStart"/>
      <w:r w:rsidRPr="3F369E06">
        <w:rPr>
          <w:rFonts w:eastAsia="Times New Roman" w:cs="Times New Roman"/>
        </w:rPr>
        <w:t>Gridscreen</w:t>
      </w:r>
      <w:proofErr w:type="spellEnd"/>
      <w:r w:rsidRPr="3F369E06">
        <w:rPr>
          <w:rFonts w:eastAsia="Times New Roman" w:cs="Times New Roman"/>
        </w:rPr>
        <w:t>) page become visible. The variable for dictating this(playstyle) is used in the navigation like so:</w:t>
      </w:r>
      <w:r>
        <w:br/>
      </w:r>
      <w:r>
        <w:rPr>
          <w:noProof/>
        </w:rPr>
        <w:drawing>
          <wp:inline distT="0" distB="0" distL="0" distR="0" wp14:anchorId="04BF3A01" wp14:editId="72E5436E">
            <wp:extent cx="5724524" cy="1171575"/>
            <wp:effectExtent l="0" t="0" r="0" b="0"/>
            <wp:docPr id="1139680641" name="Picture 113968064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680641"/>
                    <pic:cNvPicPr/>
                  </pic:nvPicPr>
                  <pic:blipFill>
                    <a:blip r:embed="rId38">
                      <a:extLst>
                        <a:ext uri="{28A0092B-C50C-407E-A947-70E740481C1C}">
                          <a14:useLocalDpi xmlns:a14="http://schemas.microsoft.com/office/drawing/2010/main" val="0"/>
                        </a:ext>
                      </a:extLst>
                    </a:blip>
                    <a:stretch>
                      <a:fillRect/>
                    </a:stretch>
                  </pic:blipFill>
                  <pic:spPr>
                    <a:xfrm>
                      <a:off x="0" y="0"/>
                      <a:ext cx="5724524" cy="1171575"/>
                    </a:xfrm>
                    <a:prstGeom prst="rect">
                      <a:avLst/>
                    </a:prstGeom>
                  </pic:spPr>
                </pic:pic>
              </a:graphicData>
            </a:graphic>
          </wp:inline>
        </w:drawing>
      </w:r>
      <w:r w:rsidRPr="3F369E06">
        <w:rPr>
          <w:rFonts w:eastAsia="Times New Roman" w:cs="Times New Roman"/>
        </w:rPr>
        <w:t xml:space="preserve">Figure </w:t>
      </w:r>
      <w:r w:rsidR="008B0795" w:rsidRPr="3F369E06">
        <w:rPr>
          <w:rFonts w:eastAsia="Times New Roman" w:cs="Times New Roman"/>
        </w:rPr>
        <w:t>4.5.2.5</w:t>
      </w:r>
    </w:p>
    <w:p w14:paraId="640B0696" w14:textId="77777777" w:rsidR="009434E5" w:rsidRPr="0003237B" w:rsidRDefault="009434E5" w:rsidP="3F369E06">
      <w:pPr>
        <w:rPr>
          <w:rFonts w:eastAsia="Times New Roman" w:cs="Times New Roman"/>
        </w:rPr>
      </w:pPr>
      <w:r w:rsidRPr="3F369E06">
        <w:rPr>
          <w:rFonts w:eastAsia="Times New Roman" w:cs="Times New Roman"/>
        </w:rPr>
        <w:t>the route takes in the playstyle variable as a navigation argument, defaulting to PVP if the user somehow got to the page without a selection.</w:t>
      </w:r>
    </w:p>
    <w:p w14:paraId="16088F99" w14:textId="77777777" w:rsidR="009434E5" w:rsidRPr="0003237B" w:rsidRDefault="009434E5" w:rsidP="3F369E06">
      <w:pPr>
        <w:pStyle w:val="Heading2"/>
        <w:rPr>
          <w:rFonts w:ascii="Times New Roman" w:eastAsia="Times New Roman" w:hAnsi="Times New Roman" w:cs="Times New Roman"/>
          <w:b/>
          <w:bCs/>
        </w:rPr>
      </w:pPr>
      <w:bookmarkStart w:id="69" w:name="_Toc192911032"/>
      <w:r w:rsidRPr="3F369E06">
        <w:rPr>
          <w:rFonts w:ascii="Times New Roman" w:eastAsia="Times New Roman" w:hAnsi="Times New Roman" w:cs="Times New Roman"/>
        </w:rPr>
        <w:t>4.5.3 Game-Mode Implementation:</w:t>
      </w:r>
      <w:bookmarkEnd w:id="69"/>
    </w:p>
    <w:p w14:paraId="617991A9" w14:textId="77777777" w:rsidR="009434E5" w:rsidRDefault="009434E5" w:rsidP="3F369E06">
      <w:pPr>
        <w:rPr>
          <w:rFonts w:eastAsia="Times New Roman" w:cs="Times New Roman"/>
        </w:rPr>
      </w:pPr>
      <w:r w:rsidRPr="3F369E06">
        <w:rPr>
          <w:rFonts w:eastAsia="Times New Roman" w:cs="Times New Roman"/>
        </w:rPr>
        <w:t>A visual representation of the game boards made using Jetpack Compose with two options for playing either game.</w:t>
      </w:r>
    </w:p>
    <w:p w14:paraId="0FD5D943" w14:textId="77777777" w:rsidR="009434E5" w:rsidRDefault="009434E5" w:rsidP="3F369E06">
      <w:pPr>
        <w:jc w:val="center"/>
        <w:rPr>
          <w:rFonts w:eastAsia="Times New Roman" w:cs="Times New Roman"/>
        </w:rPr>
      </w:pPr>
      <w:r>
        <w:rPr>
          <w:noProof/>
        </w:rPr>
        <w:drawing>
          <wp:inline distT="0" distB="0" distL="0" distR="0" wp14:anchorId="06129CA0" wp14:editId="08042E05">
            <wp:extent cx="4747456" cy="4352564"/>
            <wp:effectExtent l="0" t="0" r="0" b="0"/>
            <wp:docPr id="330973946" name="Picture 33097394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73946"/>
                    <pic:cNvPicPr/>
                  </pic:nvPicPr>
                  <pic:blipFill>
                    <a:blip r:embed="rId39">
                      <a:extLst>
                        <a:ext uri="{28A0092B-C50C-407E-A947-70E740481C1C}">
                          <a14:useLocalDpi xmlns:a14="http://schemas.microsoft.com/office/drawing/2010/main" val="0"/>
                        </a:ext>
                      </a:extLst>
                    </a:blip>
                    <a:stretch>
                      <a:fillRect/>
                    </a:stretch>
                  </pic:blipFill>
                  <pic:spPr>
                    <a:xfrm>
                      <a:off x="0" y="0"/>
                      <a:ext cx="4747456" cy="4352564"/>
                    </a:xfrm>
                    <a:prstGeom prst="rect">
                      <a:avLst/>
                    </a:prstGeom>
                  </pic:spPr>
                </pic:pic>
              </a:graphicData>
            </a:graphic>
          </wp:inline>
        </w:drawing>
      </w:r>
    </w:p>
    <w:p w14:paraId="19FCA327" w14:textId="56174BD6" w:rsidR="009434E5" w:rsidRDefault="009434E5" w:rsidP="3F369E06">
      <w:pPr>
        <w:jc w:val="center"/>
        <w:rPr>
          <w:rFonts w:eastAsia="Times New Roman" w:cs="Times New Roman"/>
        </w:rPr>
      </w:pPr>
      <w:r w:rsidRPr="3F369E06">
        <w:rPr>
          <w:rFonts w:eastAsia="Times New Roman" w:cs="Times New Roman"/>
        </w:rPr>
        <w:t xml:space="preserve">Figure </w:t>
      </w:r>
      <w:r w:rsidR="008B0795" w:rsidRPr="3F369E06">
        <w:rPr>
          <w:rFonts w:eastAsia="Times New Roman" w:cs="Times New Roman"/>
        </w:rPr>
        <w:t>4.5.3.1</w:t>
      </w:r>
    </w:p>
    <w:p w14:paraId="0C0BD168" w14:textId="77777777" w:rsidR="009434E5" w:rsidRDefault="009434E5" w:rsidP="3F369E06">
      <w:pPr>
        <w:rPr>
          <w:rFonts w:eastAsia="Times New Roman" w:cs="Times New Roman"/>
        </w:rPr>
      </w:pPr>
      <w:proofErr w:type="spellStart"/>
      <w:r w:rsidRPr="3F369E06">
        <w:rPr>
          <w:rFonts w:eastAsia="Times New Roman" w:cs="Times New Roman"/>
        </w:rPr>
        <w:t>GridItem</w:t>
      </w:r>
      <w:proofErr w:type="spellEnd"/>
      <w:r w:rsidRPr="3F369E06">
        <w:rPr>
          <w:rFonts w:eastAsia="Times New Roman" w:cs="Times New Roman"/>
        </w:rPr>
        <w:t xml:space="preserve"> is the function that creates and display the UI boxes of the board, each box being tied to the </w:t>
      </w:r>
      <w:proofErr w:type="spellStart"/>
      <w:r w:rsidRPr="3F369E06">
        <w:rPr>
          <w:rFonts w:eastAsia="Times New Roman" w:cs="Times New Roman"/>
        </w:rPr>
        <w:t>onSquareClick</w:t>
      </w:r>
      <w:proofErr w:type="spellEnd"/>
      <w:r w:rsidRPr="3F369E06">
        <w:rPr>
          <w:rFonts w:eastAsia="Times New Roman" w:cs="Times New Roman"/>
        </w:rPr>
        <w:t xml:space="preserve"> method with specific size and alignment.</w:t>
      </w:r>
    </w:p>
    <w:p w14:paraId="3C6D4C23" w14:textId="77777777" w:rsidR="009434E5" w:rsidRDefault="009434E5" w:rsidP="3F369E06">
      <w:pPr>
        <w:jc w:val="center"/>
        <w:rPr>
          <w:rFonts w:eastAsia="Times New Roman" w:cs="Times New Roman"/>
        </w:rPr>
      </w:pPr>
      <w:r>
        <w:rPr>
          <w:noProof/>
        </w:rPr>
        <w:drawing>
          <wp:inline distT="0" distB="0" distL="0" distR="0" wp14:anchorId="4E4C41DC" wp14:editId="666BFB37">
            <wp:extent cx="5229275" cy="6400800"/>
            <wp:effectExtent l="0" t="0" r="0" b="0"/>
            <wp:docPr id="69967768" name="Picture 6996776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67768"/>
                    <pic:cNvPicPr/>
                  </pic:nvPicPr>
                  <pic:blipFill>
                    <a:blip r:embed="rId40">
                      <a:extLst>
                        <a:ext uri="{28A0092B-C50C-407E-A947-70E740481C1C}">
                          <a14:useLocalDpi xmlns:a14="http://schemas.microsoft.com/office/drawing/2010/main" val="0"/>
                        </a:ext>
                      </a:extLst>
                    </a:blip>
                    <a:stretch>
                      <a:fillRect/>
                    </a:stretch>
                  </pic:blipFill>
                  <pic:spPr>
                    <a:xfrm>
                      <a:off x="0" y="0"/>
                      <a:ext cx="5229275" cy="6400800"/>
                    </a:xfrm>
                    <a:prstGeom prst="rect">
                      <a:avLst/>
                    </a:prstGeom>
                  </pic:spPr>
                </pic:pic>
              </a:graphicData>
            </a:graphic>
          </wp:inline>
        </w:drawing>
      </w:r>
    </w:p>
    <w:p w14:paraId="7B7B876D" w14:textId="77777777" w:rsidR="008B0795" w:rsidRDefault="009434E5" w:rsidP="3F369E06">
      <w:pPr>
        <w:jc w:val="center"/>
        <w:rPr>
          <w:rFonts w:eastAsia="Times New Roman" w:cs="Times New Roman"/>
        </w:rPr>
      </w:pPr>
      <w:r w:rsidRPr="3F369E06">
        <w:rPr>
          <w:rFonts w:eastAsia="Times New Roman" w:cs="Times New Roman"/>
        </w:rPr>
        <w:t xml:space="preserve">Figure </w:t>
      </w:r>
      <w:r w:rsidR="008B0795" w:rsidRPr="3F369E06">
        <w:rPr>
          <w:rFonts w:eastAsia="Times New Roman" w:cs="Times New Roman"/>
        </w:rPr>
        <w:t>4.5.3.2</w:t>
      </w:r>
    </w:p>
    <w:p w14:paraId="7631A8C4" w14:textId="0A02C784" w:rsidR="009434E5" w:rsidRDefault="009434E5" w:rsidP="3F369E06">
      <w:pPr>
        <w:rPr>
          <w:rFonts w:eastAsia="Times New Roman" w:cs="Times New Roman"/>
        </w:rPr>
      </w:pPr>
      <w:r w:rsidRPr="3F369E06">
        <w:rPr>
          <w:rFonts w:eastAsia="Times New Roman" w:cs="Times New Roman"/>
        </w:rPr>
        <w:t xml:space="preserve">Its usage here also housing the logic needed for both the player and AI to place pieces. </w:t>
      </w:r>
    </w:p>
    <w:p w14:paraId="6A245618" w14:textId="77777777" w:rsidR="009434E5" w:rsidRDefault="009434E5" w:rsidP="3F369E06">
      <w:pPr>
        <w:rPr>
          <w:rFonts w:eastAsia="Times New Roman" w:cs="Times New Roman"/>
        </w:rPr>
      </w:pPr>
      <w:proofErr w:type="spellStart"/>
      <w:r w:rsidRPr="3F369E06">
        <w:rPr>
          <w:rFonts w:eastAsia="Times New Roman" w:cs="Times New Roman"/>
        </w:rPr>
        <w:t>onSquareClick</w:t>
      </w:r>
      <w:proofErr w:type="spellEnd"/>
      <w:r w:rsidRPr="3F369E06">
        <w:rPr>
          <w:rFonts w:eastAsia="Times New Roman" w:cs="Times New Roman"/>
        </w:rPr>
        <w:t xml:space="preserve"> is triggered when a user clicks on a square. It first checks if the selected square is empty and if the game is not over. If both conditions are met, the current player's piece (X or O) is placed on the board and the </w:t>
      </w:r>
      <w:proofErr w:type="spellStart"/>
      <w:r w:rsidRPr="3F369E06">
        <w:rPr>
          <w:rFonts w:eastAsia="Times New Roman" w:cs="Times New Roman"/>
        </w:rPr>
        <w:t>viewModel.onSquareClick</w:t>
      </w:r>
      <w:proofErr w:type="spellEnd"/>
      <w:r w:rsidRPr="3F369E06">
        <w:rPr>
          <w:rFonts w:eastAsia="Times New Roman" w:cs="Times New Roman"/>
        </w:rPr>
        <w:t xml:space="preserve"> function is called to update the game state followed by a check for game over. If the game is in Player vs. AI mode (either Minimax or MCTS) and it is the AI's turn, the relevant AI move function (</w:t>
      </w:r>
      <w:proofErr w:type="spellStart"/>
      <w:r w:rsidRPr="3F369E06">
        <w:rPr>
          <w:rFonts w:eastAsia="Times New Roman" w:cs="Times New Roman"/>
        </w:rPr>
        <w:t>viewModel.playAI</w:t>
      </w:r>
      <w:proofErr w:type="spellEnd"/>
      <w:r w:rsidRPr="3F369E06">
        <w:rPr>
          <w:rFonts w:eastAsia="Times New Roman" w:cs="Times New Roman"/>
        </w:rPr>
        <w:t xml:space="preserve"> for Minimax or viewModel.playAI2 for MCTS) is called. The board is updated with the AI's move, and the game over state is re-checked. The current player is then switched back to the human player. Finally, if and when the game is over, the </w:t>
      </w:r>
      <w:proofErr w:type="spellStart"/>
      <w:r w:rsidRPr="3F369E06">
        <w:rPr>
          <w:rFonts w:eastAsia="Times New Roman" w:cs="Times New Roman"/>
        </w:rPr>
        <w:t>viewModel.getWinner</w:t>
      </w:r>
      <w:proofErr w:type="spellEnd"/>
      <w:r w:rsidRPr="3F369E06">
        <w:rPr>
          <w:rFonts w:eastAsia="Times New Roman" w:cs="Times New Roman"/>
        </w:rPr>
        <w:t>() function is used to determine if there is a winner.</w:t>
      </w:r>
    </w:p>
    <w:p w14:paraId="0F07D055" w14:textId="6055CD4D" w:rsidR="009434E5" w:rsidRDefault="009434E5" w:rsidP="3F369E06">
      <w:pPr>
        <w:jc w:val="center"/>
        <w:rPr>
          <w:rFonts w:eastAsia="Times New Roman" w:cs="Times New Roman"/>
        </w:rPr>
      </w:pPr>
      <w:r>
        <w:rPr>
          <w:noProof/>
        </w:rPr>
        <w:drawing>
          <wp:inline distT="0" distB="0" distL="0" distR="0" wp14:anchorId="0CB6C042" wp14:editId="792B49DB">
            <wp:extent cx="5724524" cy="1990725"/>
            <wp:effectExtent l="0" t="0" r="0" b="0"/>
            <wp:docPr id="954646087" name="Picture 95464608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646087"/>
                    <pic:cNvPicPr/>
                  </pic:nvPicPr>
                  <pic:blipFill>
                    <a:blip r:embed="rId41">
                      <a:extLst>
                        <a:ext uri="{28A0092B-C50C-407E-A947-70E740481C1C}">
                          <a14:useLocalDpi xmlns:a14="http://schemas.microsoft.com/office/drawing/2010/main" val="0"/>
                        </a:ext>
                      </a:extLst>
                    </a:blip>
                    <a:stretch>
                      <a:fillRect/>
                    </a:stretch>
                  </pic:blipFill>
                  <pic:spPr>
                    <a:xfrm>
                      <a:off x="0" y="0"/>
                      <a:ext cx="5724524" cy="1990725"/>
                    </a:xfrm>
                    <a:prstGeom prst="rect">
                      <a:avLst/>
                    </a:prstGeom>
                  </pic:spPr>
                </pic:pic>
              </a:graphicData>
            </a:graphic>
          </wp:inline>
        </w:drawing>
      </w:r>
      <w:r w:rsidRPr="3F369E06">
        <w:rPr>
          <w:rFonts w:eastAsia="Times New Roman" w:cs="Times New Roman"/>
        </w:rPr>
        <w:t xml:space="preserve">Figure </w:t>
      </w:r>
      <w:r w:rsidR="00120E66" w:rsidRPr="3F369E06">
        <w:rPr>
          <w:rFonts w:eastAsia="Times New Roman" w:cs="Times New Roman"/>
        </w:rPr>
        <w:t>4.5.3.3</w:t>
      </w:r>
    </w:p>
    <w:p w14:paraId="39CFF8CA" w14:textId="77777777" w:rsidR="009434E5" w:rsidRDefault="009434E5" w:rsidP="3F369E06">
      <w:pPr>
        <w:rPr>
          <w:rFonts w:eastAsia="Times New Roman" w:cs="Times New Roman"/>
        </w:rPr>
      </w:pPr>
      <w:r w:rsidRPr="3F369E06">
        <w:rPr>
          <w:rFonts w:eastAsia="Times New Roman" w:cs="Times New Roman"/>
        </w:rPr>
        <w:t xml:space="preserve">The </w:t>
      </w:r>
      <w:proofErr w:type="spellStart"/>
      <w:r w:rsidRPr="3F369E06">
        <w:rPr>
          <w:rFonts w:eastAsia="Times New Roman" w:cs="Times New Roman"/>
        </w:rPr>
        <w:t>viewmodel</w:t>
      </w:r>
      <w:proofErr w:type="spellEnd"/>
      <w:r w:rsidRPr="3F369E06">
        <w:rPr>
          <w:rFonts w:eastAsia="Times New Roman" w:cs="Times New Roman"/>
        </w:rPr>
        <w:t xml:space="preserve"> </w:t>
      </w:r>
      <w:proofErr w:type="spellStart"/>
      <w:r w:rsidRPr="3F369E06">
        <w:rPr>
          <w:rFonts w:eastAsia="Times New Roman" w:cs="Times New Roman"/>
        </w:rPr>
        <w:t>onSquareClick</w:t>
      </w:r>
      <w:proofErr w:type="spellEnd"/>
      <w:r w:rsidRPr="3F369E06">
        <w:rPr>
          <w:rFonts w:eastAsia="Times New Roman" w:cs="Times New Roman"/>
        </w:rPr>
        <w:t xml:space="preserve"> checks if the space is empty and the game isn’t over, placing the piece and saving the game state while doing some logging used for tracking the moves the </w:t>
      </w:r>
      <w:proofErr w:type="spellStart"/>
      <w:r w:rsidRPr="3F369E06">
        <w:rPr>
          <w:rFonts w:eastAsia="Times New Roman" w:cs="Times New Roman"/>
        </w:rPr>
        <w:t>ai</w:t>
      </w:r>
      <w:proofErr w:type="spellEnd"/>
      <w:r w:rsidRPr="3F369E06">
        <w:rPr>
          <w:rFonts w:eastAsia="Times New Roman" w:cs="Times New Roman"/>
        </w:rPr>
        <w:t xml:space="preserve"> has made throughout the round.</w:t>
      </w:r>
    </w:p>
    <w:p w14:paraId="7A8821CA" w14:textId="6F7A478B" w:rsidR="009434E5" w:rsidRDefault="009434E5" w:rsidP="3F369E06">
      <w:pPr>
        <w:jc w:val="center"/>
        <w:rPr>
          <w:rFonts w:eastAsia="Times New Roman" w:cs="Times New Roman"/>
        </w:rPr>
      </w:pPr>
      <w:r w:rsidRPr="3F369E06">
        <w:rPr>
          <w:rFonts w:eastAsia="Times New Roman" w:cs="Times New Roman"/>
          <w:b/>
          <w:bCs/>
        </w:rPr>
        <w:t>Minimax Implementation:</w:t>
      </w:r>
      <w:r>
        <w:rPr>
          <w:noProof/>
        </w:rPr>
        <w:drawing>
          <wp:inline distT="0" distB="0" distL="0" distR="0" wp14:anchorId="72AC5DD0" wp14:editId="0DFAE54C">
            <wp:extent cx="5724524" cy="5886450"/>
            <wp:effectExtent l="0" t="0" r="0" b="0"/>
            <wp:docPr id="1716031813" name="Picture 171603181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031813"/>
                    <pic:cNvPicPr/>
                  </pic:nvPicPr>
                  <pic:blipFill>
                    <a:blip r:embed="rId42">
                      <a:extLst>
                        <a:ext uri="{28A0092B-C50C-407E-A947-70E740481C1C}">
                          <a14:useLocalDpi xmlns:a14="http://schemas.microsoft.com/office/drawing/2010/main" val="0"/>
                        </a:ext>
                      </a:extLst>
                    </a:blip>
                    <a:stretch>
                      <a:fillRect/>
                    </a:stretch>
                  </pic:blipFill>
                  <pic:spPr>
                    <a:xfrm>
                      <a:off x="0" y="0"/>
                      <a:ext cx="5724524" cy="5886450"/>
                    </a:xfrm>
                    <a:prstGeom prst="rect">
                      <a:avLst/>
                    </a:prstGeom>
                  </pic:spPr>
                </pic:pic>
              </a:graphicData>
            </a:graphic>
          </wp:inline>
        </w:drawing>
      </w:r>
      <w:r w:rsidRPr="3F369E06">
        <w:rPr>
          <w:rFonts w:eastAsia="Times New Roman" w:cs="Times New Roman"/>
        </w:rPr>
        <w:t xml:space="preserve">Figure </w:t>
      </w:r>
      <w:r w:rsidR="00120E66" w:rsidRPr="3F369E06">
        <w:rPr>
          <w:rFonts w:eastAsia="Times New Roman" w:cs="Times New Roman"/>
        </w:rPr>
        <w:t>4.5.3.4</w:t>
      </w:r>
    </w:p>
    <w:p w14:paraId="53853C5D" w14:textId="77777777" w:rsidR="009434E5" w:rsidRDefault="009434E5" w:rsidP="3F369E06">
      <w:pPr>
        <w:rPr>
          <w:rFonts w:eastAsia="Times New Roman" w:cs="Times New Roman"/>
        </w:rPr>
      </w:pPr>
      <w:r w:rsidRPr="3F369E06">
        <w:rPr>
          <w:rFonts w:eastAsia="Times New Roman" w:cs="Times New Roman"/>
        </w:rPr>
        <w:t xml:space="preserve">This particular method is for the Minimax AI in the </w:t>
      </w:r>
      <w:proofErr w:type="spellStart"/>
      <w:r w:rsidRPr="3F369E06">
        <w:rPr>
          <w:rFonts w:eastAsia="Times New Roman" w:cs="Times New Roman"/>
        </w:rPr>
        <w:t>tictactoe</w:t>
      </w:r>
      <w:proofErr w:type="spellEnd"/>
      <w:r w:rsidRPr="3F369E06">
        <w:rPr>
          <w:rFonts w:eastAsia="Times New Roman" w:cs="Times New Roman"/>
        </w:rPr>
        <w:t xml:space="preserve"> </w:t>
      </w:r>
      <w:proofErr w:type="spellStart"/>
      <w:r w:rsidRPr="3F369E06">
        <w:rPr>
          <w:rFonts w:eastAsia="Times New Roman" w:cs="Times New Roman"/>
        </w:rPr>
        <w:t>viewmodel</w:t>
      </w:r>
      <w:proofErr w:type="spellEnd"/>
      <w:r w:rsidRPr="3F369E06">
        <w:rPr>
          <w:rFonts w:eastAsia="Times New Roman" w:cs="Times New Roman"/>
        </w:rPr>
        <w:t xml:space="preserve">, calling the </w:t>
      </w:r>
      <w:proofErr w:type="spellStart"/>
      <w:r w:rsidRPr="3F369E06">
        <w:rPr>
          <w:rFonts w:eastAsia="Times New Roman" w:cs="Times New Roman"/>
        </w:rPr>
        <w:t>findBestMove</w:t>
      </w:r>
      <w:proofErr w:type="spellEnd"/>
      <w:r w:rsidRPr="3F369E06">
        <w:rPr>
          <w:rFonts w:eastAsia="Times New Roman" w:cs="Times New Roman"/>
        </w:rPr>
        <w:t xml:space="preserve"> function which sets the </w:t>
      </w:r>
      <w:proofErr w:type="spellStart"/>
      <w:r w:rsidRPr="3F369E06">
        <w:rPr>
          <w:rFonts w:eastAsia="Times New Roman" w:cs="Times New Roman"/>
        </w:rPr>
        <w:t>ai</w:t>
      </w:r>
      <w:proofErr w:type="spellEnd"/>
      <w:r w:rsidRPr="3F369E06">
        <w:rPr>
          <w:rFonts w:eastAsia="Times New Roman" w:cs="Times New Roman"/>
        </w:rPr>
        <w:t xml:space="preserve"> in use and tracks various other statistics for later display. At the end the game state is saved and the function returns the chosen move as a Pair&lt;</w:t>
      </w:r>
      <w:proofErr w:type="spellStart"/>
      <w:r w:rsidRPr="3F369E06">
        <w:rPr>
          <w:rFonts w:eastAsia="Times New Roman" w:cs="Times New Roman"/>
        </w:rPr>
        <w:t>Int</w:t>
      </w:r>
      <w:proofErr w:type="spellEnd"/>
      <w:r w:rsidRPr="3F369E06">
        <w:rPr>
          <w:rFonts w:eastAsia="Times New Roman" w:cs="Times New Roman"/>
        </w:rPr>
        <w:t xml:space="preserve">, </w:t>
      </w:r>
      <w:proofErr w:type="spellStart"/>
      <w:r w:rsidRPr="3F369E06">
        <w:rPr>
          <w:rFonts w:eastAsia="Times New Roman" w:cs="Times New Roman"/>
        </w:rPr>
        <w:t>Int</w:t>
      </w:r>
      <w:proofErr w:type="spellEnd"/>
      <w:r w:rsidRPr="3F369E06">
        <w:rPr>
          <w:rFonts w:eastAsia="Times New Roman" w:cs="Times New Roman"/>
        </w:rPr>
        <w:t>&gt; (see first line) representing the row and column, or as null if no move is possible.</w:t>
      </w:r>
    </w:p>
    <w:p w14:paraId="3969B0E6" w14:textId="77777777" w:rsidR="009434E5" w:rsidRDefault="009434E5" w:rsidP="3F369E06">
      <w:pPr>
        <w:jc w:val="center"/>
        <w:rPr>
          <w:rFonts w:eastAsia="Times New Roman" w:cs="Times New Roman"/>
        </w:rPr>
      </w:pPr>
      <w:r>
        <w:rPr>
          <w:noProof/>
        </w:rPr>
        <w:drawing>
          <wp:inline distT="0" distB="0" distL="0" distR="0" wp14:anchorId="326B396C" wp14:editId="27890968">
            <wp:extent cx="5625000" cy="3743325"/>
            <wp:effectExtent l="0" t="0" r="0" b="0"/>
            <wp:docPr id="2101186535" name="Picture 186187104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871046"/>
                    <pic:cNvPicPr/>
                  </pic:nvPicPr>
                  <pic:blipFill>
                    <a:blip r:embed="rId43">
                      <a:extLst>
                        <a:ext uri="{28A0092B-C50C-407E-A947-70E740481C1C}">
                          <a14:useLocalDpi xmlns:a14="http://schemas.microsoft.com/office/drawing/2010/main" val="0"/>
                        </a:ext>
                      </a:extLst>
                    </a:blip>
                    <a:stretch>
                      <a:fillRect/>
                    </a:stretch>
                  </pic:blipFill>
                  <pic:spPr>
                    <a:xfrm>
                      <a:off x="0" y="0"/>
                      <a:ext cx="5625000" cy="3743325"/>
                    </a:xfrm>
                    <a:prstGeom prst="rect">
                      <a:avLst/>
                    </a:prstGeom>
                  </pic:spPr>
                </pic:pic>
              </a:graphicData>
            </a:graphic>
          </wp:inline>
        </w:drawing>
      </w:r>
    </w:p>
    <w:p w14:paraId="26B43DB9" w14:textId="192AD406" w:rsidR="009434E5" w:rsidRDefault="009434E5" w:rsidP="3F369E06">
      <w:pPr>
        <w:jc w:val="center"/>
        <w:rPr>
          <w:rFonts w:eastAsia="Times New Roman" w:cs="Times New Roman"/>
        </w:rPr>
      </w:pPr>
      <w:r w:rsidRPr="3F369E06">
        <w:rPr>
          <w:rFonts w:eastAsia="Times New Roman" w:cs="Times New Roman"/>
        </w:rPr>
        <w:t xml:space="preserve">Figure </w:t>
      </w:r>
      <w:r w:rsidR="00120E66" w:rsidRPr="3F369E06">
        <w:rPr>
          <w:rFonts w:eastAsia="Times New Roman" w:cs="Times New Roman"/>
        </w:rPr>
        <w:t>4.5.3.5</w:t>
      </w:r>
    </w:p>
    <w:p w14:paraId="6BB0B7B3" w14:textId="77777777" w:rsidR="009434E5" w:rsidRDefault="009434E5" w:rsidP="3F369E06">
      <w:pPr>
        <w:rPr>
          <w:rFonts w:eastAsia="Times New Roman" w:cs="Times New Roman"/>
        </w:rPr>
      </w:pPr>
      <w:proofErr w:type="spellStart"/>
      <w:r w:rsidRPr="3F369E06">
        <w:rPr>
          <w:rFonts w:eastAsia="Times New Roman" w:cs="Times New Roman"/>
        </w:rPr>
        <w:t>findBestMove</w:t>
      </w:r>
      <w:proofErr w:type="spellEnd"/>
      <w:r w:rsidRPr="3F369E06">
        <w:rPr>
          <w:rFonts w:eastAsia="Times New Roman" w:cs="Times New Roman"/>
        </w:rPr>
        <w:t xml:space="preserve"> takes the current game board as input and returns the coordinates (row and column) like before. It initializes variables to track the best score found so far and the corresponding move, followed by dynamically selecting which Minimax function to use: either </w:t>
      </w:r>
      <w:proofErr w:type="spellStart"/>
      <w:r w:rsidRPr="3F369E06">
        <w:rPr>
          <w:rFonts w:eastAsia="Times New Roman" w:cs="Times New Roman"/>
        </w:rPr>
        <w:t>minimaxWithPruning</w:t>
      </w:r>
      <w:proofErr w:type="spellEnd"/>
      <w:r w:rsidRPr="3F369E06">
        <w:rPr>
          <w:rFonts w:eastAsia="Times New Roman" w:cs="Times New Roman"/>
        </w:rPr>
        <w:t xml:space="preserve"> (if pruning is enabled on the board page) or </w:t>
      </w:r>
      <w:proofErr w:type="spellStart"/>
      <w:r w:rsidRPr="3F369E06">
        <w:rPr>
          <w:rFonts w:eastAsia="Times New Roman" w:cs="Times New Roman"/>
        </w:rPr>
        <w:t>minimaxWithoutPruning</w:t>
      </w:r>
      <w:proofErr w:type="spellEnd"/>
      <w:r w:rsidRPr="3F369E06">
        <w:rPr>
          <w:rFonts w:eastAsia="Times New Roman" w:cs="Times New Roman"/>
        </w:rPr>
        <w:t xml:space="preserve">. </w:t>
      </w:r>
    </w:p>
    <w:p w14:paraId="75843187" w14:textId="77777777" w:rsidR="009434E5" w:rsidRDefault="009434E5" w:rsidP="3F369E06">
      <w:pPr>
        <w:rPr>
          <w:rFonts w:eastAsia="Times New Roman" w:cs="Times New Roman"/>
        </w:rPr>
      </w:pPr>
      <w:r w:rsidRPr="3F369E06">
        <w:rPr>
          <w:rFonts w:eastAsia="Times New Roman" w:cs="Times New Roman"/>
        </w:rPr>
        <w:t>It iterates through all empty cells on the board and for each one empty, it tentatively places the AI's mark (</w:t>
      </w:r>
      <w:proofErr w:type="spellStart"/>
      <w:r w:rsidRPr="3F369E06">
        <w:rPr>
          <w:rFonts w:eastAsia="Times New Roman" w:cs="Times New Roman"/>
        </w:rPr>
        <w:t>Player.O</w:t>
      </w:r>
      <w:proofErr w:type="spellEnd"/>
      <w:r w:rsidRPr="3F369E06">
        <w:rPr>
          <w:rFonts w:eastAsia="Times New Roman" w:cs="Times New Roman"/>
        </w:rPr>
        <w:t xml:space="preserve">), calls the selected Minimax function to evaluate the resulting board state, and then immediately undoes the move. If the score returned by the Minimax function is higher than the current </w:t>
      </w:r>
      <w:proofErr w:type="spellStart"/>
      <w:r w:rsidRPr="3F369E06">
        <w:rPr>
          <w:rFonts w:eastAsia="Times New Roman" w:cs="Times New Roman"/>
        </w:rPr>
        <w:t>bestScore</w:t>
      </w:r>
      <w:proofErr w:type="spellEnd"/>
      <w:r w:rsidRPr="3F369E06">
        <w:rPr>
          <w:rFonts w:eastAsia="Times New Roman" w:cs="Times New Roman"/>
        </w:rPr>
        <w:t xml:space="preserve">, the </w:t>
      </w:r>
      <w:proofErr w:type="spellStart"/>
      <w:r w:rsidRPr="3F369E06">
        <w:rPr>
          <w:rFonts w:eastAsia="Times New Roman" w:cs="Times New Roman"/>
        </w:rPr>
        <w:t>bestScore</w:t>
      </w:r>
      <w:proofErr w:type="spellEnd"/>
      <w:r w:rsidRPr="3F369E06">
        <w:rPr>
          <w:rFonts w:eastAsia="Times New Roman" w:cs="Times New Roman"/>
        </w:rPr>
        <w:t xml:space="preserve"> and the corresponding move are updated. Finally, the function returns the coordinates of the best move found, or null if no move is possible.</w:t>
      </w:r>
    </w:p>
    <w:p w14:paraId="6B6D10A3" w14:textId="77777777" w:rsidR="009434E5" w:rsidRDefault="009434E5" w:rsidP="3F369E06">
      <w:pPr>
        <w:jc w:val="center"/>
        <w:rPr>
          <w:rFonts w:eastAsia="Times New Roman" w:cs="Times New Roman"/>
        </w:rPr>
      </w:pPr>
      <w:r>
        <w:rPr>
          <w:noProof/>
        </w:rPr>
        <w:drawing>
          <wp:inline distT="0" distB="0" distL="0" distR="0" wp14:anchorId="07203425" wp14:editId="007CD0D9">
            <wp:extent cx="5666532" cy="6341876"/>
            <wp:effectExtent l="0" t="0" r="0" b="0"/>
            <wp:docPr id="727205846" name="Picture 72720584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205846"/>
                    <pic:cNvPicPr/>
                  </pic:nvPicPr>
                  <pic:blipFill>
                    <a:blip r:embed="rId44">
                      <a:extLst>
                        <a:ext uri="{28A0092B-C50C-407E-A947-70E740481C1C}">
                          <a14:useLocalDpi xmlns:a14="http://schemas.microsoft.com/office/drawing/2010/main" val="0"/>
                        </a:ext>
                      </a:extLst>
                    </a:blip>
                    <a:stretch>
                      <a:fillRect/>
                    </a:stretch>
                  </pic:blipFill>
                  <pic:spPr>
                    <a:xfrm>
                      <a:off x="0" y="0"/>
                      <a:ext cx="5666532" cy="6341876"/>
                    </a:xfrm>
                    <a:prstGeom prst="rect">
                      <a:avLst/>
                    </a:prstGeom>
                  </pic:spPr>
                </pic:pic>
              </a:graphicData>
            </a:graphic>
          </wp:inline>
        </w:drawing>
      </w:r>
    </w:p>
    <w:p w14:paraId="52241C26" w14:textId="60B4EA75" w:rsidR="009434E5" w:rsidRDefault="009434E5" w:rsidP="3F369E06">
      <w:pPr>
        <w:jc w:val="center"/>
        <w:rPr>
          <w:rFonts w:eastAsia="Times New Roman" w:cs="Times New Roman"/>
        </w:rPr>
      </w:pPr>
      <w:r w:rsidRPr="3F369E06">
        <w:rPr>
          <w:rFonts w:eastAsia="Times New Roman" w:cs="Times New Roman"/>
        </w:rPr>
        <w:t xml:space="preserve">Figure </w:t>
      </w:r>
      <w:r w:rsidR="00120E66" w:rsidRPr="3F369E06">
        <w:rPr>
          <w:rFonts w:eastAsia="Times New Roman" w:cs="Times New Roman"/>
        </w:rPr>
        <w:t>4.5.3.6</w:t>
      </w:r>
    </w:p>
    <w:p w14:paraId="4E58BD0A" w14:textId="77777777" w:rsidR="009434E5" w:rsidRDefault="009434E5" w:rsidP="3F369E06">
      <w:pPr>
        <w:rPr>
          <w:rFonts w:eastAsia="Times New Roman" w:cs="Times New Roman"/>
        </w:rPr>
      </w:pPr>
      <w:r w:rsidRPr="3F369E06">
        <w:rPr>
          <w:rFonts w:eastAsia="Times New Roman" w:cs="Times New Roman"/>
        </w:rPr>
        <w:t xml:space="preserve">Takes in the current game board, the current search depth, and a </w:t>
      </w:r>
      <w:proofErr w:type="spellStart"/>
      <w:r w:rsidRPr="3F369E06">
        <w:rPr>
          <w:rFonts w:eastAsia="Times New Roman" w:cs="Times New Roman"/>
        </w:rPr>
        <w:t>boolean</w:t>
      </w:r>
      <w:proofErr w:type="spellEnd"/>
      <w:r w:rsidRPr="3F369E06">
        <w:rPr>
          <w:rFonts w:eastAsia="Times New Roman" w:cs="Times New Roman"/>
        </w:rPr>
        <w:t xml:space="preserve"> </w:t>
      </w:r>
      <w:proofErr w:type="spellStart"/>
      <w:r w:rsidRPr="3F369E06">
        <w:rPr>
          <w:rFonts w:eastAsia="Times New Roman" w:cs="Times New Roman"/>
        </w:rPr>
        <w:t>isMaximizing</w:t>
      </w:r>
      <w:proofErr w:type="spellEnd"/>
      <w:r w:rsidRPr="3F369E06">
        <w:rPr>
          <w:rFonts w:eastAsia="Times New Roman" w:cs="Times New Roman"/>
        </w:rPr>
        <w:t xml:space="preserve"> flag as input. The </w:t>
      </w:r>
      <w:proofErr w:type="spellStart"/>
      <w:r w:rsidRPr="3F369E06">
        <w:rPr>
          <w:rFonts w:eastAsia="Times New Roman" w:cs="Times New Roman"/>
        </w:rPr>
        <w:t>isMaximizing</w:t>
      </w:r>
      <w:proofErr w:type="spellEnd"/>
      <w:r w:rsidRPr="3F369E06">
        <w:rPr>
          <w:rFonts w:eastAsia="Times New Roman" w:cs="Times New Roman"/>
        </w:rPr>
        <w:t xml:space="preserve"> flag indicates whether the current player is trying to maximize their score (AI) or minimize the opponent's score (human). If the game is over or the maximum search depth is reached, the function returns a score evaluating the board state: 1 for an AI win, -1 for a human win, or 0 for a draw. </w:t>
      </w:r>
    </w:p>
    <w:p w14:paraId="3D58FD4D" w14:textId="77777777" w:rsidR="009434E5" w:rsidRDefault="009434E5" w:rsidP="3F369E06">
      <w:pPr>
        <w:rPr>
          <w:rFonts w:eastAsia="Times New Roman" w:cs="Times New Roman"/>
        </w:rPr>
      </w:pPr>
      <w:r w:rsidRPr="3F369E06">
        <w:rPr>
          <w:rFonts w:eastAsia="Times New Roman" w:cs="Times New Roman"/>
        </w:rPr>
        <w:t>Otherwise, it generates all possible moves and shuffles them to add variability. The scores from the recursive calls are collected, and the function returns the maximum score if the current player is maximizing, or the minimum score if minimizing.</w:t>
      </w:r>
    </w:p>
    <w:p w14:paraId="19FA568E" w14:textId="2E3CB467" w:rsidR="009434E5" w:rsidRDefault="009434E5" w:rsidP="3F369E06">
      <w:pPr>
        <w:rPr>
          <w:rFonts w:eastAsia="Times New Roman" w:cs="Times New Roman"/>
        </w:rPr>
      </w:pPr>
      <w:r w:rsidRPr="3F369E06">
        <w:rPr>
          <w:rFonts w:eastAsia="Times New Roman" w:cs="Times New Roman"/>
        </w:rPr>
        <w:t>Alpha-Beta Pruning is also available as an option to further optimize search tree exploration, eliminating unnecessary branches.</w:t>
      </w:r>
    </w:p>
    <w:p w14:paraId="33D7486C" w14:textId="5B09FA94" w:rsidR="009434E5" w:rsidRPr="0003237B" w:rsidRDefault="009434E5" w:rsidP="3F369E06">
      <w:pPr>
        <w:ind w:left="720"/>
        <w:jc w:val="center"/>
        <w:rPr>
          <w:rFonts w:eastAsia="Times New Roman" w:cs="Times New Roman"/>
        </w:rPr>
      </w:pPr>
      <w:r>
        <w:rPr>
          <w:noProof/>
        </w:rPr>
        <w:drawing>
          <wp:inline distT="0" distB="0" distL="0" distR="0" wp14:anchorId="4DFCA236" wp14:editId="3AE4B240">
            <wp:extent cx="2762636" cy="5925376"/>
            <wp:effectExtent l="0" t="0" r="0" b="0"/>
            <wp:docPr id="196830417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2762636" cy="5925376"/>
                    </a:xfrm>
                    <a:prstGeom prst="rect">
                      <a:avLst/>
                    </a:prstGeom>
                  </pic:spPr>
                </pic:pic>
              </a:graphicData>
            </a:graphic>
          </wp:inline>
        </w:drawing>
      </w:r>
    </w:p>
    <w:p w14:paraId="650231F8" w14:textId="4CABD47E" w:rsidR="009434E5" w:rsidRPr="0003237B" w:rsidRDefault="009434E5" w:rsidP="3F369E06">
      <w:pPr>
        <w:ind w:left="720"/>
        <w:jc w:val="center"/>
        <w:rPr>
          <w:rFonts w:eastAsia="Times New Roman" w:cs="Times New Roman"/>
        </w:rPr>
      </w:pPr>
      <w:r w:rsidRPr="3F369E06">
        <w:rPr>
          <w:rFonts w:eastAsia="Times New Roman" w:cs="Times New Roman"/>
        </w:rPr>
        <w:t xml:space="preserve">Figure </w:t>
      </w:r>
      <w:r w:rsidR="00E9466B" w:rsidRPr="3F369E06">
        <w:rPr>
          <w:rFonts w:eastAsia="Times New Roman" w:cs="Times New Roman"/>
        </w:rPr>
        <w:t>4.5.3.7</w:t>
      </w:r>
    </w:p>
    <w:p w14:paraId="31FB2676" w14:textId="5F67F6A1" w:rsidR="005747F4" w:rsidRDefault="005747F4" w:rsidP="3F369E06">
      <w:pPr>
        <w:pStyle w:val="Heading2"/>
        <w:rPr>
          <w:rFonts w:ascii="Times New Roman" w:eastAsia="Times New Roman" w:hAnsi="Times New Roman" w:cs="Times New Roman"/>
        </w:rPr>
      </w:pPr>
      <w:bookmarkStart w:id="70" w:name="_Toc192911033"/>
    </w:p>
    <w:p w14:paraId="2043F606" w14:textId="6502A830" w:rsidR="009434E5" w:rsidRPr="0003237B" w:rsidRDefault="009434E5" w:rsidP="3F369E06">
      <w:pPr>
        <w:pStyle w:val="Heading2"/>
        <w:rPr>
          <w:rFonts w:ascii="Times New Roman" w:eastAsia="Times New Roman" w:hAnsi="Times New Roman" w:cs="Times New Roman"/>
          <w:b/>
          <w:bCs/>
        </w:rPr>
      </w:pPr>
      <w:r w:rsidRPr="3F369E06">
        <w:rPr>
          <w:rFonts w:ascii="Times New Roman" w:eastAsia="Times New Roman" w:hAnsi="Times New Roman" w:cs="Times New Roman"/>
        </w:rPr>
        <w:t>4.5.4 Monte Carlo Tree Search (MCTS) Implementation:</w:t>
      </w:r>
      <w:bookmarkEnd w:id="70"/>
    </w:p>
    <w:p w14:paraId="1CB9AD08" w14:textId="0B5673CD" w:rsidR="005747F4" w:rsidRDefault="005747F4" w:rsidP="3F369E06">
      <w:pPr>
        <w:ind w:left="-576"/>
        <w:jc w:val="center"/>
        <w:rPr>
          <w:rFonts w:eastAsia="Times New Roman" w:cs="Times New Roman"/>
        </w:rPr>
      </w:pPr>
      <w:r>
        <w:rPr>
          <w:noProof/>
        </w:rPr>
        <w:drawing>
          <wp:anchor distT="0" distB="0" distL="114300" distR="114300" simplePos="0" relativeHeight="251658242" behindDoc="1" locked="0" layoutInCell="1" allowOverlap="1" wp14:anchorId="29C2E132" wp14:editId="0EA5417D">
            <wp:simplePos x="0" y="0"/>
            <wp:positionH relativeFrom="margin">
              <wp:align>left</wp:align>
            </wp:positionH>
            <wp:positionV relativeFrom="paragraph">
              <wp:posOffset>220345</wp:posOffset>
            </wp:positionV>
            <wp:extent cx="6148705" cy="2449830"/>
            <wp:effectExtent l="0" t="0" r="4445" b="7620"/>
            <wp:wrapNone/>
            <wp:docPr id="324223877" name="Picture 32422387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23877"/>
                    <pic:cNvPicPr/>
                  </pic:nvPicPr>
                  <pic:blipFill>
                    <a:blip r:embed="rId46">
                      <a:extLst>
                        <a:ext uri="{28A0092B-C50C-407E-A947-70E740481C1C}">
                          <a14:useLocalDpi xmlns:a14="http://schemas.microsoft.com/office/drawing/2010/main" val="0"/>
                        </a:ext>
                      </a:extLst>
                    </a:blip>
                    <a:stretch>
                      <a:fillRect/>
                    </a:stretch>
                  </pic:blipFill>
                  <pic:spPr>
                    <a:xfrm>
                      <a:off x="0" y="0"/>
                      <a:ext cx="6148705" cy="2449830"/>
                    </a:xfrm>
                    <a:prstGeom prst="rect">
                      <a:avLst/>
                    </a:prstGeom>
                  </pic:spPr>
                </pic:pic>
              </a:graphicData>
            </a:graphic>
            <wp14:sizeRelH relativeFrom="margin">
              <wp14:pctWidth>0</wp14:pctWidth>
            </wp14:sizeRelH>
          </wp:anchor>
        </w:drawing>
      </w:r>
      <w:r w:rsidR="009434E5" w:rsidRPr="3F369E06">
        <w:rPr>
          <w:rFonts w:eastAsia="Times New Roman" w:cs="Times New Roman"/>
        </w:rPr>
        <w:t>MCTS is implemented the same until in the MCTS class:</w:t>
      </w:r>
    </w:p>
    <w:p w14:paraId="367D10E0" w14:textId="5E520353" w:rsidR="005747F4" w:rsidRDefault="005747F4" w:rsidP="3F369E06">
      <w:pPr>
        <w:ind w:left="-576"/>
        <w:jc w:val="center"/>
        <w:rPr>
          <w:rFonts w:eastAsia="Times New Roman" w:cs="Times New Roman"/>
        </w:rPr>
      </w:pPr>
    </w:p>
    <w:p w14:paraId="6B1D86ED" w14:textId="32AB7B41" w:rsidR="005747F4" w:rsidRDefault="005747F4" w:rsidP="3F369E06">
      <w:pPr>
        <w:ind w:left="-576"/>
        <w:jc w:val="center"/>
        <w:rPr>
          <w:rFonts w:eastAsia="Times New Roman" w:cs="Times New Roman"/>
        </w:rPr>
      </w:pPr>
    </w:p>
    <w:p w14:paraId="2A39E1D5" w14:textId="58862EC8" w:rsidR="005747F4" w:rsidRDefault="009434E5" w:rsidP="3F369E06">
      <w:pPr>
        <w:ind w:left="-576"/>
        <w:jc w:val="center"/>
        <w:rPr>
          <w:rFonts w:eastAsia="Times New Roman" w:cs="Times New Roman"/>
        </w:rPr>
      </w:pPr>
      <w:r>
        <w:br/>
      </w:r>
    </w:p>
    <w:p w14:paraId="61872B9E" w14:textId="0E5E7183" w:rsidR="005747F4" w:rsidRDefault="005747F4" w:rsidP="3F369E06">
      <w:pPr>
        <w:ind w:left="-576"/>
        <w:jc w:val="center"/>
        <w:rPr>
          <w:rFonts w:eastAsia="Times New Roman" w:cs="Times New Roman"/>
        </w:rPr>
      </w:pPr>
    </w:p>
    <w:p w14:paraId="58332D96" w14:textId="77777777" w:rsidR="005747F4" w:rsidRDefault="005747F4" w:rsidP="3F369E06">
      <w:pPr>
        <w:ind w:left="-576"/>
        <w:jc w:val="center"/>
        <w:rPr>
          <w:rFonts w:eastAsia="Times New Roman" w:cs="Times New Roman"/>
        </w:rPr>
      </w:pPr>
    </w:p>
    <w:p w14:paraId="2E8FBCF1" w14:textId="77777777" w:rsidR="005747F4" w:rsidRDefault="005747F4" w:rsidP="3F369E06">
      <w:pPr>
        <w:ind w:left="-576"/>
        <w:jc w:val="center"/>
        <w:rPr>
          <w:rFonts w:eastAsia="Times New Roman" w:cs="Times New Roman"/>
        </w:rPr>
      </w:pPr>
    </w:p>
    <w:p w14:paraId="6A42127A" w14:textId="5B503A19" w:rsidR="009434E5" w:rsidRDefault="009434E5" w:rsidP="3F369E06">
      <w:pPr>
        <w:ind w:left="-576"/>
        <w:jc w:val="center"/>
        <w:rPr>
          <w:rFonts w:eastAsia="Times New Roman" w:cs="Times New Roman"/>
        </w:rPr>
      </w:pPr>
      <w:r w:rsidRPr="3F369E06">
        <w:rPr>
          <w:rFonts w:eastAsia="Times New Roman" w:cs="Times New Roman"/>
        </w:rPr>
        <w:t>Figure 4</w:t>
      </w:r>
      <w:r w:rsidR="00E9466B" w:rsidRPr="3F369E06">
        <w:rPr>
          <w:rFonts w:eastAsia="Times New Roman" w:cs="Times New Roman"/>
        </w:rPr>
        <w:t>.5.4.1</w:t>
      </w:r>
    </w:p>
    <w:p w14:paraId="03CBCB69" w14:textId="4C420A04" w:rsidR="009434E5" w:rsidRPr="0003237B" w:rsidRDefault="009434E5" w:rsidP="3F369E06">
      <w:pPr>
        <w:rPr>
          <w:rFonts w:eastAsia="Times New Roman" w:cs="Times New Roman"/>
        </w:rPr>
      </w:pPr>
      <w:r w:rsidRPr="3F369E06">
        <w:rPr>
          <w:rFonts w:eastAsia="Times New Roman" w:cs="Times New Roman"/>
        </w:rPr>
        <w:t xml:space="preserve">The </w:t>
      </w:r>
      <w:proofErr w:type="spellStart"/>
      <w:r w:rsidRPr="3F369E06">
        <w:rPr>
          <w:rFonts w:eastAsia="Times New Roman" w:cs="Times New Roman"/>
        </w:rPr>
        <w:t>findBestMove</w:t>
      </w:r>
      <w:proofErr w:type="spellEnd"/>
      <w:r w:rsidRPr="3F369E06">
        <w:rPr>
          <w:rFonts w:eastAsia="Times New Roman" w:cs="Times New Roman"/>
        </w:rPr>
        <w:t xml:space="preserve"> starts by </w:t>
      </w:r>
      <w:proofErr w:type="spellStart"/>
      <w:r w:rsidRPr="3F369E06">
        <w:rPr>
          <w:rFonts w:eastAsia="Times New Roman" w:cs="Times New Roman"/>
        </w:rPr>
        <w:t>initalising</w:t>
      </w:r>
      <w:proofErr w:type="spellEnd"/>
      <w:r w:rsidRPr="3F369E06">
        <w:rPr>
          <w:rFonts w:eastAsia="Times New Roman" w:cs="Times New Roman"/>
        </w:rPr>
        <w:t xml:space="preserve"> the </w:t>
      </w:r>
      <w:proofErr w:type="spellStart"/>
      <w:r w:rsidRPr="3F369E06">
        <w:rPr>
          <w:rFonts w:eastAsia="Times New Roman" w:cs="Times New Roman"/>
        </w:rPr>
        <w:t>rootNode</w:t>
      </w:r>
      <w:proofErr w:type="spellEnd"/>
      <w:r w:rsidRPr="3F369E06">
        <w:rPr>
          <w:rFonts w:eastAsia="Times New Roman" w:cs="Times New Roman"/>
        </w:rPr>
        <w:t xml:space="preserve"> with the boards state using tree nodes that represent different game states, with child nodes for possible moves. Calls the Simulate method equal to the number of simulations the user has set while tracking related stats, returning the </w:t>
      </w:r>
      <w:proofErr w:type="spellStart"/>
      <w:r w:rsidRPr="3F369E06">
        <w:rPr>
          <w:rFonts w:eastAsia="Times New Roman" w:cs="Times New Roman"/>
        </w:rPr>
        <w:t>bestMove</w:t>
      </w:r>
      <w:proofErr w:type="spellEnd"/>
      <w:r w:rsidRPr="3F369E06">
        <w:rPr>
          <w:rFonts w:eastAsia="Times New Roman" w:cs="Times New Roman"/>
        </w:rPr>
        <w:t xml:space="preserve"> it finds from doing so.</w:t>
      </w:r>
    </w:p>
    <w:p w14:paraId="07A41E87" w14:textId="48876744" w:rsidR="00F016A6" w:rsidRDefault="00F016A6" w:rsidP="3F369E06">
      <w:pPr>
        <w:ind w:left="-576"/>
        <w:jc w:val="center"/>
        <w:rPr>
          <w:rFonts w:eastAsia="Times New Roman" w:cs="Times New Roman"/>
        </w:rPr>
      </w:pPr>
    </w:p>
    <w:p w14:paraId="64EB69CE" w14:textId="2D411FB7" w:rsidR="00F016A6" w:rsidRDefault="00F016A6" w:rsidP="3F369E06">
      <w:pPr>
        <w:ind w:left="-576"/>
        <w:jc w:val="center"/>
        <w:rPr>
          <w:rFonts w:eastAsia="Times New Roman" w:cs="Times New Roman"/>
        </w:rPr>
      </w:pPr>
    </w:p>
    <w:p w14:paraId="5C6D3112" w14:textId="77777777" w:rsidR="00F016A6" w:rsidRDefault="00F016A6" w:rsidP="3F369E06">
      <w:pPr>
        <w:ind w:left="-576"/>
        <w:jc w:val="center"/>
        <w:rPr>
          <w:rFonts w:eastAsia="Times New Roman" w:cs="Times New Roman"/>
        </w:rPr>
      </w:pPr>
    </w:p>
    <w:p w14:paraId="00D59D59" w14:textId="77777777" w:rsidR="00F016A6" w:rsidRDefault="00F016A6" w:rsidP="3F369E06">
      <w:pPr>
        <w:ind w:left="-576"/>
        <w:jc w:val="center"/>
        <w:rPr>
          <w:rFonts w:eastAsia="Times New Roman" w:cs="Times New Roman"/>
        </w:rPr>
      </w:pPr>
    </w:p>
    <w:p w14:paraId="508441C7" w14:textId="18AD0D25" w:rsidR="00F016A6" w:rsidRDefault="00F016A6" w:rsidP="3F369E06">
      <w:pPr>
        <w:ind w:left="-576"/>
        <w:jc w:val="center"/>
        <w:rPr>
          <w:rFonts w:eastAsia="Times New Roman" w:cs="Times New Roman"/>
        </w:rPr>
      </w:pPr>
    </w:p>
    <w:p w14:paraId="2A295C56" w14:textId="1D8996DE" w:rsidR="00F016A6" w:rsidRDefault="00F016A6" w:rsidP="3F369E06">
      <w:pPr>
        <w:ind w:left="-576"/>
        <w:jc w:val="center"/>
        <w:rPr>
          <w:rFonts w:eastAsia="Times New Roman" w:cs="Times New Roman"/>
        </w:rPr>
      </w:pPr>
    </w:p>
    <w:p w14:paraId="0B1C707B" w14:textId="6F2750D2" w:rsidR="00F016A6" w:rsidRDefault="00F016A6" w:rsidP="3F369E06">
      <w:pPr>
        <w:ind w:left="-576"/>
        <w:jc w:val="center"/>
        <w:rPr>
          <w:rFonts w:eastAsia="Times New Roman" w:cs="Times New Roman"/>
        </w:rPr>
      </w:pPr>
    </w:p>
    <w:p w14:paraId="5AFC9161" w14:textId="03C2CE89" w:rsidR="00F016A6" w:rsidRDefault="00F016A6" w:rsidP="3F369E06">
      <w:pPr>
        <w:ind w:left="-576"/>
        <w:jc w:val="center"/>
        <w:rPr>
          <w:rFonts w:eastAsia="Times New Roman" w:cs="Times New Roman"/>
        </w:rPr>
      </w:pPr>
    </w:p>
    <w:p w14:paraId="1ACAA40B" w14:textId="7D93F500" w:rsidR="00F016A6" w:rsidRDefault="00F016A6" w:rsidP="3F369E06">
      <w:pPr>
        <w:ind w:left="-576"/>
        <w:jc w:val="center"/>
        <w:rPr>
          <w:rFonts w:eastAsia="Times New Roman" w:cs="Times New Roman"/>
        </w:rPr>
      </w:pPr>
    </w:p>
    <w:p w14:paraId="13FBA721" w14:textId="53444A1B" w:rsidR="00F016A6" w:rsidRDefault="00F016A6" w:rsidP="3F369E06">
      <w:pPr>
        <w:ind w:left="-576"/>
        <w:jc w:val="center"/>
        <w:rPr>
          <w:rFonts w:eastAsia="Times New Roman" w:cs="Times New Roman"/>
        </w:rPr>
      </w:pPr>
    </w:p>
    <w:p w14:paraId="21F541C5" w14:textId="77777777" w:rsidR="00F016A6" w:rsidRDefault="00F016A6" w:rsidP="3F369E06">
      <w:pPr>
        <w:ind w:left="-576"/>
        <w:jc w:val="center"/>
        <w:rPr>
          <w:rFonts w:eastAsia="Times New Roman" w:cs="Times New Roman"/>
        </w:rPr>
      </w:pPr>
    </w:p>
    <w:p w14:paraId="23EC30D2" w14:textId="34CDB923" w:rsidR="00F016A6" w:rsidRDefault="00F016A6" w:rsidP="3F369E06">
      <w:pPr>
        <w:ind w:left="-576"/>
        <w:jc w:val="center"/>
        <w:rPr>
          <w:rFonts w:eastAsia="Times New Roman" w:cs="Times New Roman"/>
        </w:rPr>
      </w:pPr>
      <w:r>
        <w:rPr>
          <w:noProof/>
        </w:rPr>
        <w:drawing>
          <wp:anchor distT="0" distB="0" distL="114300" distR="114300" simplePos="0" relativeHeight="251658241" behindDoc="1" locked="0" layoutInCell="1" allowOverlap="1" wp14:anchorId="7D9B304F" wp14:editId="76024064">
            <wp:simplePos x="0" y="0"/>
            <wp:positionH relativeFrom="margin">
              <wp:align>left</wp:align>
            </wp:positionH>
            <wp:positionV relativeFrom="paragraph">
              <wp:posOffset>28575</wp:posOffset>
            </wp:positionV>
            <wp:extent cx="6152515" cy="6616065"/>
            <wp:effectExtent l="0" t="0" r="635" b="0"/>
            <wp:wrapNone/>
            <wp:docPr id="1743241138" name="Picture 17432411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241138"/>
                    <pic:cNvPicPr/>
                  </pic:nvPicPr>
                  <pic:blipFill>
                    <a:blip r:embed="rId47">
                      <a:extLst>
                        <a:ext uri="{28A0092B-C50C-407E-A947-70E740481C1C}">
                          <a14:useLocalDpi xmlns:a14="http://schemas.microsoft.com/office/drawing/2010/main" val="0"/>
                        </a:ext>
                      </a:extLst>
                    </a:blip>
                    <a:stretch>
                      <a:fillRect/>
                    </a:stretch>
                  </pic:blipFill>
                  <pic:spPr>
                    <a:xfrm>
                      <a:off x="0" y="0"/>
                      <a:ext cx="6152515" cy="6616065"/>
                    </a:xfrm>
                    <a:prstGeom prst="rect">
                      <a:avLst/>
                    </a:prstGeom>
                  </pic:spPr>
                </pic:pic>
              </a:graphicData>
            </a:graphic>
            <wp14:sizeRelH relativeFrom="page">
              <wp14:pctWidth>0</wp14:pctWidth>
            </wp14:sizeRelH>
            <wp14:sizeRelV relativeFrom="page">
              <wp14:pctHeight>0</wp14:pctHeight>
            </wp14:sizeRelV>
          </wp:anchor>
        </w:drawing>
      </w:r>
      <w:r w:rsidR="009434E5" w:rsidRPr="3F369E06">
        <w:rPr>
          <w:rFonts w:eastAsia="Times New Roman" w:cs="Times New Roman"/>
        </w:rPr>
        <w:t xml:space="preserve">Simulate method called in </w:t>
      </w:r>
      <w:proofErr w:type="spellStart"/>
      <w:r w:rsidR="009434E5" w:rsidRPr="3F369E06">
        <w:rPr>
          <w:rFonts w:eastAsia="Times New Roman" w:cs="Times New Roman"/>
        </w:rPr>
        <w:t>findBestMove</w:t>
      </w:r>
      <w:proofErr w:type="spellEnd"/>
      <w:r w:rsidR="009434E5" w:rsidRPr="3F369E06">
        <w:rPr>
          <w:rFonts w:eastAsia="Times New Roman" w:cs="Times New Roman"/>
        </w:rPr>
        <w:t xml:space="preserve"> </w:t>
      </w:r>
    </w:p>
    <w:p w14:paraId="6EAFC665" w14:textId="5FD6026E" w:rsidR="00F016A6" w:rsidRDefault="00F016A6" w:rsidP="3F369E06">
      <w:pPr>
        <w:ind w:left="-576"/>
        <w:jc w:val="center"/>
        <w:rPr>
          <w:rFonts w:eastAsia="Times New Roman" w:cs="Times New Roman"/>
        </w:rPr>
      </w:pPr>
    </w:p>
    <w:p w14:paraId="777974E4" w14:textId="74471182" w:rsidR="00F016A6" w:rsidRDefault="00F016A6" w:rsidP="3F369E06">
      <w:pPr>
        <w:ind w:left="-576"/>
        <w:jc w:val="center"/>
        <w:rPr>
          <w:rFonts w:eastAsia="Times New Roman" w:cs="Times New Roman"/>
        </w:rPr>
      </w:pPr>
    </w:p>
    <w:p w14:paraId="7CCCE31A" w14:textId="10B6BA71" w:rsidR="00F016A6" w:rsidRDefault="00F016A6" w:rsidP="3F369E06">
      <w:pPr>
        <w:ind w:left="-576"/>
        <w:jc w:val="center"/>
        <w:rPr>
          <w:rFonts w:eastAsia="Times New Roman" w:cs="Times New Roman"/>
        </w:rPr>
      </w:pPr>
    </w:p>
    <w:p w14:paraId="11402CAC" w14:textId="77777777" w:rsidR="00F016A6" w:rsidRDefault="00F016A6" w:rsidP="3F369E06">
      <w:pPr>
        <w:ind w:left="-576"/>
        <w:jc w:val="center"/>
        <w:rPr>
          <w:rFonts w:eastAsia="Times New Roman" w:cs="Times New Roman"/>
        </w:rPr>
      </w:pPr>
    </w:p>
    <w:p w14:paraId="6D22D9FF" w14:textId="77777777" w:rsidR="00F016A6" w:rsidRDefault="00F016A6" w:rsidP="3F369E06">
      <w:pPr>
        <w:ind w:left="-576"/>
        <w:jc w:val="center"/>
        <w:rPr>
          <w:rFonts w:eastAsia="Times New Roman" w:cs="Times New Roman"/>
        </w:rPr>
      </w:pPr>
    </w:p>
    <w:p w14:paraId="641B99CA" w14:textId="77777777" w:rsidR="00F016A6" w:rsidRDefault="00F016A6" w:rsidP="3F369E06">
      <w:pPr>
        <w:ind w:left="-576"/>
        <w:jc w:val="center"/>
        <w:rPr>
          <w:rFonts w:eastAsia="Times New Roman" w:cs="Times New Roman"/>
        </w:rPr>
      </w:pPr>
    </w:p>
    <w:p w14:paraId="050491D3" w14:textId="77777777" w:rsidR="00F016A6" w:rsidRDefault="00F016A6" w:rsidP="3F369E06">
      <w:pPr>
        <w:ind w:left="-576"/>
        <w:jc w:val="center"/>
        <w:rPr>
          <w:rFonts w:eastAsia="Times New Roman" w:cs="Times New Roman"/>
        </w:rPr>
      </w:pPr>
    </w:p>
    <w:p w14:paraId="0ECC11B6" w14:textId="77777777" w:rsidR="00F016A6" w:rsidRDefault="00F016A6" w:rsidP="3F369E06">
      <w:pPr>
        <w:ind w:left="-576"/>
        <w:jc w:val="center"/>
        <w:rPr>
          <w:rFonts w:eastAsia="Times New Roman" w:cs="Times New Roman"/>
        </w:rPr>
      </w:pPr>
    </w:p>
    <w:p w14:paraId="60C3C017" w14:textId="77777777" w:rsidR="00F016A6" w:rsidRDefault="00F016A6" w:rsidP="3F369E06">
      <w:pPr>
        <w:ind w:left="-576"/>
        <w:jc w:val="center"/>
        <w:rPr>
          <w:rFonts w:eastAsia="Times New Roman" w:cs="Times New Roman"/>
        </w:rPr>
      </w:pPr>
    </w:p>
    <w:p w14:paraId="1E1AB967" w14:textId="77777777" w:rsidR="00F016A6" w:rsidRDefault="00F016A6" w:rsidP="3F369E06">
      <w:pPr>
        <w:ind w:left="-576"/>
        <w:jc w:val="center"/>
        <w:rPr>
          <w:rFonts w:eastAsia="Times New Roman" w:cs="Times New Roman"/>
        </w:rPr>
      </w:pPr>
    </w:p>
    <w:p w14:paraId="068DB7A9" w14:textId="77777777" w:rsidR="00F016A6" w:rsidRDefault="00F016A6" w:rsidP="3F369E06">
      <w:pPr>
        <w:ind w:left="-576"/>
        <w:jc w:val="center"/>
        <w:rPr>
          <w:rFonts w:eastAsia="Times New Roman" w:cs="Times New Roman"/>
        </w:rPr>
      </w:pPr>
    </w:p>
    <w:p w14:paraId="6A4AFBCC" w14:textId="77777777" w:rsidR="00F016A6" w:rsidRDefault="00F016A6" w:rsidP="3F369E06">
      <w:pPr>
        <w:ind w:left="-576"/>
        <w:jc w:val="center"/>
        <w:rPr>
          <w:rFonts w:eastAsia="Times New Roman" w:cs="Times New Roman"/>
        </w:rPr>
      </w:pPr>
    </w:p>
    <w:p w14:paraId="046F3ABA" w14:textId="77777777" w:rsidR="00F016A6" w:rsidRDefault="00F016A6" w:rsidP="3F369E06">
      <w:pPr>
        <w:ind w:left="-576"/>
        <w:jc w:val="center"/>
        <w:rPr>
          <w:rFonts w:eastAsia="Times New Roman" w:cs="Times New Roman"/>
        </w:rPr>
      </w:pPr>
    </w:p>
    <w:p w14:paraId="60317318" w14:textId="77777777" w:rsidR="00F016A6" w:rsidRDefault="00F016A6" w:rsidP="3F369E06">
      <w:pPr>
        <w:ind w:left="-576"/>
        <w:jc w:val="center"/>
        <w:rPr>
          <w:rFonts w:eastAsia="Times New Roman" w:cs="Times New Roman"/>
        </w:rPr>
      </w:pPr>
    </w:p>
    <w:p w14:paraId="3B4580A2" w14:textId="77777777" w:rsidR="00F016A6" w:rsidRDefault="00F016A6" w:rsidP="3F369E06">
      <w:pPr>
        <w:ind w:left="-576"/>
        <w:jc w:val="center"/>
        <w:rPr>
          <w:rFonts w:eastAsia="Times New Roman" w:cs="Times New Roman"/>
        </w:rPr>
      </w:pPr>
    </w:p>
    <w:p w14:paraId="525604E8" w14:textId="77777777" w:rsidR="00F016A6" w:rsidRDefault="00F016A6" w:rsidP="3F369E06">
      <w:pPr>
        <w:ind w:left="-576"/>
        <w:jc w:val="center"/>
        <w:rPr>
          <w:rFonts w:eastAsia="Times New Roman" w:cs="Times New Roman"/>
        </w:rPr>
      </w:pPr>
    </w:p>
    <w:p w14:paraId="2DC81286" w14:textId="77777777" w:rsidR="00F016A6" w:rsidRDefault="00F016A6" w:rsidP="3F369E06">
      <w:pPr>
        <w:ind w:left="-576"/>
        <w:jc w:val="center"/>
        <w:rPr>
          <w:rFonts w:eastAsia="Times New Roman" w:cs="Times New Roman"/>
        </w:rPr>
      </w:pPr>
    </w:p>
    <w:p w14:paraId="6E3D0615" w14:textId="77777777" w:rsidR="00F016A6" w:rsidRDefault="00F016A6" w:rsidP="3F369E06">
      <w:pPr>
        <w:ind w:left="-576"/>
        <w:jc w:val="center"/>
        <w:rPr>
          <w:rFonts w:eastAsia="Times New Roman" w:cs="Times New Roman"/>
        </w:rPr>
      </w:pPr>
    </w:p>
    <w:p w14:paraId="3C471CA3" w14:textId="6A5C33D3" w:rsidR="009434E5" w:rsidRPr="0003237B" w:rsidRDefault="009434E5" w:rsidP="3F369E06">
      <w:pPr>
        <w:ind w:left="-576"/>
        <w:jc w:val="center"/>
        <w:rPr>
          <w:rFonts w:eastAsia="Times New Roman" w:cs="Times New Roman"/>
        </w:rPr>
      </w:pPr>
      <w:r w:rsidRPr="3F369E06">
        <w:rPr>
          <w:rFonts w:eastAsia="Times New Roman" w:cs="Times New Roman"/>
        </w:rPr>
        <w:t xml:space="preserve">Figure </w:t>
      </w:r>
      <w:r w:rsidR="00E9466B" w:rsidRPr="3F369E06">
        <w:rPr>
          <w:rFonts w:eastAsia="Times New Roman" w:cs="Times New Roman"/>
        </w:rPr>
        <w:t>4.5.4.2</w:t>
      </w:r>
    </w:p>
    <w:p w14:paraId="0F227A7A" w14:textId="77777777" w:rsidR="009434E5" w:rsidRPr="0003237B" w:rsidRDefault="009434E5" w:rsidP="3F369E06">
      <w:pPr>
        <w:rPr>
          <w:rFonts w:eastAsia="Times New Roman" w:cs="Times New Roman"/>
        </w:rPr>
      </w:pPr>
      <w:r w:rsidRPr="3F369E06">
        <w:rPr>
          <w:rFonts w:eastAsia="Times New Roman" w:cs="Times New Roman"/>
        </w:rPr>
        <w:t>Encapsulates the Selection, Expansion, Simulation, and Backpropagation phases of MCTS.</w:t>
      </w:r>
    </w:p>
    <w:p w14:paraId="38C144F5" w14:textId="77777777" w:rsidR="009434E5" w:rsidRPr="0003237B" w:rsidRDefault="009434E5" w:rsidP="3F369E06">
      <w:pPr>
        <w:rPr>
          <w:rFonts w:eastAsia="Times New Roman" w:cs="Times New Roman"/>
        </w:rPr>
      </w:pPr>
      <w:r w:rsidRPr="3F369E06">
        <w:rPr>
          <w:rFonts w:eastAsia="Times New Roman" w:cs="Times New Roman"/>
        </w:rPr>
        <w:t>The Selection phase involves traversing the tree from the given node to a leaf node(bottom node) by repeatedly choosing the child node with the highest UCT (Upper Confidence Bound or win) value. During Expansion, if the selected node is not a terminal node (the game is not over and there are available moves), new child nodes representing the possible moves are added to the tree. The Simulation phase starts from the expanded node (or the selected leaf node if no expansion occurred). It simulates a game by making random moves until a terminal state is reached. Resource usage (CPU, memory, and time) is tracked during this rollout. Lastly the Backpropagation phase updates the statistics of the nodes visited during the Selection and Expansion phases, using the result of the simulation to guide future move selection.</w:t>
      </w:r>
    </w:p>
    <w:p w14:paraId="697F2C0A" w14:textId="77777777" w:rsidR="009434E5" w:rsidRPr="0003237B" w:rsidRDefault="009434E5" w:rsidP="3F369E06">
      <w:pPr>
        <w:rPr>
          <w:rFonts w:eastAsia="Times New Roman" w:cs="Times New Roman"/>
        </w:rPr>
      </w:pPr>
      <w:r w:rsidRPr="3F369E06">
        <w:rPr>
          <w:rFonts w:eastAsia="Times New Roman" w:cs="Times New Roman"/>
        </w:rPr>
        <w:t xml:space="preserve">These are all done repeatedly equal to the value the user as set on the difficulty slider, ranging from 100-3000 sims for Minimax and 100-8000 for Connect 4. </w:t>
      </w:r>
    </w:p>
    <w:p w14:paraId="4EC96EF2" w14:textId="77777777" w:rsidR="009434E5" w:rsidRPr="0003237B" w:rsidRDefault="009434E5" w:rsidP="3F369E06">
      <w:pPr>
        <w:rPr>
          <w:rFonts w:eastAsia="Times New Roman" w:cs="Times New Roman"/>
        </w:rPr>
      </w:pPr>
      <w:r w:rsidRPr="3F369E06">
        <w:rPr>
          <w:rFonts w:eastAsia="Times New Roman" w:cs="Times New Roman"/>
        </w:rPr>
        <w:t>When on the higher end of the available sim count (8000) the AI moves can take almost 3 seconds per move from being almost instantaneous at 100.</w:t>
      </w:r>
    </w:p>
    <w:p w14:paraId="20B228A9" w14:textId="77777777" w:rsidR="009434E5" w:rsidRPr="0003237B" w:rsidRDefault="009434E5" w:rsidP="3F369E06">
      <w:pPr>
        <w:jc w:val="center"/>
        <w:rPr>
          <w:rFonts w:eastAsia="Times New Roman" w:cs="Times New Roman"/>
        </w:rPr>
      </w:pPr>
      <w:r>
        <w:rPr>
          <w:noProof/>
        </w:rPr>
        <w:drawing>
          <wp:inline distT="0" distB="0" distL="0" distR="0" wp14:anchorId="261F0833" wp14:editId="494AF28C">
            <wp:extent cx="2781688" cy="5953956"/>
            <wp:effectExtent l="0" t="0" r="0" b="8890"/>
            <wp:docPr id="1808149929"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2781688" cy="5953956"/>
                    </a:xfrm>
                    <a:prstGeom prst="rect">
                      <a:avLst/>
                    </a:prstGeom>
                  </pic:spPr>
                </pic:pic>
              </a:graphicData>
            </a:graphic>
          </wp:inline>
        </w:drawing>
      </w:r>
    </w:p>
    <w:p w14:paraId="6DCEA0B3" w14:textId="0B141736" w:rsidR="009434E5" w:rsidRDefault="009434E5" w:rsidP="3F369E06">
      <w:pPr>
        <w:jc w:val="center"/>
        <w:rPr>
          <w:rFonts w:eastAsia="Times New Roman" w:cs="Times New Roman"/>
        </w:rPr>
      </w:pPr>
      <w:r w:rsidRPr="3F369E06">
        <w:rPr>
          <w:rFonts w:eastAsia="Times New Roman" w:cs="Times New Roman"/>
        </w:rPr>
        <w:t xml:space="preserve">Figure </w:t>
      </w:r>
      <w:r w:rsidR="00E9466B" w:rsidRPr="3F369E06">
        <w:rPr>
          <w:rFonts w:eastAsia="Times New Roman" w:cs="Times New Roman"/>
        </w:rPr>
        <w:t>4.5.4.3</w:t>
      </w:r>
    </w:p>
    <w:p w14:paraId="2AF7F3E8" w14:textId="77777777" w:rsidR="009434E5" w:rsidRDefault="009434E5" w:rsidP="3F369E06">
      <w:pPr>
        <w:rPr>
          <w:rFonts w:eastAsia="Times New Roman" w:cs="Times New Roman"/>
        </w:rPr>
      </w:pPr>
      <w:r w:rsidRPr="3F369E06">
        <w:rPr>
          <w:rFonts w:eastAsia="Times New Roman" w:cs="Times New Roman"/>
        </w:rPr>
        <w:t xml:space="preserve">Very similar logic is used when the </w:t>
      </w:r>
      <w:proofErr w:type="spellStart"/>
      <w:r w:rsidRPr="3F369E06">
        <w:rPr>
          <w:rFonts w:eastAsia="Times New Roman" w:cs="Times New Roman"/>
        </w:rPr>
        <w:t>ai’s</w:t>
      </w:r>
      <w:proofErr w:type="spellEnd"/>
      <w:r w:rsidRPr="3F369E06">
        <w:rPr>
          <w:rFonts w:eastAsia="Times New Roman" w:cs="Times New Roman"/>
        </w:rPr>
        <w:t xml:space="preserve"> are implemented in the other game modes, main difference coming from taking into account the different board size when deciding its move.</w:t>
      </w:r>
    </w:p>
    <w:p w14:paraId="0554CEF2" w14:textId="77777777" w:rsidR="009434E5" w:rsidRPr="0003237B" w:rsidRDefault="009434E5" w:rsidP="3F369E06">
      <w:pPr>
        <w:pStyle w:val="Heading2"/>
        <w:rPr>
          <w:rFonts w:ascii="Times New Roman" w:eastAsia="Times New Roman" w:hAnsi="Times New Roman" w:cs="Times New Roman"/>
          <w:b/>
          <w:bCs/>
        </w:rPr>
      </w:pPr>
      <w:bookmarkStart w:id="71" w:name="_Toc192911034"/>
      <w:r w:rsidRPr="3F369E06">
        <w:rPr>
          <w:rFonts w:ascii="Times New Roman" w:eastAsia="Times New Roman" w:hAnsi="Times New Roman" w:cs="Times New Roman"/>
        </w:rPr>
        <w:t>4.5.5 Statistics &amp; Comparison:</w:t>
      </w:r>
      <w:bookmarkEnd w:id="71"/>
    </w:p>
    <w:p w14:paraId="2193CE37" w14:textId="77777777" w:rsidR="009434E5" w:rsidRPr="0003237B" w:rsidRDefault="009434E5" w:rsidP="3F369E06">
      <w:pPr>
        <w:rPr>
          <w:rFonts w:eastAsia="Times New Roman" w:cs="Times New Roman"/>
        </w:rPr>
      </w:pPr>
      <w:r w:rsidRPr="3F369E06">
        <w:rPr>
          <w:rFonts w:eastAsia="Times New Roman" w:cs="Times New Roman"/>
        </w:rPr>
        <w:t xml:space="preserve">The moves of either model are tracked as well as the resource values they use such as memory and </w:t>
      </w:r>
      <w:proofErr w:type="spellStart"/>
      <w:r w:rsidRPr="3F369E06">
        <w:rPr>
          <w:rFonts w:eastAsia="Times New Roman" w:cs="Times New Roman"/>
        </w:rPr>
        <w:t>cpu</w:t>
      </w:r>
      <w:proofErr w:type="spellEnd"/>
      <w:r w:rsidRPr="3F369E06">
        <w:rPr>
          <w:rFonts w:eastAsia="Times New Roman" w:cs="Times New Roman"/>
        </w:rPr>
        <w:t xml:space="preserve"> usage or the time taken to make said moves.</w:t>
      </w:r>
    </w:p>
    <w:p w14:paraId="3E5AE594" w14:textId="77777777" w:rsidR="009434E5" w:rsidRDefault="009434E5" w:rsidP="3F369E06">
      <w:pPr>
        <w:rPr>
          <w:rFonts w:eastAsia="Times New Roman" w:cs="Times New Roman"/>
        </w:rPr>
      </w:pPr>
      <w:r w:rsidRPr="3F369E06">
        <w:rPr>
          <w:rFonts w:eastAsia="Times New Roman" w:cs="Times New Roman"/>
        </w:rPr>
        <w:t>These stats can be viewed independent to the game they came from in a plain text format or the comparison between the two games and models used in said games on various charts can be viewed.</w:t>
      </w:r>
    </w:p>
    <w:p w14:paraId="40263130" w14:textId="77777777" w:rsidR="009434E5" w:rsidRDefault="009434E5" w:rsidP="3F369E06">
      <w:pPr>
        <w:rPr>
          <w:rFonts w:eastAsia="Times New Roman" w:cs="Times New Roman"/>
        </w:rPr>
      </w:pPr>
      <w:r w:rsidRPr="3F369E06">
        <w:rPr>
          <w:rFonts w:eastAsia="Times New Roman" w:cs="Times New Roman"/>
        </w:rPr>
        <w:t>Comparison graphs where the last models used per game are shown along with the option to reset the current stats:</w:t>
      </w:r>
    </w:p>
    <w:p w14:paraId="1439D0C9" w14:textId="77777777" w:rsidR="009434E5" w:rsidRDefault="009434E5" w:rsidP="3F369E06">
      <w:pPr>
        <w:ind w:left="720"/>
        <w:jc w:val="center"/>
        <w:rPr>
          <w:rFonts w:eastAsia="Times New Roman" w:cs="Times New Roman"/>
        </w:rPr>
      </w:pPr>
      <w:r>
        <w:rPr>
          <w:noProof/>
        </w:rPr>
        <w:drawing>
          <wp:inline distT="0" distB="0" distL="0" distR="0" wp14:anchorId="47B781A9" wp14:editId="01DD7230">
            <wp:extent cx="2522867" cy="5372932"/>
            <wp:effectExtent l="0" t="0" r="9525" b="0"/>
            <wp:docPr id="280318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2522867" cy="5372932"/>
                    </a:xfrm>
                    <a:prstGeom prst="rect">
                      <a:avLst/>
                    </a:prstGeom>
                  </pic:spPr>
                </pic:pic>
              </a:graphicData>
            </a:graphic>
          </wp:inline>
        </w:drawing>
      </w:r>
      <w:r>
        <w:rPr>
          <w:noProof/>
        </w:rPr>
        <w:drawing>
          <wp:inline distT="0" distB="0" distL="0" distR="0" wp14:anchorId="2D4676B3" wp14:editId="55B132C6">
            <wp:extent cx="2478116" cy="5376704"/>
            <wp:effectExtent l="0" t="0" r="0" b="0"/>
            <wp:docPr id="905895999" name="Picture 90589599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895999"/>
                    <pic:cNvPicPr/>
                  </pic:nvPicPr>
                  <pic:blipFill>
                    <a:blip r:embed="rId50">
                      <a:extLst>
                        <a:ext uri="{28A0092B-C50C-407E-A947-70E740481C1C}">
                          <a14:useLocalDpi xmlns:a14="http://schemas.microsoft.com/office/drawing/2010/main" val="0"/>
                        </a:ext>
                      </a:extLst>
                    </a:blip>
                    <a:stretch>
                      <a:fillRect/>
                    </a:stretch>
                  </pic:blipFill>
                  <pic:spPr>
                    <a:xfrm>
                      <a:off x="0" y="0"/>
                      <a:ext cx="2478116" cy="5376704"/>
                    </a:xfrm>
                    <a:prstGeom prst="rect">
                      <a:avLst/>
                    </a:prstGeom>
                  </pic:spPr>
                </pic:pic>
              </a:graphicData>
            </a:graphic>
          </wp:inline>
        </w:drawing>
      </w:r>
    </w:p>
    <w:p w14:paraId="090B7A67" w14:textId="2AE1C712" w:rsidR="009434E5" w:rsidRDefault="009434E5" w:rsidP="3F369E06">
      <w:pPr>
        <w:jc w:val="center"/>
        <w:rPr>
          <w:rFonts w:eastAsia="Times New Roman" w:cs="Times New Roman"/>
        </w:rPr>
      </w:pPr>
      <w:r w:rsidRPr="3F369E06">
        <w:rPr>
          <w:rFonts w:eastAsia="Times New Roman" w:cs="Times New Roman"/>
        </w:rPr>
        <w:t xml:space="preserve">Figure </w:t>
      </w:r>
      <w:r w:rsidR="00D61D6B" w:rsidRPr="3F369E06">
        <w:rPr>
          <w:rFonts w:eastAsia="Times New Roman" w:cs="Times New Roman"/>
        </w:rPr>
        <w:t>4.5.</w:t>
      </w:r>
      <w:r w:rsidRPr="3F369E06">
        <w:rPr>
          <w:rFonts w:eastAsia="Times New Roman" w:cs="Times New Roman"/>
        </w:rPr>
        <w:t>5</w:t>
      </w:r>
      <w:r w:rsidR="00D61D6B" w:rsidRPr="3F369E06">
        <w:rPr>
          <w:rFonts w:eastAsia="Times New Roman" w:cs="Times New Roman"/>
        </w:rPr>
        <w:t>.1</w:t>
      </w:r>
      <w:r w:rsidRPr="3F369E06">
        <w:rPr>
          <w:rFonts w:eastAsia="Times New Roman" w:cs="Times New Roman"/>
        </w:rPr>
        <w:t xml:space="preserve"> and </w:t>
      </w:r>
      <w:r w:rsidR="00D61D6B" w:rsidRPr="3F369E06">
        <w:rPr>
          <w:rFonts w:eastAsia="Times New Roman" w:cs="Times New Roman"/>
        </w:rPr>
        <w:t>4.5.5.2</w:t>
      </w:r>
    </w:p>
    <w:p w14:paraId="18636A8E" w14:textId="77777777" w:rsidR="009434E5" w:rsidRDefault="009434E5" w:rsidP="3F369E06">
      <w:pPr>
        <w:rPr>
          <w:rFonts w:eastAsia="Times New Roman" w:cs="Times New Roman"/>
        </w:rPr>
      </w:pPr>
      <w:r w:rsidRPr="3F369E06">
        <w:rPr>
          <w:rFonts w:eastAsia="Times New Roman" w:cs="Times New Roman"/>
        </w:rPr>
        <w:br w:type="page"/>
      </w:r>
    </w:p>
    <w:p w14:paraId="38FB98B6" w14:textId="77777777" w:rsidR="009434E5" w:rsidRDefault="009434E5" w:rsidP="3F369E06">
      <w:pPr>
        <w:rPr>
          <w:rFonts w:eastAsia="Times New Roman" w:cs="Times New Roman"/>
        </w:rPr>
      </w:pPr>
      <w:r w:rsidRPr="3F369E06">
        <w:rPr>
          <w:rFonts w:eastAsia="Times New Roman" w:cs="Times New Roman"/>
        </w:rPr>
        <w:t>Individual game stats shown in plain text:</w:t>
      </w:r>
    </w:p>
    <w:p w14:paraId="271E50C4" w14:textId="77777777" w:rsidR="009434E5" w:rsidRDefault="009434E5" w:rsidP="3F369E06">
      <w:pPr>
        <w:ind w:left="720"/>
        <w:jc w:val="center"/>
        <w:rPr>
          <w:rFonts w:eastAsia="Times New Roman" w:cs="Times New Roman"/>
        </w:rPr>
      </w:pPr>
      <w:r>
        <w:rPr>
          <w:noProof/>
        </w:rPr>
        <w:drawing>
          <wp:inline distT="0" distB="0" distL="0" distR="0" wp14:anchorId="762328BE" wp14:editId="1E061EF2">
            <wp:extent cx="2370600" cy="4981574"/>
            <wp:effectExtent l="0" t="0" r="0" b="0"/>
            <wp:docPr id="912364796" name="Picture 9123647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364796"/>
                    <pic:cNvPicPr/>
                  </pic:nvPicPr>
                  <pic:blipFill>
                    <a:blip r:embed="rId51">
                      <a:extLst>
                        <a:ext uri="{28A0092B-C50C-407E-A947-70E740481C1C}">
                          <a14:useLocalDpi xmlns:a14="http://schemas.microsoft.com/office/drawing/2010/main" val="0"/>
                        </a:ext>
                      </a:extLst>
                    </a:blip>
                    <a:stretch>
                      <a:fillRect/>
                    </a:stretch>
                  </pic:blipFill>
                  <pic:spPr>
                    <a:xfrm>
                      <a:off x="0" y="0"/>
                      <a:ext cx="2370600" cy="4981574"/>
                    </a:xfrm>
                    <a:prstGeom prst="rect">
                      <a:avLst/>
                    </a:prstGeom>
                  </pic:spPr>
                </pic:pic>
              </a:graphicData>
            </a:graphic>
          </wp:inline>
        </w:drawing>
      </w:r>
    </w:p>
    <w:p w14:paraId="510D3017" w14:textId="16304772" w:rsidR="009434E5" w:rsidRDefault="009434E5" w:rsidP="3F369E06">
      <w:pPr>
        <w:ind w:left="720"/>
        <w:jc w:val="center"/>
        <w:rPr>
          <w:rFonts w:eastAsia="Times New Roman" w:cs="Times New Roman"/>
        </w:rPr>
      </w:pPr>
      <w:r w:rsidRPr="3F369E06">
        <w:rPr>
          <w:rFonts w:eastAsia="Times New Roman" w:cs="Times New Roman"/>
        </w:rPr>
        <w:t xml:space="preserve">Figure </w:t>
      </w:r>
      <w:r w:rsidR="00D61D6B" w:rsidRPr="3F369E06">
        <w:rPr>
          <w:rFonts w:eastAsia="Times New Roman" w:cs="Times New Roman"/>
        </w:rPr>
        <w:t>4.5.5.3</w:t>
      </w:r>
    </w:p>
    <w:p w14:paraId="01FAC7BD" w14:textId="77777777" w:rsidR="009434E5" w:rsidRDefault="009434E5" w:rsidP="3F369E06">
      <w:pPr>
        <w:rPr>
          <w:rFonts w:eastAsia="Times New Roman" w:cs="Times New Roman"/>
        </w:rPr>
      </w:pPr>
      <w:r w:rsidRPr="3F369E06">
        <w:rPr>
          <w:rFonts w:eastAsia="Times New Roman" w:cs="Times New Roman"/>
        </w:rPr>
        <w:t>Code for above pages:</w:t>
      </w:r>
    </w:p>
    <w:p w14:paraId="0CCD47EC" w14:textId="4A5F7B1F" w:rsidR="009434E5" w:rsidRDefault="009434E5" w:rsidP="3F369E06">
      <w:pPr>
        <w:jc w:val="center"/>
        <w:rPr>
          <w:rFonts w:eastAsia="Times New Roman" w:cs="Times New Roman"/>
        </w:rPr>
      </w:pPr>
      <w:r>
        <w:rPr>
          <w:noProof/>
        </w:rPr>
        <w:drawing>
          <wp:inline distT="0" distB="0" distL="0" distR="0" wp14:anchorId="2D1FAF44" wp14:editId="3C78F2DF">
            <wp:extent cx="5724524" cy="1752600"/>
            <wp:effectExtent l="0" t="0" r="0" b="0"/>
            <wp:docPr id="1432876427" name="Picture 143287642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876427"/>
                    <pic:cNvPicPr/>
                  </pic:nvPicPr>
                  <pic:blipFill>
                    <a:blip r:embed="rId52">
                      <a:extLst>
                        <a:ext uri="{28A0092B-C50C-407E-A947-70E740481C1C}">
                          <a14:useLocalDpi xmlns:a14="http://schemas.microsoft.com/office/drawing/2010/main" val="0"/>
                        </a:ext>
                      </a:extLst>
                    </a:blip>
                    <a:stretch>
                      <a:fillRect/>
                    </a:stretch>
                  </pic:blipFill>
                  <pic:spPr>
                    <a:xfrm>
                      <a:off x="0" y="0"/>
                      <a:ext cx="5724524" cy="1752600"/>
                    </a:xfrm>
                    <a:prstGeom prst="rect">
                      <a:avLst/>
                    </a:prstGeom>
                  </pic:spPr>
                </pic:pic>
              </a:graphicData>
            </a:graphic>
          </wp:inline>
        </w:drawing>
      </w:r>
      <w:r w:rsidRPr="3F369E06">
        <w:rPr>
          <w:rFonts w:eastAsia="Times New Roman" w:cs="Times New Roman"/>
        </w:rPr>
        <w:t xml:space="preserve">Figure </w:t>
      </w:r>
      <w:r w:rsidR="00D61D6B" w:rsidRPr="3F369E06">
        <w:rPr>
          <w:rFonts w:eastAsia="Times New Roman" w:cs="Times New Roman"/>
        </w:rPr>
        <w:t>4.5.5.4</w:t>
      </w:r>
    </w:p>
    <w:p w14:paraId="3A4CED4C" w14:textId="77777777" w:rsidR="009434E5" w:rsidRDefault="009434E5" w:rsidP="3F369E06">
      <w:pPr>
        <w:rPr>
          <w:rFonts w:eastAsia="Times New Roman" w:cs="Times New Roman"/>
        </w:rPr>
      </w:pPr>
      <w:r w:rsidRPr="3F369E06">
        <w:rPr>
          <w:rFonts w:eastAsia="Times New Roman" w:cs="Times New Roman"/>
        </w:rPr>
        <w:t xml:space="preserve">The </w:t>
      </w:r>
      <w:proofErr w:type="spellStart"/>
      <w:r w:rsidRPr="3F369E06">
        <w:rPr>
          <w:rFonts w:eastAsia="Times New Roman" w:cs="Times New Roman"/>
        </w:rPr>
        <w:t>BarChartData</w:t>
      </w:r>
      <w:proofErr w:type="spellEnd"/>
      <w:r w:rsidRPr="3F369E06">
        <w:rPr>
          <w:rFonts w:eastAsia="Times New Roman" w:cs="Times New Roman"/>
        </w:rPr>
        <w:t xml:space="preserve"> variable is used for figure 5. It has a Bar outlined for each </w:t>
      </w:r>
      <w:proofErr w:type="spellStart"/>
      <w:r w:rsidRPr="3F369E06">
        <w:rPr>
          <w:rFonts w:eastAsia="Times New Roman" w:cs="Times New Roman"/>
        </w:rPr>
        <w:t>gamemode</w:t>
      </w:r>
      <w:proofErr w:type="spellEnd"/>
      <w:r w:rsidRPr="3F369E06">
        <w:rPr>
          <w:rFonts w:eastAsia="Times New Roman" w:cs="Times New Roman"/>
        </w:rPr>
        <w:t xml:space="preserve"> with the value it represents being the average time spent per move in said game.</w:t>
      </w:r>
    </w:p>
    <w:p w14:paraId="34384ECC" w14:textId="77777777" w:rsidR="009434E5" w:rsidRDefault="009434E5" w:rsidP="3F369E06">
      <w:pPr>
        <w:rPr>
          <w:rFonts w:eastAsia="Times New Roman" w:cs="Times New Roman"/>
        </w:rPr>
      </w:pPr>
      <w:r w:rsidRPr="3F369E06">
        <w:rPr>
          <w:rFonts w:eastAsia="Times New Roman" w:cs="Times New Roman"/>
        </w:rPr>
        <w:t xml:space="preserve">These values are stored and retrieved from the respective </w:t>
      </w:r>
      <w:proofErr w:type="spellStart"/>
      <w:r w:rsidRPr="3F369E06">
        <w:rPr>
          <w:rFonts w:eastAsia="Times New Roman" w:cs="Times New Roman"/>
        </w:rPr>
        <w:t>viewmodel</w:t>
      </w:r>
      <w:proofErr w:type="spellEnd"/>
      <w:r w:rsidRPr="3F369E06">
        <w:rPr>
          <w:rFonts w:eastAsia="Times New Roman" w:cs="Times New Roman"/>
        </w:rPr>
        <w:t xml:space="preserve"> and are displayed with specific colours that match the theme of the app.</w:t>
      </w:r>
    </w:p>
    <w:p w14:paraId="6F33BCA0" w14:textId="293EE16D" w:rsidR="009434E5" w:rsidRDefault="009434E5" w:rsidP="3F369E06">
      <w:pPr>
        <w:jc w:val="center"/>
        <w:rPr>
          <w:rFonts w:eastAsia="Times New Roman" w:cs="Times New Roman"/>
        </w:rPr>
      </w:pPr>
      <w:r>
        <w:rPr>
          <w:noProof/>
        </w:rPr>
        <w:drawing>
          <wp:inline distT="0" distB="0" distL="0" distR="0" wp14:anchorId="3CABC1BC" wp14:editId="7082A4B6">
            <wp:extent cx="5724524" cy="3629025"/>
            <wp:effectExtent l="0" t="0" r="0" b="0"/>
            <wp:docPr id="1290692741" name="Picture 129069274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692741"/>
                    <pic:cNvPicPr/>
                  </pic:nvPicPr>
                  <pic:blipFill>
                    <a:blip r:embed="rId53">
                      <a:extLst>
                        <a:ext uri="{28A0092B-C50C-407E-A947-70E740481C1C}">
                          <a14:useLocalDpi xmlns:a14="http://schemas.microsoft.com/office/drawing/2010/main" val="0"/>
                        </a:ext>
                      </a:extLst>
                    </a:blip>
                    <a:stretch>
                      <a:fillRect/>
                    </a:stretch>
                  </pic:blipFill>
                  <pic:spPr>
                    <a:xfrm>
                      <a:off x="0" y="0"/>
                      <a:ext cx="5724524" cy="3629025"/>
                    </a:xfrm>
                    <a:prstGeom prst="rect">
                      <a:avLst/>
                    </a:prstGeom>
                  </pic:spPr>
                </pic:pic>
              </a:graphicData>
            </a:graphic>
          </wp:inline>
        </w:drawing>
      </w:r>
      <w:r w:rsidRPr="3F369E06">
        <w:rPr>
          <w:rFonts w:eastAsia="Times New Roman" w:cs="Times New Roman"/>
        </w:rPr>
        <w:t xml:space="preserve">Figure </w:t>
      </w:r>
      <w:r w:rsidR="00D61D6B" w:rsidRPr="3F369E06">
        <w:rPr>
          <w:rFonts w:eastAsia="Times New Roman" w:cs="Times New Roman"/>
        </w:rPr>
        <w:t>4.5.5.</w:t>
      </w:r>
      <w:r w:rsidR="003C5C2F" w:rsidRPr="3F369E06">
        <w:rPr>
          <w:rFonts w:eastAsia="Times New Roman" w:cs="Times New Roman"/>
        </w:rPr>
        <w:t>5</w:t>
      </w:r>
    </w:p>
    <w:p w14:paraId="2ED84222" w14:textId="77777777" w:rsidR="009434E5" w:rsidRDefault="009434E5" w:rsidP="3F369E06">
      <w:pPr>
        <w:rPr>
          <w:rFonts w:eastAsia="Times New Roman" w:cs="Times New Roman"/>
        </w:rPr>
      </w:pPr>
      <w:r w:rsidRPr="3F369E06">
        <w:rPr>
          <w:rFonts w:eastAsia="Times New Roman" w:cs="Times New Roman"/>
        </w:rPr>
        <w:t xml:space="preserve">This </w:t>
      </w:r>
      <w:proofErr w:type="spellStart"/>
      <w:r w:rsidRPr="3F369E06">
        <w:rPr>
          <w:rFonts w:eastAsia="Times New Roman" w:cs="Times New Roman"/>
        </w:rPr>
        <w:t>lazyColumn</w:t>
      </w:r>
      <w:proofErr w:type="spellEnd"/>
      <w:r w:rsidRPr="3F369E06">
        <w:rPr>
          <w:rFonts w:eastAsia="Times New Roman" w:cs="Times New Roman"/>
        </w:rPr>
        <w:t xml:space="preserve"> (which allows that portion of the page to be scrollable) has each of the different graphs, each in their own column. The </w:t>
      </w:r>
      <w:proofErr w:type="spellStart"/>
      <w:r w:rsidRPr="3F369E06">
        <w:rPr>
          <w:rFonts w:eastAsia="Times New Roman" w:cs="Times New Roman"/>
        </w:rPr>
        <w:t>BarChart</w:t>
      </w:r>
      <w:proofErr w:type="spellEnd"/>
      <w:r w:rsidRPr="3F369E06">
        <w:rPr>
          <w:rFonts w:eastAsia="Times New Roman" w:cs="Times New Roman"/>
        </w:rPr>
        <w:t xml:space="preserve"> is declared and simply referenced as it has already been laid out above, the whole process being repeated for each graph and its data.</w:t>
      </w:r>
    </w:p>
    <w:p w14:paraId="14174D4D" w14:textId="77777777" w:rsidR="007D0800" w:rsidRDefault="007D0800" w:rsidP="3F369E06">
      <w:pPr>
        <w:ind w:left="-1152"/>
        <w:jc w:val="center"/>
        <w:rPr>
          <w:rFonts w:eastAsia="Times New Roman" w:cs="Times New Roman"/>
        </w:rPr>
      </w:pPr>
    </w:p>
    <w:p w14:paraId="7C889280" w14:textId="77777777" w:rsidR="007D0800" w:rsidRDefault="007D0800" w:rsidP="3F369E06">
      <w:pPr>
        <w:ind w:left="-1152"/>
        <w:jc w:val="center"/>
        <w:rPr>
          <w:rFonts w:eastAsia="Times New Roman" w:cs="Times New Roman"/>
        </w:rPr>
      </w:pPr>
    </w:p>
    <w:p w14:paraId="424FEA24" w14:textId="77777777" w:rsidR="007D0800" w:rsidRDefault="007D0800" w:rsidP="3F369E06">
      <w:pPr>
        <w:ind w:left="-1152"/>
        <w:jc w:val="center"/>
        <w:rPr>
          <w:rFonts w:eastAsia="Times New Roman" w:cs="Times New Roman"/>
        </w:rPr>
      </w:pPr>
    </w:p>
    <w:p w14:paraId="4AB67DDD" w14:textId="77777777" w:rsidR="007D0800" w:rsidRDefault="007D0800" w:rsidP="3F369E06">
      <w:pPr>
        <w:ind w:left="-1152"/>
        <w:jc w:val="center"/>
        <w:rPr>
          <w:rFonts w:eastAsia="Times New Roman" w:cs="Times New Roman"/>
        </w:rPr>
      </w:pPr>
    </w:p>
    <w:p w14:paraId="75C6A78B" w14:textId="77777777" w:rsidR="007D0800" w:rsidRDefault="007D0800" w:rsidP="3F369E06">
      <w:pPr>
        <w:ind w:left="-1152"/>
        <w:jc w:val="center"/>
        <w:rPr>
          <w:rFonts w:eastAsia="Times New Roman" w:cs="Times New Roman"/>
        </w:rPr>
      </w:pPr>
    </w:p>
    <w:p w14:paraId="33CC8EC7" w14:textId="77777777" w:rsidR="007D0800" w:rsidRDefault="007D0800" w:rsidP="3F369E06">
      <w:pPr>
        <w:ind w:left="-1152"/>
        <w:jc w:val="center"/>
        <w:rPr>
          <w:rFonts w:eastAsia="Times New Roman" w:cs="Times New Roman"/>
        </w:rPr>
      </w:pPr>
    </w:p>
    <w:p w14:paraId="6FBD18D8" w14:textId="77777777" w:rsidR="007D0800" w:rsidRDefault="007D0800" w:rsidP="3F369E06">
      <w:pPr>
        <w:ind w:left="-1152"/>
        <w:jc w:val="center"/>
        <w:rPr>
          <w:rFonts w:eastAsia="Times New Roman" w:cs="Times New Roman"/>
        </w:rPr>
      </w:pPr>
    </w:p>
    <w:p w14:paraId="70A6A59E" w14:textId="31D38C21" w:rsidR="007D0800" w:rsidRDefault="007D0800" w:rsidP="3F369E06">
      <w:pPr>
        <w:ind w:left="-1152"/>
        <w:jc w:val="center"/>
        <w:rPr>
          <w:rFonts w:eastAsia="Times New Roman" w:cs="Times New Roman"/>
        </w:rPr>
      </w:pPr>
      <w:r>
        <w:rPr>
          <w:noProof/>
        </w:rPr>
        <w:drawing>
          <wp:anchor distT="0" distB="0" distL="114300" distR="114300" simplePos="0" relativeHeight="251658240" behindDoc="1" locked="0" layoutInCell="1" allowOverlap="1" wp14:anchorId="7F266808" wp14:editId="67B1DA1A">
            <wp:simplePos x="0" y="0"/>
            <wp:positionH relativeFrom="margin">
              <wp:align>left</wp:align>
            </wp:positionH>
            <wp:positionV relativeFrom="paragraph">
              <wp:posOffset>0</wp:posOffset>
            </wp:positionV>
            <wp:extent cx="6181090" cy="5352730"/>
            <wp:effectExtent l="0" t="0" r="0" b="635"/>
            <wp:wrapNone/>
            <wp:docPr id="1223342651" name="Picture 122334265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342651"/>
                    <pic:cNvPicPr/>
                  </pic:nvPicPr>
                  <pic:blipFill>
                    <a:blip r:embed="rId54">
                      <a:extLst>
                        <a:ext uri="{28A0092B-C50C-407E-A947-70E740481C1C}">
                          <a14:useLocalDpi xmlns:a14="http://schemas.microsoft.com/office/drawing/2010/main" val="0"/>
                        </a:ext>
                      </a:extLst>
                    </a:blip>
                    <a:stretch>
                      <a:fillRect/>
                    </a:stretch>
                  </pic:blipFill>
                  <pic:spPr>
                    <a:xfrm>
                      <a:off x="0" y="0"/>
                      <a:ext cx="6181090" cy="5352730"/>
                    </a:xfrm>
                    <a:prstGeom prst="rect">
                      <a:avLst/>
                    </a:prstGeom>
                  </pic:spPr>
                </pic:pic>
              </a:graphicData>
            </a:graphic>
            <wp14:sizeRelH relativeFrom="page">
              <wp14:pctWidth>0</wp14:pctWidth>
            </wp14:sizeRelH>
            <wp14:sizeRelV relativeFrom="page">
              <wp14:pctHeight>0</wp14:pctHeight>
            </wp14:sizeRelV>
          </wp:anchor>
        </w:drawing>
      </w:r>
    </w:p>
    <w:p w14:paraId="7B6C12B1" w14:textId="77777777" w:rsidR="007D0800" w:rsidRDefault="007D0800" w:rsidP="3F369E06">
      <w:pPr>
        <w:ind w:left="-1152"/>
        <w:jc w:val="center"/>
        <w:rPr>
          <w:rFonts w:eastAsia="Times New Roman" w:cs="Times New Roman"/>
        </w:rPr>
      </w:pPr>
    </w:p>
    <w:p w14:paraId="73B52B81" w14:textId="77777777" w:rsidR="007D0800" w:rsidRDefault="007D0800" w:rsidP="3F369E06">
      <w:pPr>
        <w:ind w:left="-1152"/>
        <w:jc w:val="center"/>
        <w:rPr>
          <w:rFonts w:eastAsia="Times New Roman" w:cs="Times New Roman"/>
        </w:rPr>
      </w:pPr>
    </w:p>
    <w:p w14:paraId="6F649933" w14:textId="77777777" w:rsidR="007D0800" w:rsidRDefault="007D0800" w:rsidP="3F369E06">
      <w:pPr>
        <w:ind w:left="-1152"/>
        <w:jc w:val="center"/>
        <w:rPr>
          <w:rFonts w:eastAsia="Times New Roman" w:cs="Times New Roman"/>
        </w:rPr>
      </w:pPr>
    </w:p>
    <w:p w14:paraId="611A4D79" w14:textId="77777777" w:rsidR="007D0800" w:rsidRDefault="007D0800" w:rsidP="3F369E06">
      <w:pPr>
        <w:ind w:left="-1152"/>
        <w:jc w:val="center"/>
        <w:rPr>
          <w:rFonts w:eastAsia="Times New Roman" w:cs="Times New Roman"/>
        </w:rPr>
      </w:pPr>
    </w:p>
    <w:p w14:paraId="2D391033" w14:textId="77777777" w:rsidR="007D0800" w:rsidRDefault="007D0800" w:rsidP="3F369E06">
      <w:pPr>
        <w:ind w:left="-1152"/>
        <w:jc w:val="center"/>
        <w:rPr>
          <w:rFonts w:eastAsia="Times New Roman" w:cs="Times New Roman"/>
        </w:rPr>
      </w:pPr>
    </w:p>
    <w:p w14:paraId="0CF593CF" w14:textId="77777777" w:rsidR="007D0800" w:rsidRDefault="007D0800" w:rsidP="3F369E06">
      <w:pPr>
        <w:ind w:left="-1152"/>
        <w:jc w:val="center"/>
        <w:rPr>
          <w:rFonts w:eastAsia="Times New Roman" w:cs="Times New Roman"/>
        </w:rPr>
      </w:pPr>
    </w:p>
    <w:p w14:paraId="201FFC78" w14:textId="77777777" w:rsidR="007D0800" w:rsidRDefault="007D0800" w:rsidP="3F369E06">
      <w:pPr>
        <w:ind w:left="-1152"/>
        <w:jc w:val="center"/>
        <w:rPr>
          <w:rFonts w:eastAsia="Times New Roman" w:cs="Times New Roman"/>
        </w:rPr>
      </w:pPr>
    </w:p>
    <w:p w14:paraId="60E72A37" w14:textId="77777777" w:rsidR="007D0800" w:rsidRDefault="007D0800" w:rsidP="3F369E06">
      <w:pPr>
        <w:ind w:left="-1152"/>
        <w:jc w:val="center"/>
        <w:rPr>
          <w:rFonts w:eastAsia="Times New Roman" w:cs="Times New Roman"/>
        </w:rPr>
      </w:pPr>
    </w:p>
    <w:p w14:paraId="2862C33B" w14:textId="77777777" w:rsidR="007D0800" w:rsidRDefault="007D0800" w:rsidP="3F369E06">
      <w:pPr>
        <w:ind w:left="-1152"/>
        <w:jc w:val="center"/>
        <w:rPr>
          <w:rFonts w:eastAsia="Times New Roman" w:cs="Times New Roman"/>
        </w:rPr>
      </w:pPr>
    </w:p>
    <w:p w14:paraId="4411B603" w14:textId="77777777" w:rsidR="007D0800" w:rsidRDefault="007D0800" w:rsidP="3F369E06">
      <w:pPr>
        <w:ind w:left="-1152"/>
        <w:jc w:val="center"/>
        <w:rPr>
          <w:rFonts w:eastAsia="Times New Roman" w:cs="Times New Roman"/>
        </w:rPr>
      </w:pPr>
    </w:p>
    <w:p w14:paraId="35A49461" w14:textId="77777777" w:rsidR="007D0800" w:rsidRDefault="007D0800" w:rsidP="3F369E06">
      <w:pPr>
        <w:ind w:left="-1152"/>
        <w:jc w:val="center"/>
        <w:rPr>
          <w:rFonts w:eastAsia="Times New Roman" w:cs="Times New Roman"/>
        </w:rPr>
      </w:pPr>
    </w:p>
    <w:p w14:paraId="0D231F1E" w14:textId="77777777" w:rsidR="007D0800" w:rsidRDefault="007D0800" w:rsidP="3F369E06">
      <w:pPr>
        <w:ind w:left="-1152"/>
        <w:jc w:val="center"/>
        <w:rPr>
          <w:rFonts w:eastAsia="Times New Roman" w:cs="Times New Roman"/>
        </w:rPr>
      </w:pPr>
    </w:p>
    <w:p w14:paraId="5E6D67D6" w14:textId="77777777" w:rsidR="007D0800" w:rsidRDefault="007D0800" w:rsidP="3F369E06">
      <w:pPr>
        <w:ind w:left="-1152"/>
        <w:jc w:val="center"/>
        <w:rPr>
          <w:rFonts w:eastAsia="Times New Roman" w:cs="Times New Roman"/>
        </w:rPr>
      </w:pPr>
    </w:p>
    <w:p w14:paraId="6ABCBBF7" w14:textId="77777777" w:rsidR="007D0800" w:rsidRDefault="007D0800" w:rsidP="3F369E06">
      <w:pPr>
        <w:ind w:left="-1152"/>
        <w:jc w:val="center"/>
        <w:rPr>
          <w:rFonts w:eastAsia="Times New Roman" w:cs="Times New Roman"/>
        </w:rPr>
      </w:pPr>
    </w:p>
    <w:p w14:paraId="117BD2F7" w14:textId="77777777" w:rsidR="007D0800" w:rsidRDefault="007D0800" w:rsidP="3F369E06">
      <w:pPr>
        <w:ind w:left="-1152"/>
        <w:jc w:val="center"/>
        <w:rPr>
          <w:rFonts w:eastAsia="Times New Roman" w:cs="Times New Roman"/>
        </w:rPr>
      </w:pPr>
    </w:p>
    <w:p w14:paraId="396DDD81" w14:textId="5AFCDDBD" w:rsidR="009434E5" w:rsidRDefault="009434E5" w:rsidP="3F369E06">
      <w:pPr>
        <w:ind w:left="-1152"/>
        <w:jc w:val="center"/>
        <w:rPr>
          <w:rFonts w:eastAsia="Times New Roman" w:cs="Times New Roman"/>
        </w:rPr>
      </w:pPr>
      <w:r w:rsidRPr="3F369E06">
        <w:rPr>
          <w:rFonts w:eastAsia="Times New Roman" w:cs="Times New Roman"/>
        </w:rPr>
        <w:t xml:space="preserve">Figure </w:t>
      </w:r>
      <w:r w:rsidR="003C5C2F" w:rsidRPr="3F369E06">
        <w:rPr>
          <w:rFonts w:eastAsia="Times New Roman" w:cs="Times New Roman"/>
        </w:rPr>
        <w:t>4.5.5.6</w:t>
      </w:r>
    </w:p>
    <w:p w14:paraId="46D77ED2" w14:textId="77777777" w:rsidR="009434E5" w:rsidRDefault="009434E5" w:rsidP="3F369E06">
      <w:pPr>
        <w:rPr>
          <w:rFonts w:eastAsia="Times New Roman" w:cs="Times New Roman"/>
        </w:rPr>
      </w:pPr>
      <w:r w:rsidRPr="3F369E06">
        <w:rPr>
          <w:rFonts w:eastAsia="Times New Roman" w:cs="Times New Roman"/>
        </w:rPr>
        <w:t xml:space="preserve">This figure represents the raw text display of the data and allows for display of which particular model was used during the round played for either game. It differentiates which model by using the </w:t>
      </w:r>
      <w:proofErr w:type="spellStart"/>
      <w:r w:rsidRPr="3F369E06">
        <w:rPr>
          <w:rFonts w:eastAsia="Times New Roman" w:cs="Times New Roman"/>
        </w:rPr>
        <w:t>modelUsed</w:t>
      </w:r>
      <w:proofErr w:type="spellEnd"/>
      <w:r w:rsidRPr="3F369E06">
        <w:rPr>
          <w:rFonts w:eastAsia="Times New Roman" w:cs="Times New Roman"/>
        </w:rPr>
        <w:t xml:space="preserve"> stat that was tracked previously and displays that model's difficulty level as well as the resources it used on each move they made.</w:t>
      </w:r>
    </w:p>
    <w:p w14:paraId="542919C7" w14:textId="77777777" w:rsidR="009434E5" w:rsidRPr="0003237B" w:rsidRDefault="009434E5" w:rsidP="3F369E06">
      <w:pPr>
        <w:pStyle w:val="Heading1"/>
        <w:rPr>
          <w:rFonts w:ascii="Times New Roman" w:eastAsia="Times New Roman" w:hAnsi="Times New Roman" w:cs="Times New Roman"/>
        </w:rPr>
      </w:pPr>
      <w:bookmarkStart w:id="72" w:name="_Toc1733249727"/>
      <w:bookmarkStart w:id="73" w:name="_Toc192911035"/>
      <w:r w:rsidRPr="3F369E06">
        <w:rPr>
          <w:rFonts w:ascii="Times New Roman" w:eastAsia="Times New Roman" w:hAnsi="Times New Roman" w:cs="Times New Roman"/>
        </w:rPr>
        <w:t>4.6 Challenges faced</w:t>
      </w:r>
      <w:bookmarkEnd w:id="72"/>
      <w:bookmarkEnd w:id="73"/>
    </w:p>
    <w:p w14:paraId="47CEB8D1" w14:textId="77777777" w:rsidR="009434E5" w:rsidRPr="0003237B" w:rsidRDefault="009434E5" w:rsidP="3F369E06">
      <w:pPr>
        <w:rPr>
          <w:rFonts w:eastAsia="Times New Roman" w:cs="Times New Roman"/>
        </w:rPr>
      </w:pPr>
      <w:r w:rsidRPr="3F369E06">
        <w:rPr>
          <w:rFonts w:eastAsia="Times New Roman" w:cs="Times New Roman"/>
        </w:rPr>
        <w:t>MCTS with a high simulation count caused delays, especially in Connect Four. Required tuning the maximum number of simulations available to achieve reasonable performance and to avoid app hanging/crashing.</w:t>
      </w:r>
    </w:p>
    <w:p w14:paraId="6094F560" w14:textId="77777777" w:rsidR="009434E5" w:rsidRPr="0003237B" w:rsidRDefault="009434E5" w:rsidP="3F369E06">
      <w:pPr>
        <w:rPr>
          <w:rFonts w:eastAsia="Times New Roman" w:cs="Times New Roman"/>
        </w:rPr>
      </w:pPr>
      <w:r w:rsidRPr="3F369E06">
        <w:rPr>
          <w:rFonts w:eastAsia="Times New Roman" w:cs="Times New Roman"/>
        </w:rPr>
        <w:t>Fixing any issues related to AI move quality particularly with MCTS proved to be difficult as there were multiple failure points possible at each stage that could lead the AI to not properly simulate the game state as it went through the tree nodes. This would lead to player moves being ignored or obvious game-winning moves not being played.</w:t>
      </w:r>
    </w:p>
    <w:p w14:paraId="4D9660B4" w14:textId="77777777" w:rsidR="009434E5" w:rsidRDefault="009434E5" w:rsidP="3F369E06">
      <w:pPr>
        <w:rPr>
          <w:rFonts w:eastAsia="Times New Roman" w:cs="Times New Roman"/>
        </w:rPr>
      </w:pPr>
      <w:r w:rsidRPr="3F369E06">
        <w:rPr>
          <w:rFonts w:eastAsia="Times New Roman" w:cs="Times New Roman"/>
        </w:rPr>
        <w:t xml:space="preserve">There was also difficulty trying to initially use googles library for charting the statistics, the dependencies required weren’t recognised by the IDE and after trying different variations of the dependency I opted to instead switch to the </w:t>
      </w:r>
      <w:proofErr w:type="spellStart"/>
      <w:r w:rsidRPr="3F369E06">
        <w:rPr>
          <w:rFonts w:eastAsia="Times New Roman" w:cs="Times New Roman"/>
        </w:rPr>
        <w:t>Tehras</w:t>
      </w:r>
      <w:proofErr w:type="spellEnd"/>
      <w:r w:rsidRPr="3F369E06">
        <w:rPr>
          <w:rFonts w:eastAsia="Times New Roman" w:cs="Times New Roman"/>
        </w:rPr>
        <w:t xml:space="preserve"> library for simple and easy charting of the gathered data.</w:t>
      </w:r>
    </w:p>
    <w:p w14:paraId="1D08CAC2" w14:textId="77777777" w:rsidR="009434E5" w:rsidRPr="0003237B" w:rsidRDefault="009434E5" w:rsidP="3F369E06">
      <w:pPr>
        <w:pStyle w:val="Heading1"/>
        <w:rPr>
          <w:rFonts w:ascii="Times New Roman" w:eastAsia="Times New Roman" w:hAnsi="Times New Roman" w:cs="Times New Roman"/>
        </w:rPr>
      </w:pPr>
      <w:bookmarkStart w:id="74" w:name="_Toc1326349131"/>
      <w:bookmarkStart w:id="75" w:name="_Toc192911036"/>
      <w:r w:rsidRPr="3F369E06">
        <w:rPr>
          <w:rFonts w:ascii="Times New Roman" w:eastAsia="Times New Roman" w:hAnsi="Times New Roman" w:cs="Times New Roman"/>
        </w:rPr>
        <w:t>4.7 Conclusion</w:t>
      </w:r>
      <w:bookmarkEnd w:id="74"/>
      <w:bookmarkEnd w:id="75"/>
    </w:p>
    <w:p w14:paraId="7557477F" w14:textId="77777777" w:rsidR="009434E5" w:rsidRPr="0003237B" w:rsidRDefault="009434E5" w:rsidP="3F369E06">
      <w:pPr>
        <w:rPr>
          <w:rFonts w:eastAsia="Times New Roman" w:cs="Times New Roman"/>
        </w:rPr>
      </w:pPr>
      <w:r w:rsidRPr="3F369E06">
        <w:rPr>
          <w:rFonts w:eastAsia="Times New Roman" w:cs="Times New Roman"/>
        </w:rPr>
        <w:t xml:space="preserve">This chapter has given the technical details of the implemented project, which started from the bottom-up with </w:t>
      </w:r>
      <w:proofErr w:type="spellStart"/>
      <w:r w:rsidRPr="3F369E06">
        <w:rPr>
          <w:rFonts w:eastAsia="Times New Roman" w:cs="Times New Roman"/>
        </w:rPr>
        <w:t>Figma</w:t>
      </w:r>
      <w:proofErr w:type="spellEnd"/>
      <w:r w:rsidRPr="3F369E06">
        <w:rPr>
          <w:rFonts w:eastAsia="Times New Roman" w:cs="Times New Roman"/>
        </w:rPr>
        <w:t xml:space="preserve"> designs and ended with a deployable android application.</w:t>
      </w:r>
    </w:p>
    <w:p w14:paraId="305EB6DE" w14:textId="77777777" w:rsidR="009434E5" w:rsidRDefault="009434E5" w:rsidP="3F369E06">
      <w:pPr>
        <w:rPr>
          <w:rFonts w:eastAsia="Times New Roman" w:cs="Times New Roman"/>
        </w:rPr>
      </w:pPr>
      <w:r w:rsidRPr="3F369E06">
        <w:rPr>
          <w:rFonts w:eastAsia="Times New Roman" w:cs="Times New Roman"/>
        </w:rPr>
        <w:t>The implementation process successfully delivered a platform to compare the Minimax and MCTS algorithms in both Tic-Tac-Toe and Connect 4 to where one may shine and where the other may fall flat in its overall performance.</w:t>
      </w:r>
    </w:p>
    <w:p w14:paraId="2D195923" w14:textId="77777777" w:rsidR="00437BE6" w:rsidRDefault="00437BE6" w:rsidP="3F369E06"/>
    <w:p w14:paraId="3F2931F5" w14:textId="5B5D8B27" w:rsidR="00177882" w:rsidRPr="00F1038E" w:rsidRDefault="00EC3513" w:rsidP="3F369E06">
      <w:pPr>
        <w:pStyle w:val="Heading1"/>
        <w:rPr>
          <w:rFonts w:ascii="Times New Roman" w:eastAsia="Times New Roman" w:hAnsi="Times New Roman" w:cs="Times New Roman"/>
          <w:lang w:eastAsia="en-IE"/>
        </w:rPr>
      </w:pPr>
      <w:bookmarkStart w:id="76" w:name="_Toc192911037"/>
      <w:bookmarkStart w:id="77" w:name="_Toc190385783"/>
      <w:bookmarkStart w:id="78" w:name="_Toc192040678"/>
      <w:bookmarkStart w:id="79" w:name="_Toc192040208"/>
      <w:r w:rsidRPr="3F369E06">
        <w:rPr>
          <w:rFonts w:ascii="Times New Roman" w:eastAsia="Times New Roman" w:hAnsi="Times New Roman" w:cs="Times New Roman"/>
          <w:lang w:eastAsia="en-IE"/>
        </w:rPr>
        <w:t xml:space="preserve">5.1 </w:t>
      </w:r>
      <w:r w:rsidR="001B11A7" w:rsidRPr="3F369E06">
        <w:rPr>
          <w:rFonts w:ascii="Times New Roman" w:eastAsia="Times New Roman" w:hAnsi="Times New Roman" w:cs="Times New Roman"/>
          <w:lang w:eastAsia="en-IE"/>
        </w:rPr>
        <w:t>Testing</w:t>
      </w:r>
      <w:bookmarkEnd w:id="76"/>
      <w:r w:rsidR="00177882" w:rsidRPr="3F369E06">
        <w:rPr>
          <w:rFonts w:ascii="Times New Roman" w:eastAsia="Times New Roman" w:hAnsi="Times New Roman" w:cs="Times New Roman"/>
          <w:lang w:eastAsia="en-IE"/>
        </w:rPr>
        <w:t xml:space="preserve"> </w:t>
      </w:r>
      <w:bookmarkEnd w:id="77"/>
      <w:bookmarkEnd w:id="78"/>
    </w:p>
    <w:p w14:paraId="2A6E63C4" w14:textId="77777777" w:rsidR="00177882" w:rsidRPr="00275756" w:rsidRDefault="00177882" w:rsidP="3F369E06">
      <w:pPr>
        <w:rPr>
          <w:rFonts w:cs="Times New Roman"/>
          <w:lang w:eastAsia="en-IE"/>
        </w:rPr>
      </w:pPr>
      <w:r w:rsidRPr="3F369E06">
        <w:rPr>
          <w:rFonts w:cs="Times New Roman"/>
          <w:lang w:eastAsia="en-IE"/>
        </w:rPr>
        <w:t xml:space="preserve">This chapter will cover how the application performs both in relation to the device its run on and to its users. The functional and non-functional requirements tested will be shown alongside the results of such testing. </w:t>
      </w:r>
    </w:p>
    <w:p w14:paraId="67F60EEC" w14:textId="77777777" w:rsidR="00177882" w:rsidRPr="00275756" w:rsidRDefault="00177882" w:rsidP="3F369E06">
      <w:pPr>
        <w:rPr>
          <w:rFonts w:cs="Times New Roman"/>
          <w:lang w:eastAsia="en-IE"/>
        </w:rPr>
      </w:pPr>
      <w:r w:rsidRPr="3F369E06">
        <w:rPr>
          <w:rFonts w:cs="Times New Roman"/>
          <w:lang w:eastAsia="en-IE"/>
        </w:rPr>
        <w:t>The main method of testing the application was done using the black-box testing method. This is where the tester interacts with the app just like a user would be expected to, having no knowledge of the code running it. This allows for fast testing coverage of the apps features and has a higher chance of discovering more unique bugs that a scripted test may not find.</w:t>
      </w:r>
    </w:p>
    <w:p w14:paraId="65A760D4" w14:textId="7AFBF3B9" w:rsidR="00177882" w:rsidRPr="00F1038E" w:rsidRDefault="00070520" w:rsidP="3F369E06">
      <w:pPr>
        <w:pStyle w:val="Heading1"/>
        <w:rPr>
          <w:rFonts w:ascii="Times New Roman" w:eastAsia="Times New Roman" w:hAnsi="Times New Roman" w:cs="Times New Roman"/>
          <w:lang w:eastAsia="en-IE"/>
        </w:rPr>
      </w:pPr>
      <w:bookmarkStart w:id="80" w:name="_Toc192911038"/>
      <w:bookmarkStart w:id="81" w:name="_Toc190385784"/>
      <w:bookmarkStart w:id="82" w:name="_Toc192040679"/>
      <w:r w:rsidRPr="3F369E06">
        <w:rPr>
          <w:rFonts w:ascii="Times New Roman" w:eastAsia="Times New Roman" w:hAnsi="Times New Roman" w:cs="Times New Roman"/>
          <w:lang w:eastAsia="en-IE"/>
        </w:rPr>
        <w:t xml:space="preserve">5.2 </w:t>
      </w:r>
      <w:r w:rsidR="00177882" w:rsidRPr="3F369E06">
        <w:rPr>
          <w:rFonts w:ascii="Times New Roman" w:eastAsia="Times New Roman" w:hAnsi="Times New Roman" w:cs="Times New Roman"/>
          <w:lang w:eastAsia="en-IE"/>
        </w:rPr>
        <w:t>Testing of Non - Functional Requirements</w:t>
      </w:r>
      <w:bookmarkEnd w:id="80"/>
      <w:r w:rsidR="00177882" w:rsidRPr="3F369E06">
        <w:rPr>
          <w:rFonts w:ascii="Times New Roman" w:eastAsia="Times New Roman" w:hAnsi="Times New Roman" w:cs="Times New Roman"/>
          <w:lang w:eastAsia="en-IE"/>
        </w:rPr>
        <w:t xml:space="preserve"> </w:t>
      </w:r>
      <w:bookmarkEnd w:id="81"/>
      <w:bookmarkEnd w:id="82"/>
    </w:p>
    <w:p w14:paraId="613A90D6" w14:textId="782CA9B4" w:rsidR="00177882" w:rsidRPr="00F1038E" w:rsidRDefault="00070520" w:rsidP="3F369E06">
      <w:pPr>
        <w:pStyle w:val="Heading2"/>
        <w:rPr>
          <w:rFonts w:ascii="Times New Roman" w:eastAsia="Times New Roman" w:hAnsi="Times New Roman" w:cs="Times New Roman"/>
          <w:lang w:eastAsia="en-IE"/>
        </w:rPr>
      </w:pPr>
      <w:bookmarkStart w:id="83" w:name="_Toc192911039"/>
      <w:bookmarkStart w:id="84" w:name="_Toc190385785"/>
      <w:bookmarkStart w:id="85" w:name="_Toc192040680"/>
      <w:r w:rsidRPr="3F369E06">
        <w:rPr>
          <w:rFonts w:ascii="Times New Roman" w:eastAsia="Times New Roman" w:hAnsi="Times New Roman" w:cs="Times New Roman"/>
          <w:lang w:eastAsia="en-IE"/>
        </w:rPr>
        <w:t xml:space="preserve">5.2.1 </w:t>
      </w:r>
      <w:r w:rsidR="00177882" w:rsidRPr="3F369E06">
        <w:rPr>
          <w:rFonts w:ascii="Times New Roman" w:eastAsia="Times New Roman" w:hAnsi="Times New Roman" w:cs="Times New Roman"/>
          <w:lang w:eastAsia="en-IE"/>
        </w:rPr>
        <w:t>Performance</w:t>
      </w:r>
      <w:bookmarkEnd w:id="83"/>
      <w:r w:rsidR="00177882" w:rsidRPr="3F369E06">
        <w:rPr>
          <w:rFonts w:ascii="Times New Roman" w:eastAsia="Times New Roman" w:hAnsi="Times New Roman" w:cs="Times New Roman"/>
          <w:lang w:eastAsia="en-IE"/>
        </w:rPr>
        <w:t xml:space="preserve"> </w:t>
      </w:r>
      <w:bookmarkEnd w:id="84"/>
      <w:bookmarkEnd w:id="85"/>
    </w:p>
    <w:p w14:paraId="1ED34A32" w14:textId="77777777" w:rsidR="00177882" w:rsidRPr="00275756" w:rsidRDefault="00177882" w:rsidP="3F369E06">
      <w:pPr>
        <w:rPr>
          <w:rFonts w:cs="Times New Roman"/>
          <w:lang w:eastAsia="en-IE"/>
        </w:rPr>
      </w:pPr>
      <w:r w:rsidRPr="3F369E06">
        <w:rPr>
          <w:rFonts w:cs="Times New Roman"/>
          <w:lang w:eastAsia="en-IE"/>
        </w:rPr>
        <w:t>Below are screenshots of the statistics the app already tracks of each game with its main respective AI algorithm. The games played followed mostly the same outcome and showcase the difference in performance the difficulty settings make.</w:t>
      </w:r>
    </w:p>
    <w:p w14:paraId="30A9E677" w14:textId="77777777" w:rsidR="00AB65F7" w:rsidRDefault="00AB65F7" w:rsidP="3F369E06">
      <w:pPr>
        <w:rPr>
          <w:b/>
          <w:bCs/>
        </w:rPr>
      </w:pPr>
      <w:r w:rsidRPr="3F369E06">
        <w:rPr>
          <w:b/>
          <w:bCs/>
        </w:rPr>
        <w:t>AI move stats – Tic-Tac-Toe – Easy(search depth of 1) with no pruning:</w:t>
      </w:r>
    </w:p>
    <w:p w14:paraId="2AD21B95" w14:textId="026D2826" w:rsidR="00177882" w:rsidRPr="00F1038E" w:rsidRDefault="00177882" w:rsidP="3F369E06">
      <w:pPr>
        <w:jc w:val="center"/>
        <w:rPr>
          <w:rStyle w:val="Heading3Char"/>
          <w:rFonts w:cs="Times New Roman"/>
        </w:rPr>
      </w:pPr>
      <w:r>
        <w:br/>
      </w:r>
      <w:r>
        <w:rPr>
          <w:noProof/>
        </w:rPr>
        <w:drawing>
          <wp:inline distT="0" distB="0" distL="0" distR="0" wp14:anchorId="11A29774" wp14:editId="671171B7">
            <wp:extent cx="2895754" cy="2775098"/>
            <wp:effectExtent l="0" t="0" r="0" b="6350"/>
            <wp:docPr id="10302817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2895754" cy="2775098"/>
                    </a:xfrm>
                    <a:prstGeom prst="rect">
                      <a:avLst/>
                    </a:prstGeom>
                  </pic:spPr>
                </pic:pic>
              </a:graphicData>
            </a:graphic>
          </wp:inline>
        </w:drawing>
      </w:r>
    </w:p>
    <w:p w14:paraId="5978FE8A" w14:textId="77777777" w:rsidR="00177882" w:rsidRPr="00F1038E" w:rsidRDefault="00177882" w:rsidP="3F369E06">
      <w:pPr>
        <w:jc w:val="center"/>
        <w:rPr>
          <w:rFonts w:cs="Times New Roman"/>
          <w:lang w:eastAsia="en-IE"/>
        </w:rPr>
      </w:pPr>
      <w:r w:rsidRPr="3F369E06">
        <w:rPr>
          <w:rFonts w:cs="Times New Roman"/>
          <w:lang w:eastAsia="en-IE"/>
        </w:rPr>
        <w:t>Fig 5.2.1</w:t>
      </w:r>
    </w:p>
    <w:p w14:paraId="11C9E50E" w14:textId="77777777" w:rsidR="00177882" w:rsidRPr="00060415" w:rsidRDefault="00177882" w:rsidP="3F369E06">
      <w:pPr>
        <w:rPr>
          <w:b/>
          <w:bCs/>
          <w:lang w:eastAsia="en-IE"/>
        </w:rPr>
      </w:pPr>
      <w:bookmarkStart w:id="86" w:name="_Toc190385787"/>
      <w:bookmarkStart w:id="87" w:name="_Toc192040682"/>
      <w:r w:rsidRPr="3F369E06">
        <w:rPr>
          <w:b/>
          <w:bCs/>
          <w:lang w:eastAsia="en-IE"/>
        </w:rPr>
        <w:t>AI move stats – Tic-Tac-Toe – Easy with pruning:</w:t>
      </w:r>
      <w:bookmarkEnd w:id="86"/>
      <w:bookmarkEnd w:id="87"/>
    </w:p>
    <w:p w14:paraId="0964F34D" w14:textId="77777777" w:rsidR="00177882" w:rsidRPr="00F1038E" w:rsidRDefault="00177882" w:rsidP="3F369E06">
      <w:pPr>
        <w:jc w:val="center"/>
        <w:rPr>
          <w:rFonts w:cs="Times New Roman"/>
          <w:lang w:eastAsia="en-IE"/>
        </w:rPr>
      </w:pPr>
      <w:r>
        <w:rPr>
          <w:noProof/>
        </w:rPr>
        <w:drawing>
          <wp:inline distT="0" distB="0" distL="0" distR="0" wp14:anchorId="770332B0" wp14:editId="76BE4BB0">
            <wp:extent cx="2886478" cy="2867425"/>
            <wp:effectExtent l="0" t="0" r="9525" b="9525"/>
            <wp:docPr id="13232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2886478" cy="2867425"/>
                    </a:xfrm>
                    <a:prstGeom prst="rect">
                      <a:avLst/>
                    </a:prstGeom>
                  </pic:spPr>
                </pic:pic>
              </a:graphicData>
            </a:graphic>
          </wp:inline>
        </w:drawing>
      </w:r>
    </w:p>
    <w:p w14:paraId="00D680B5" w14:textId="77777777" w:rsidR="00177882" w:rsidRDefault="00177882" w:rsidP="3F369E06">
      <w:pPr>
        <w:jc w:val="center"/>
        <w:rPr>
          <w:rFonts w:cs="Times New Roman"/>
          <w:lang w:eastAsia="en-IE"/>
        </w:rPr>
      </w:pPr>
      <w:r w:rsidRPr="3F369E06">
        <w:rPr>
          <w:rFonts w:cs="Times New Roman"/>
          <w:lang w:eastAsia="en-IE"/>
        </w:rPr>
        <w:t>Fig 5.2.2</w:t>
      </w:r>
    </w:p>
    <w:p w14:paraId="4537A060" w14:textId="182B8D64" w:rsidR="00AB65F7" w:rsidRPr="00AB65F7" w:rsidRDefault="00AB65F7" w:rsidP="3F369E06">
      <w:pPr>
        <w:rPr>
          <w:rFonts w:cs="Times New Roman"/>
          <w:b/>
          <w:bCs/>
          <w:lang w:eastAsia="en-IE"/>
        </w:rPr>
      </w:pPr>
      <w:r w:rsidRPr="3F369E06">
        <w:rPr>
          <w:rFonts w:cs="Times New Roman"/>
          <w:b/>
          <w:bCs/>
          <w:lang w:eastAsia="en-IE"/>
        </w:rPr>
        <w:t>AI move stats – Tic-Tac-Toe – Hard(search depth of 5) with no pruning:</w:t>
      </w:r>
    </w:p>
    <w:p w14:paraId="6517C3A2" w14:textId="77777777" w:rsidR="00177882" w:rsidRPr="00F1038E" w:rsidRDefault="00177882" w:rsidP="3F369E06">
      <w:pPr>
        <w:jc w:val="center"/>
        <w:rPr>
          <w:rFonts w:cs="Times New Roman"/>
          <w:lang w:eastAsia="en-IE"/>
        </w:rPr>
      </w:pPr>
      <w:r>
        <w:rPr>
          <w:noProof/>
        </w:rPr>
        <w:drawing>
          <wp:inline distT="0" distB="0" distL="0" distR="0" wp14:anchorId="6C069915" wp14:editId="3DB413C0">
            <wp:extent cx="2953162" cy="3629532"/>
            <wp:effectExtent l="0" t="0" r="0" b="9525"/>
            <wp:docPr id="12936155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2953162" cy="3629532"/>
                    </a:xfrm>
                    <a:prstGeom prst="rect">
                      <a:avLst/>
                    </a:prstGeom>
                  </pic:spPr>
                </pic:pic>
              </a:graphicData>
            </a:graphic>
          </wp:inline>
        </w:drawing>
      </w:r>
    </w:p>
    <w:p w14:paraId="64EE7159" w14:textId="5285F7E6" w:rsidR="00177882" w:rsidRPr="00F1038E" w:rsidRDefault="00177882" w:rsidP="3F369E06">
      <w:pPr>
        <w:jc w:val="center"/>
        <w:rPr>
          <w:rFonts w:cs="Times New Roman"/>
          <w:lang w:eastAsia="en-IE"/>
        </w:rPr>
      </w:pPr>
      <w:r w:rsidRPr="3F369E06">
        <w:rPr>
          <w:rFonts w:cs="Times New Roman"/>
          <w:lang w:eastAsia="en-IE"/>
        </w:rPr>
        <w:t>Fig 5.2.3</w:t>
      </w:r>
    </w:p>
    <w:p w14:paraId="2A7F3F6C" w14:textId="77777777" w:rsidR="00177882" w:rsidRPr="00F1038E" w:rsidRDefault="00177882" w:rsidP="3F369E06">
      <w:pPr>
        <w:jc w:val="center"/>
        <w:rPr>
          <w:rFonts w:cs="Times New Roman"/>
          <w:lang w:eastAsia="en-IE"/>
        </w:rPr>
      </w:pPr>
    </w:p>
    <w:p w14:paraId="6EB0CEC6" w14:textId="77777777" w:rsidR="00177882" w:rsidRPr="00EC3513" w:rsidRDefault="00177882" w:rsidP="3F369E06">
      <w:pPr>
        <w:rPr>
          <w:b/>
          <w:bCs/>
          <w:lang w:eastAsia="en-IE"/>
        </w:rPr>
      </w:pPr>
      <w:bookmarkStart w:id="88" w:name="_Toc190385789"/>
      <w:bookmarkStart w:id="89" w:name="_Toc192040684"/>
      <w:r w:rsidRPr="3F369E06">
        <w:rPr>
          <w:b/>
          <w:bCs/>
          <w:lang w:eastAsia="en-IE"/>
        </w:rPr>
        <w:t>AI move stats – Tic-Tac-Toe – Hard with pruning:</w:t>
      </w:r>
      <w:bookmarkEnd w:id="88"/>
      <w:bookmarkEnd w:id="89"/>
    </w:p>
    <w:p w14:paraId="0FF97925" w14:textId="77777777" w:rsidR="00177882" w:rsidRPr="00F1038E" w:rsidRDefault="00177882" w:rsidP="3F369E06">
      <w:pPr>
        <w:rPr>
          <w:rFonts w:cs="Times New Roman"/>
          <w:lang w:eastAsia="en-IE"/>
        </w:rPr>
      </w:pPr>
    </w:p>
    <w:p w14:paraId="70A9339D" w14:textId="77777777" w:rsidR="00177882" w:rsidRPr="00F1038E" w:rsidRDefault="00177882" w:rsidP="3F369E06">
      <w:pPr>
        <w:jc w:val="center"/>
        <w:rPr>
          <w:rFonts w:cs="Times New Roman"/>
          <w:lang w:eastAsia="en-IE"/>
        </w:rPr>
      </w:pPr>
      <w:r w:rsidRPr="00F1038E">
        <w:rPr>
          <w:rFonts w:cs="Times New Roman"/>
          <w:noProof/>
          <w:lang w:eastAsia="en-IE"/>
        </w:rPr>
        <w:drawing>
          <wp:inline distT="0" distB="0" distL="0" distR="0" wp14:anchorId="2921D7CA" wp14:editId="08256E3A">
            <wp:extent cx="2432943" cy="2512973"/>
            <wp:effectExtent l="0" t="0" r="5715" b="1905"/>
            <wp:docPr id="20494432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43280" name="Picture 1" descr="A screenshot of a computer pro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2459934" cy="2540852"/>
                    </a:xfrm>
                    <a:prstGeom prst="rect">
                      <a:avLst/>
                    </a:prstGeom>
                  </pic:spPr>
                </pic:pic>
              </a:graphicData>
            </a:graphic>
          </wp:inline>
        </w:drawing>
      </w:r>
      <w:r w:rsidRPr="00F1038E">
        <w:rPr>
          <w:rFonts w:cs="Times New Roman"/>
          <w:lang w:eastAsia="en-IE"/>
        </w:rPr>
        <w:br w:type="textWrapping" w:clear="all"/>
        <w:t>Fig 5.2.4</w:t>
      </w:r>
    </w:p>
    <w:p w14:paraId="262E1090" w14:textId="77777777" w:rsidR="00177882" w:rsidRPr="00EC3513" w:rsidRDefault="00177882" w:rsidP="3F369E06">
      <w:pPr>
        <w:rPr>
          <w:b/>
          <w:bCs/>
          <w:lang w:eastAsia="en-IE"/>
        </w:rPr>
      </w:pPr>
      <w:bookmarkStart w:id="90" w:name="_Toc190385790"/>
      <w:bookmarkStart w:id="91" w:name="_Toc192040685"/>
      <w:r w:rsidRPr="3F369E06">
        <w:rPr>
          <w:b/>
          <w:bCs/>
          <w:lang w:eastAsia="en-IE"/>
        </w:rPr>
        <w:t>AI move stats – Connect 4 – Easy:</w:t>
      </w:r>
      <w:bookmarkEnd w:id="90"/>
      <w:bookmarkEnd w:id="91"/>
    </w:p>
    <w:p w14:paraId="503E27F9" w14:textId="77777777" w:rsidR="00177882" w:rsidRPr="00F1038E" w:rsidRDefault="00177882" w:rsidP="3F369E06">
      <w:pPr>
        <w:jc w:val="center"/>
        <w:rPr>
          <w:rFonts w:cs="Times New Roman"/>
          <w:lang w:eastAsia="en-IE"/>
        </w:rPr>
      </w:pPr>
      <w:r>
        <w:rPr>
          <w:noProof/>
        </w:rPr>
        <w:drawing>
          <wp:inline distT="0" distB="0" distL="0" distR="0" wp14:anchorId="0FA699E4" wp14:editId="435C6371">
            <wp:extent cx="2144084" cy="3714750"/>
            <wp:effectExtent l="0" t="0" r="8890" b="0"/>
            <wp:docPr id="943985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2144084" cy="3714750"/>
                    </a:xfrm>
                    <a:prstGeom prst="rect">
                      <a:avLst/>
                    </a:prstGeom>
                  </pic:spPr>
                </pic:pic>
              </a:graphicData>
            </a:graphic>
          </wp:inline>
        </w:drawing>
      </w:r>
    </w:p>
    <w:p w14:paraId="7B90561E" w14:textId="77777777" w:rsidR="00177882" w:rsidRPr="00F1038E" w:rsidRDefault="00177882" w:rsidP="3F369E06">
      <w:pPr>
        <w:jc w:val="center"/>
        <w:rPr>
          <w:rFonts w:cs="Times New Roman"/>
          <w:lang w:eastAsia="en-IE"/>
        </w:rPr>
      </w:pPr>
      <w:r w:rsidRPr="3F369E06">
        <w:rPr>
          <w:rFonts w:cs="Times New Roman"/>
          <w:lang w:eastAsia="en-IE"/>
        </w:rPr>
        <w:t>Fig 5.2.5</w:t>
      </w:r>
    </w:p>
    <w:p w14:paraId="6B44B4DB" w14:textId="77777777" w:rsidR="00177882" w:rsidRPr="00EC3513" w:rsidRDefault="00177882" w:rsidP="3F369E06">
      <w:pPr>
        <w:rPr>
          <w:b/>
          <w:bCs/>
          <w:lang w:eastAsia="en-IE"/>
        </w:rPr>
      </w:pPr>
      <w:bookmarkStart w:id="92" w:name="_Toc190385791"/>
      <w:bookmarkStart w:id="93" w:name="_Toc192040686"/>
      <w:r w:rsidRPr="3F369E06">
        <w:rPr>
          <w:b/>
          <w:bCs/>
          <w:lang w:eastAsia="en-IE"/>
        </w:rPr>
        <w:t>AI move stats – Connect 4 – Medium:</w:t>
      </w:r>
      <w:bookmarkEnd w:id="92"/>
      <w:bookmarkEnd w:id="93"/>
    </w:p>
    <w:p w14:paraId="45DB2E6B" w14:textId="77777777" w:rsidR="00177882" w:rsidRPr="00F1038E" w:rsidRDefault="00177882" w:rsidP="3F369E06">
      <w:pPr>
        <w:jc w:val="center"/>
        <w:rPr>
          <w:rFonts w:cs="Times New Roman"/>
          <w:lang w:eastAsia="en-IE"/>
        </w:rPr>
      </w:pPr>
      <w:r>
        <w:rPr>
          <w:noProof/>
        </w:rPr>
        <w:drawing>
          <wp:inline distT="0" distB="0" distL="0" distR="0" wp14:anchorId="62FE04AA" wp14:editId="579AA85A">
            <wp:extent cx="2534004" cy="2657846"/>
            <wp:effectExtent l="0" t="0" r="0" b="9525"/>
            <wp:docPr id="9594165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2534004" cy="2657846"/>
                    </a:xfrm>
                    <a:prstGeom prst="rect">
                      <a:avLst/>
                    </a:prstGeom>
                  </pic:spPr>
                </pic:pic>
              </a:graphicData>
            </a:graphic>
          </wp:inline>
        </w:drawing>
      </w:r>
    </w:p>
    <w:p w14:paraId="04909844" w14:textId="77777777" w:rsidR="00177882" w:rsidRPr="00F1038E" w:rsidRDefault="00177882" w:rsidP="3F369E06">
      <w:pPr>
        <w:jc w:val="center"/>
        <w:rPr>
          <w:rFonts w:cs="Times New Roman"/>
          <w:lang w:eastAsia="en-IE"/>
        </w:rPr>
      </w:pPr>
      <w:r w:rsidRPr="3F369E06">
        <w:rPr>
          <w:rFonts w:cs="Times New Roman"/>
          <w:lang w:eastAsia="en-IE"/>
        </w:rPr>
        <w:t>Fig 5.2.6</w:t>
      </w:r>
    </w:p>
    <w:p w14:paraId="3A2E1091" w14:textId="77777777" w:rsidR="00177882" w:rsidRPr="00F1038E" w:rsidRDefault="00177882" w:rsidP="3F369E06">
      <w:pPr>
        <w:rPr>
          <w:rFonts w:cs="Times New Roman"/>
          <w:lang w:eastAsia="en-IE"/>
        </w:rPr>
      </w:pPr>
    </w:p>
    <w:p w14:paraId="143E566E" w14:textId="77777777" w:rsidR="00177882" w:rsidRPr="00F1038E" w:rsidRDefault="00177882" w:rsidP="3F369E06">
      <w:pPr>
        <w:rPr>
          <w:rFonts w:cs="Times New Roman"/>
          <w:lang w:eastAsia="en-IE"/>
        </w:rPr>
      </w:pPr>
    </w:p>
    <w:p w14:paraId="368685F0" w14:textId="77777777" w:rsidR="00177882" w:rsidRPr="00F1038E" w:rsidRDefault="00177882" w:rsidP="3F369E06">
      <w:pPr>
        <w:rPr>
          <w:rFonts w:cs="Times New Roman"/>
          <w:lang w:eastAsia="en-IE"/>
        </w:rPr>
      </w:pPr>
    </w:p>
    <w:p w14:paraId="61CD2911" w14:textId="77777777" w:rsidR="00177882" w:rsidRPr="00EC3513" w:rsidRDefault="00177882" w:rsidP="3F369E06">
      <w:pPr>
        <w:rPr>
          <w:b/>
          <w:bCs/>
          <w:lang w:eastAsia="en-IE"/>
        </w:rPr>
      </w:pPr>
      <w:bookmarkStart w:id="94" w:name="_Toc190385792"/>
      <w:bookmarkStart w:id="95" w:name="_Toc192040687"/>
      <w:r w:rsidRPr="3F369E06">
        <w:rPr>
          <w:b/>
          <w:bCs/>
          <w:lang w:eastAsia="en-IE"/>
        </w:rPr>
        <w:t>AI move stats – Connect 4 – Hard:</w:t>
      </w:r>
      <w:bookmarkEnd w:id="94"/>
      <w:bookmarkEnd w:id="95"/>
    </w:p>
    <w:p w14:paraId="16AD6C10" w14:textId="77777777" w:rsidR="00177882" w:rsidRPr="00F1038E" w:rsidRDefault="00177882" w:rsidP="3F369E06">
      <w:pPr>
        <w:jc w:val="center"/>
        <w:rPr>
          <w:rFonts w:cs="Times New Roman"/>
          <w:lang w:eastAsia="en-IE"/>
        </w:rPr>
      </w:pPr>
      <w:r>
        <w:rPr>
          <w:noProof/>
        </w:rPr>
        <w:drawing>
          <wp:inline distT="0" distB="0" distL="0" distR="0" wp14:anchorId="6B647519" wp14:editId="5585549C">
            <wp:extent cx="2591162" cy="2657846"/>
            <wp:effectExtent l="0" t="0" r="0" b="9525"/>
            <wp:docPr id="10820656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2591162" cy="2657846"/>
                    </a:xfrm>
                    <a:prstGeom prst="rect">
                      <a:avLst/>
                    </a:prstGeom>
                  </pic:spPr>
                </pic:pic>
              </a:graphicData>
            </a:graphic>
          </wp:inline>
        </w:drawing>
      </w:r>
    </w:p>
    <w:p w14:paraId="16175118" w14:textId="77777777" w:rsidR="00177882" w:rsidRPr="00F1038E" w:rsidRDefault="00177882" w:rsidP="3F369E06">
      <w:pPr>
        <w:jc w:val="center"/>
        <w:rPr>
          <w:rFonts w:cs="Times New Roman"/>
          <w:lang w:eastAsia="en-IE"/>
        </w:rPr>
      </w:pPr>
      <w:r w:rsidRPr="3F369E06">
        <w:rPr>
          <w:rFonts w:cs="Times New Roman"/>
          <w:lang w:eastAsia="en-IE"/>
        </w:rPr>
        <w:t>Fig 5.2.7</w:t>
      </w:r>
    </w:p>
    <w:p w14:paraId="178ED0CD" w14:textId="77777777" w:rsidR="00177882" w:rsidRPr="00EC3513" w:rsidRDefault="00177882" w:rsidP="3F369E06">
      <w:pPr>
        <w:rPr>
          <w:b/>
          <w:bCs/>
          <w:lang w:eastAsia="en-IE"/>
        </w:rPr>
      </w:pPr>
      <w:bookmarkStart w:id="96" w:name="_Toc190385793"/>
      <w:bookmarkStart w:id="97" w:name="_Toc192040688"/>
      <w:r w:rsidRPr="3F369E06">
        <w:rPr>
          <w:b/>
          <w:bCs/>
          <w:lang w:eastAsia="en-IE"/>
        </w:rPr>
        <w:t>Graphs:</w:t>
      </w:r>
      <w:bookmarkEnd w:id="96"/>
      <w:bookmarkEnd w:id="97"/>
    </w:p>
    <w:p w14:paraId="5CECFC19" w14:textId="77777777" w:rsidR="00177882" w:rsidRPr="00F1038E" w:rsidRDefault="00177882" w:rsidP="3F369E06">
      <w:pPr>
        <w:jc w:val="center"/>
        <w:rPr>
          <w:rFonts w:cs="Times New Roman"/>
          <w:lang w:eastAsia="en-IE"/>
        </w:rPr>
      </w:pPr>
      <w:r>
        <w:rPr>
          <w:noProof/>
        </w:rPr>
        <w:drawing>
          <wp:inline distT="0" distB="0" distL="0" distR="0" wp14:anchorId="32D96CED" wp14:editId="4B2D4A0B">
            <wp:extent cx="3043575" cy="3105150"/>
            <wp:effectExtent l="0" t="0" r="4445" b="0"/>
            <wp:docPr id="878815621"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3043575" cy="3105150"/>
                    </a:xfrm>
                    <a:prstGeom prst="rect">
                      <a:avLst/>
                    </a:prstGeom>
                  </pic:spPr>
                </pic:pic>
              </a:graphicData>
            </a:graphic>
          </wp:inline>
        </w:drawing>
      </w:r>
    </w:p>
    <w:p w14:paraId="0A902AB2" w14:textId="77777777" w:rsidR="00177882" w:rsidRPr="00F1038E" w:rsidRDefault="00177882" w:rsidP="3F369E06">
      <w:pPr>
        <w:jc w:val="center"/>
        <w:rPr>
          <w:rFonts w:cs="Times New Roman"/>
          <w:lang w:eastAsia="en-IE"/>
        </w:rPr>
      </w:pPr>
      <w:r w:rsidRPr="3F369E06">
        <w:rPr>
          <w:rFonts w:cs="Times New Roman"/>
          <w:lang w:eastAsia="en-IE"/>
        </w:rPr>
        <w:t>Fig 5.2.8</w:t>
      </w:r>
    </w:p>
    <w:p w14:paraId="57C29972" w14:textId="77777777" w:rsidR="00177882" w:rsidRPr="00F1038E" w:rsidRDefault="00177882" w:rsidP="3F369E06">
      <w:pPr>
        <w:jc w:val="center"/>
        <w:rPr>
          <w:rFonts w:cs="Times New Roman"/>
          <w:lang w:eastAsia="en-IE"/>
        </w:rPr>
      </w:pPr>
      <w:r>
        <w:rPr>
          <w:noProof/>
        </w:rPr>
        <w:drawing>
          <wp:inline distT="0" distB="0" distL="0" distR="0" wp14:anchorId="2E758433" wp14:editId="32487573">
            <wp:extent cx="3267531" cy="3419952"/>
            <wp:effectExtent l="0" t="0" r="9525" b="9525"/>
            <wp:docPr id="1891117411" name="Picture 1" descr="A graph of a memory u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3267531" cy="3419952"/>
                    </a:xfrm>
                    <a:prstGeom prst="rect">
                      <a:avLst/>
                    </a:prstGeom>
                  </pic:spPr>
                </pic:pic>
              </a:graphicData>
            </a:graphic>
          </wp:inline>
        </w:drawing>
      </w:r>
    </w:p>
    <w:p w14:paraId="5F859FC0" w14:textId="77777777" w:rsidR="00177882" w:rsidRPr="00F1038E" w:rsidRDefault="00177882" w:rsidP="3F369E06">
      <w:pPr>
        <w:jc w:val="center"/>
        <w:rPr>
          <w:rFonts w:cs="Times New Roman"/>
          <w:lang w:eastAsia="en-IE"/>
        </w:rPr>
      </w:pPr>
      <w:r w:rsidRPr="3F369E06">
        <w:rPr>
          <w:rFonts w:cs="Times New Roman"/>
          <w:lang w:eastAsia="en-IE"/>
        </w:rPr>
        <w:t>Fig 5.2.9</w:t>
      </w:r>
    </w:p>
    <w:p w14:paraId="244E73D3" w14:textId="77777777" w:rsidR="00177882" w:rsidRPr="00F1038E" w:rsidRDefault="00177882" w:rsidP="3F369E06">
      <w:pPr>
        <w:jc w:val="center"/>
        <w:rPr>
          <w:rFonts w:cs="Times New Roman"/>
          <w:lang w:eastAsia="en-IE"/>
        </w:rPr>
      </w:pPr>
      <w:r>
        <w:br/>
      </w:r>
      <w:r>
        <w:rPr>
          <w:noProof/>
        </w:rPr>
        <w:drawing>
          <wp:inline distT="0" distB="0" distL="0" distR="0" wp14:anchorId="30AC635A" wp14:editId="146A53FE">
            <wp:extent cx="3086600" cy="4838698"/>
            <wp:effectExtent l="0" t="0" r="0" b="0"/>
            <wp:docPr id="954105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3086600" cy="4838698"/>
                    </a:xfrm>
                    <a:prstGeom prst="rect">
                      <a:avLst/>
                    </a:prstGeom>
                  </pic:spPr>
                </pic:pic>
              </a:graphicData>
            </a:graphic>
          </wp:inline>
        </w:drawing>
      </w:r>
    </w:p>
    <w:p w14:paraId="70BE2EC8" w14:textId="77777777" w:rsidR="00177882" w:rsidRPr="00F1038E" w:rsidRDefault="00177882" w:rsidP="3F369E06">
      <w:pPr>
        <w:jc w:val="center"/>
        <w:rPr>
          <w:rFonts w:cs="Times New Roman"/>
          <w:lang w:eastAsia="en-IE"/>
        </w:rPr>
      </w:pPr>
      <w:r w:rsidRPr="3F369E06">
        <w:rPr>
          <w:rFonts w:cs="Times New Roman"/>
          <w:lang w:eastAsia="en-IE"/>
        </w:rPr>
        <w:t>Fig 5.2.10</w:t>
      </w:r>
    </w:p>
    <w:p w14:paraId="4B159349" w14:textId="764A92A9" w:rsidR="00177882" w:rsidRPr="00F1038E" w:rsidRDefault="000043EC" w:rsidP="3F369E06">
      <w:pPr>
        <w:pStyle w:val="Heading2"/>
        <w:rPr>
          <w:rFonts w:ascii="Times New Roman" w:eastAsia="Times New Roman" w:hAnsi="Times New Roman" w:cs="Times New Roman"/>
          <w:lang w:eastAsia="en-IE"/>
        </w:rPr>
      </w:pPr>
      <w:bookmarkStart w:id="98" w:name="_Toc192911040"/>
      <w:bookmarkStart w:id="99" w:name="_Toc190385794"/>
      <w:bookmarkStart w:id="100" w:name="_Toc192040689"/>
      <w:r w:rsidRPr="3F369E06">
        <w:rPr>
          <w:rFonts w:ascii="Times New Roman" w:eastAsia="Times New Roman" w:hAnsi="Times New Roman" w:cs="Times New Roman"/>
          <w:lang w:eastAsia="en-IE"/>
        </w:rPr>
        <w:t xml:space="preserve">5.2.2 </w:t>
      </w:r>
      <w:r w:rsidR="00177882" w:rsidRPr="3F369E06">
        <w:rPr>
          <w:rFonts w:ascii="Times New Roman" w:eastAsia="Times New Roman" w:hAnsi="Times New Roman" w:cs="Times New Roman"/>
          <w:lang w:eastAsia="en-IE"/>
        </w:rPr>
        <w:t>Usability</w:t>
      </w:r>
      <w:bookmarkEnd w:id="98"/>
      <w:r w:rsidR="00177882" w:rsidRPr="3F369E06">
        <w:rPr>
          <w:rFonts w:ascii="Times New Roman" w:eastAsia="Times New Roman" w:hAnsi="Times New Roman" w:cs="Times New Roman"/>
          <w:lang w:eastAsia="en-IE"/>
        </w:rPr>
        <w:t xml:space="preserve"> </w:t>
      </w:r>
      <w:bookmarkEnd w:id="99"/>
      <w:bookmarkEnd w:id="100"/>
    </w:p>
    <w:p w14:paraId="15C02F43" w14:textId="77777777" w:rsidR="00177882" w:rsidRPr="00275756" w:rsidRDefault="00177882" w:rsidP="3F369E06">
      <w:pPr>
        <w:rPr>
          <w:rFonts w:cs="Times New Roman"/>
          <w:lang w:eastAsia="en-IE"/>
        </w:rPr>
      </w:pPr>
      <w:r w:rsidRPr="3F369E06">
        <w:rPr>
          <w:rFonts w:cs="Times New Roman"/>
          <w:lang w:eastAsia="en-IE"/>
        </w:rPr>
        <w:t>User testing was conducted to gauge whether the UI was effective in leading users where they wanted to go. Each user was given the app and a basic description of what it was intended for, otherwise not being guided. The results of this can be seen in section 5.4</w:t>
      </w:r>
    </w:p>
    <w:p w14:paraId="08E1EBB8" w14:textId="493CBDF1" w:rsidR="00177882" w:rsidRPr="00F1038E" w:rsidRDefault="000043EC" w:rsidP="3F369E06">
      <w:pPr>
        <w:pStyle w:val="Heading2"/>
        <w:rPr>
          <w:rFonts w:ascii="Times New Roman" w:eastAsia="Times New Roman" w:hAnsi="Times New Roman" w:cs="Times New Roman"/>
          <w:lang w:eastAsia="en-IE"/>
        </w:rPr>
      </w:pPr>
      <w:bookmarkStart w:id="101" w:name="_Toc192911041"/>
      <w:bookmarkStart w:id="102" w:name="_Toc190385795"/>
      <w:bookmarkStart w:id="103" w:name="_Toc192040690"/>
      <w:r w:rsidRPr="3F369E06">
        <w:rPr>
          <w:rFonts w:ascii="Times New Roman" w:eastAsia="Times New Roman" w:hAnsi="Times New Roman" w:cs="Times New Roman"/>
          <w:lang w:eastAsia="en-IE"/>
        </w:rPr>
        <w:t xml:space="preserve">5.2.3 </w:t>
      </w:r>
      <w:r w:rsidR="00177882" w:rsidRPr="3F369E06">
        <w:rPr>
          <w:rFonts w:ascii="Times New Roman" w:eastAsia="Times New Roman" w:hAnsi="Times New Roman" w:cs="Times New Roman"/>
          <w:lang w:eastAsia="en-IE"/>
        </w:rPr>
        <w:t>Security</w:t>
      </w:r>
      <w:bookmarkEnd w:id="101"/>
      <w:r w:rsidR="00177882" w:rsidRPr="3F369E06">
        <w:rPr>
          <w:rFonts w:ascii="Times New Roman" w:eastAsia="Times New Roman" w:hAnsi="Times New Roman" w:cs="Times New Roman"/>
          <w:lang w:eastAsia="en-IE"/>
        </w:rPr>
        <w:t xml:space="preserve"> </w:t>
      </w:r>
      <w:bookmarkEnd w:id="102"/>
      <w:bookmarkEnd w:id="103"/>
    </w:p>
    <w:p w14:paraId="5E1CA52B" w14:textId="77777777" w:rsidR="00177882" w:rsidRPr="00275756" w:rsidRDefault="00177882" w:rsidP="3F369E06">
      <w:pPr>
        <w:rPr>
          <w:rFonts w:cs="Times New Roman"/>
          <w:lang w:eastAsia="en-IE"/>
        </w:rPr>
      </w:pPr>
      <w:r w:rsidRPr="3F369E06">
        <w:rPr>
          <w:rFonts w:cs="Times New Roman"/>
          <w:lang w:eastAsia="en-IE"/>
        </w:rPr>
        <w:t xml:space="preserve">This app doesn’t place a large emphasis on user account safety as there is no sensitive information within each account. </w:t>
      </w:r>
    </w:p>
    <w:p w14:paraId="0BF94CB9" w14:textId="77777777" w:rsidR="00177882" w:rsidRPr="00275756" w:rsidRDefault="00177882" w:rsidP="3F369E06">
      <w:pPr>
        <w:rPr>
          <w:rFonts w:cs="Times New Roman"/>
          <w:lang w:eastAsia="en-IE"/>
        </w:rPr>
      </w:pPr>
      <w:r w:rsidRPr="3F369E06">
        <w:rPr>
          <w:rFonts w:cs="Times New Roman"/>
          <w:lang w:eastAsia="en-IE"/>
        </w:rPr>
        <w:t>Test case 04 in section 5.3 below goes over the security testing conducted.</w:t>
      </w:r>
    </w:p>
    <w:p w14:paraId="76011079" w14:textId="2AACA29F" w:rsidR="00177882" w:rsidRPr="00F1038E" w:rsidRDefault="000043EC" w:rsidP="3F369E06">
      <w:pPr>
        <w:pStyle w:val="Heading2"/>
        <w:rPr>
          <w:rFonts w:ascii="Times New Roman" w:eastAsia="Times New Roman" w:hAnsi="Times New Roman" w:cs="Times New Roman"/>
          <w:lang w:eastAsia="en-IE"/>
        </w:rPr>
      </w:pPr>
      <w:bookmarkStart w:id="104" w:name="_Toc192911042"/>
      <w:bookmarkStart w:id="105" w:name="_Toc190385796"/>
      <w:bookmarkStart w:id="106" w:name="_Toc192040691"/>
      <w:r w:rsidRPr="3F369E06">
        <w:rPr>
          <w:rFonts w:ascii="Times New Roman" w:eastAsia="Times New Roman" w:hAnsi="Times New Roman" w:cs="Times New Roman"/>
          <w:lang w:eastAsia="en-IE"/>
        </w:rPr>
        <w:t xml:space="preserve">5.2.4 </w:t>
      </w:r>
      <w:r w:rsidR="00177882" w:rsidRPr="3F369E06">
        <w:rPr>
          <w:rFonts w:ascii="Times New Roman" w:eastAsia="Times New Roman" w:hAnsi="Times New Roman" w:cs="Times New Roman"/>
          <w:lang w:eastAsia="en-IE"/>
        </w:rPr>
        <w:t>Availability</w:t>
      </w:r>
      <w:bookmarkEnd w:id="104"/>
      <w:r w:rsidR="00177882" w:rsidRPr="3F369E06">
        <w:rPr>
          <w:rFonts w:ascii="Times New Roman" w:eastAsia="Times New Roman" w:hAnsi="Times New Roman" w:cs="Times New Roman"/>
          <w:lang w:eastAsia="en-IE"/>
        </w:rPr>
        <w:t xml:space="preserve"> </w:t>
      </w:r>
      <w:bookmarkEnd w:id="105"/>
      <w:bookmarkEnd w:id="106"/>
    </w:p>
    <w:p w14:paraId="21E1E5CC" w14:textId="77777777" w:rsidR="00177882" w:rsidRPr="00F1038E" w:rsidRDefault="00177882" w:rsidP="3F369E06">
      <w:pPr>
        <w:spacing w:after="0"/>
        <w:textAlignment w:val="baseline"/>
        <w:rPr>
          <w:rFonts w:eastAsia="Times New Roman" w:cs="Times New Roman"/>
          <w:lang w:eastAsia="en-IE"/>
        </w:rPr>
      </w:pPr>
      <w:r w:rsidRPr="3F369E06">
        <w:rPr>
          <w:rFonts w:eastAsia="Times New Roman" w:cs="Times New Roman"/>
          <w:lang w:eastAsia="en-IE"/>
        </w:rPr>
        <w:t>Firebase login is the only availability constraint the app has and therefore doesn’t require testing, if the user has internet and Firebase is up and running then they will be able to use the app.</w:t>
      </w:r>
    </w:p>
    <w:p w14:paraId="7239960D" w14:textId="0B95784C" w:rsidR="00177882" w:rsidRPr="00F1038E" w:rsidRDefault="000043EC" w:rsidP="3F369E06">
      <w:pPr>
        <w:pStyle w:val="Heading1"/>
        <w:rPr>
          <w:rFonts w:ascii="Times New Roman" w:eastAsia="Times New Roman" w:hAnsi="Times New Roman" w:cs="Times New Roman"/>
          <w:lang w:eastAsia="en-IE"/>
        </w:rPr>
      </w:pPr>
      <w:bookmarkStart w:id="107" w:name="_Toc192911043"/>
      <w:bookmarkStart w:id="108" w:name="_Toc190385797"/>
      <w:bookmarkStart w:id="109" w:name="_Toc192040692"/>
      <w:r w:rsidRPr="3F369E06">
        <w:rPr>
          <w:rFonts w:ascii="Times New Roman" w:eastAsia="Times New Roman" w:hAnsi="Times New Roman" w:cs="Times New Roman"/>
          <w:lang w:eastAsia="en-IE"/>
        </w:rPr>
        <w:t>5.3</w:t>
      </w:r>
      <w:r w:rsidR="00177882" w:rsidRPr="3F369E06">
        <w:rPr>
          <w:rFonts w:ascii="Times New Roman" w:eastAsia="Times New Roman" w:hAnsi="Times New Roman" w:cs="Times New Roman"/>
          <w:lang w:eastAsia="en-IE"/>
        </w:rPr>
        <w:t>Non-functional Requirements Test Cases</w:t>
      </w:r>
      <w:bookmarkEnd w:id="107"/>
      <w:r w:rsidR="00177882" w:rsidRPr="3F369E06">
        <w:rPr>
          <w:rFonts w:ascii="Times New Roman" w:eastAsia="Times New Roman" w:hAnsi="Times New Roman" w:cs="Times New Roman"/>
          <w:lang w:eastAsia="en-IE"/>
        </w:rPr>
        <w:t xml:space="preserve"> </w:t>
      </w:r>
      <w:bookmarkEnd w:id="108"/>
      <w:bookmarkEnd w:id="109"/>
    </w:p>
    <w:tbl>
      <w:tblPr>
        <w:tblW w:w="0" w:type="auto"/>
        <w:tblCellMar>
          <w:left w:w="0" w:type="dxa"/>
          <w:right w:w="0" w:type="dxa"/>
        </w:tblCellMar>
        <w:tblLook w:val="04A0" w:firstRow="1" w:lastRow="0" w:firstColumn="1" w:lastColumn="0" w:noHBand="0" w:noVBand="1"/>
      </w:tblPr>
      <w:tblGrid>
        <w:gridCol w:w="4508"/>
        <w:gridCol w:w="4508"/>
      </w:tblGrid>
      <w:tr w:rsidR="00177882" w:rsidRPr="00275756" w14:paraId="12F56C29" w14:textId="77777777" w:rsidTr="3F369E06">
        <w:trPr>
          <w:trHeight w:val="452"/>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3E73D9"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b/>
                <w:bCs/>
                <w:lang w:eastAsia="en-IE"/>
              </w:rPr>
              <w:t>Test Case Name</w:t>
            </w:r>
          </w:p>
        </w:tc>
        <w:tc>
          <w:tcPr>
            <w:tcW w:w="4508" w:type="dxa"/>
            <w:tcBorders>
              <w:top w:val="single" w:sz="8" w:space="0" w:color="auto"/>
              <w:bottom w:val="single" w:sz="8" w:space="0" w:color="auto"/>
              <w:right w:val="single" w:sz="8" w:space="0" w:color="auto"/>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177882" w:rsidRPr="00275756" w14:paraId="24CD116F" w14:textId="77777777" w:rsidTr="3F369E06">
              <w:trPr>
                <w:tblHeader/>
                <w:tblCellSpacing w:w="15" w:type="dxa"/>
              </w:trPr>
              <w:tc>
                <w:tcPr>
                  <w:tcW w:w="0" w:type="auto"/>
                  <w:vAlign w:val="center"/>
                  <w:hideMark/>
                </w:tcPr>
                <w:p w14:paraId="44EF20E0" w14:textId="77777777" w:rsidR="00177882" w:rsidRPr="00275756" w:rsidRDefault="00177882" w:rsidP="3F369E06">
                  <w:pPr>
                    <w:spacing w:after="0"/>
                    <w:textAlignment w:val="baseline"/>
                    <w:rPr>
                      <w:rFonts w:eastAsia="Times New Roman" w:cs="Times New Roman"/>
                      <w:b/>
                      <w:bCs/>
                      <w:lang w:eastAsia="en-IE"/>
                    </w:rPr>
                  </w:pPr>
                  <w:r w:rsidRPr="3F369E06">
                    <w:rPr>
                      <w:rFonts w:eastAsia="Times New Roman" w:cs="Times New Roman"/>
                      <w:b/>
                      <w:bCs/>
                      <w:lang w:eastAsia="en-IE"/>
                    </w:rPr>
                    <w:t xml:space="preserve">Minimax Move Speed </w:t>
                  </w:r>
                </w:p>
              </w:tc>
            </w:tr>
          </w:tbl>
          <w:p w14:paraId="6A22A3EA" w14:textId="77777777" w:rsidR="00177882" w:rsidRPr="00275756" w:rsidRDefault="00177882" w:rsidP="3F369E06">
            <w:pPr>
              <w:spacing w:after="0"/>
              <w:textAlignment w:val="baseline"/>
              <w:rPr>
                <w:rFonts w:eastAsia="Times New Roman" w:cs="Times New Roman"/>
                <w:b/>
                <w:bCs/>
                <w:lang w:eastAsia="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882" w:rsidRPr="00275756" w14:paraId="23046C82" w14:textId="77777777" w:rsidTr="3F369E06">
              <w:trPr>
                <w:tblCellSpacing w:w="15" w:type="dxa"/>
              </w:trPr>
              <w:tc>
                <w:tcPr>
                  <w:tcW w:w="0" w:type="auto"/>
                  <w:vAlign w:val="center"/>
                  <w:hideMark/>
                </w:tcPr>
                <w:p w14:paraId="4DF74AFB" w14:textId="77777777" w:rsidR="00177882" w:rsidRPr="00275756" w:rsidRDefault="00177882" w:rsidP="3F369E06">
                  <w:pPr>
                    <w:spacing w:after="0"/>
                    <w:textAlignment w:val="baseline"/>
                    <w:rPr>
                      <w:rFonts w:eastAsia="Times New Roman" w:cs="Times New Roman"/>
                      <w:b/>
                      <w:bCs/>
                      <w:lang w:eastAsia="en-IE"/>
                    </w:rPr>
                  </w:pPr>
                </w:p>
              </w:tc>
            </w:tr>
          </w:tbl>
          <w:p w14:paraId="7BC36B39" w14:textId="77777777" w:rsidR="00177882" w:rsidRPr="00275756" w:rsidRDefault="00177882" w:rsidP="3F369E06">
            <w:pPr>
              <w:spacing w:after="0"/>
              <w:textAlignment w:val="baseline"/>
              <w:rPr>
                <w:rFonts w:eastAsia="Times New Roman" w:cs="Times New Roman"/>
                <w:lang w:eastAsia="en-IE"/>
              </w:rPr>
            </w:pPr>
          </w:p>
        </w:tc>
      </w:tr>
      <w:tr w:rsidR="00177882" w:rsidRPr="00275756" w14:paraId="77F9251F"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6C431D82"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Test Case ID</w:t>
            </w:r>
          </w:p>
        </w:tc>
        <w:tc>
          <w:tcPr>
            <w:tcW w:w="4508" w:type="dxa"/>
            <w:tcBorders>
              <w:bottom w:val="single" w:sz="8" w:space="0" w:color="auto"/>
              <w:right w:val="single" w:sz="8" w:space="0" w:color="auto"/>
            </w:tcBorders>
            <w:tcMar>
              <w:top w:w="0" w:type="dxa"/>
              <w:left w:w="108" w:type="dxa"/>
              <w:bottom w:w="0" w:type="dxa"/>
              <w:right w:w="108" w:type="dxa"/>
            </w:tcMar>
            <w:hideMark/>
          </w:tcPr>
          <w:p w14:paraId="65D00267"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01</w:t>
            </w:r>
          </w:p>
        </w:tc>
      </w:tr>
      <w:tr w:rsidR="00177882" w:rsidRPr="00275756" w14:paraId="52BF3748"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2C121232"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Test Priority</w:t>
            </w:r>
          </w:p>
        </w:tc>
        <w:tc>
          <w:tcPr>
            <w:tcW w:w="4508" w:type="dxa"/>
            <w:tcBorders>
              <w:bottom w:val="single" w:sz="8" w:space="0" w:color="auto"/>
              <w:right w:val="single" w:sz="8" w:space="0" w:color="auto"/>
            </w:tcBorders>
            <w:tcMar>
              <w:top w:w="0" w:type="dxa"/>
              <w:left w:w="108" w:type="dxa"/>
              <w:bottom w:w="0" w:type="dxa"/>
              <w:right w:w="108" w:type="dxa"/>
            </w:tcMar>
            <w:hideMark/>
          </w:tcPr>
          <w:p w14:paraId="4C50CC6C"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High</w:t>
            </w:r>
          </w:p>
        </w:tc>
      </w:tr>
      <w:tr w:rsidR="00177882" w:rsidRPr="00275756" w14:paraId="5CF8EE3E"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0CB89C27"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Test Executed By</w:t>
            </w:r>
          </w:p>
        </w:tc>
        <w:tc>
          <w:tcPr>
            <w:tcW w:w="4508" w:type="dxa"/>
            <w:tcBorders>
              <w:bottom w:val="single" w:sz="8" w:space="0" w:color="auto"/>
              <w:right w:val="single" w:sz="8" w:space="0" w:color="auto"/>
            </w:tcBorders>
            <w:tcMar>
              <w:top w:w="0" w:type="dxa"/>
              <w:left w:w="108" w:type="dxa"/>
              <w:bottom w:w="0" w:type="dxa"/>
              <w:right w:w="108" w:type="dxa"/>
            </w:tcMar>
            <w:hideMark/>
          </w:tcPr>
          <w:p w14:paraId="214B333A"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4A2E7CA2"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54D8A6E0"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Date of Test Execution</w:t>
            </w:r>
          </w:p>
        </w:tc>
        <w:tc>
          <w:tcPr>
            <w:tcW w:w="4508" w:type="dxa"/>
            <w:tcBorders>
              <w:bottom w:val="single" w:sz="8" w:space="0" w:color="auto"/>
              <w:right w:val="single" w:sz="8" w:space="0" w:color="auto"/>
            </w:tcBorders>
            <w:tcMar>
              <w:top w:w="0" w:type="dxa"/>
              <w:left w:w="108" w:type="dxa"/>
              <w:bottom w:w="0" w:type="dxa"/>
              <w:right w:w="108" w:type="dxa"/>
            </w:tcMar>
            <w:hideMark/>
          </w:tcPr>
          <w:p w14:paraId="1686BDDD"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 6/02/2025</w:t>
            </w:r>
          </w:p>
        </w:tc>
      </w:tr>
      <w:tr w:rsidR="00177882" w:rsidRPr="00275756" w14:paraId="39F58616"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74703947"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Description/Summary of Test</w:t>
            </w:r>
          </w:p>
        </w:tc>
        <w:tc>
          <w:tcPr>
            <w:tcW w:w="4508" w:type="dxa"/>
            <w:tcBorders>
              <w:bottom w:val="single" w:sz="8" w:space="0" w:color="auto"/>
              <w:right w:val="single" w:sz="8" w:space="0" w:color="auto"/>
            </w:tcBorders>
            <w:tcMar>
              <w:top w:w="0" w:type="dxa"/>
              <w:left w:w="108" w:type="dxa"/>
              <w:bottom w:w="0" w:type="dxa"/>
              <w:right w:w="108" w:type="dxa"/>
            </w:tcMar>
            <w:hideMark/>
          </w:tcPr>
          <w:p w14:paraId="10523E40" w14:textId="77777777" w:rsidR="00177882" w:rsidRPr="00275756" w:rsidRDefault="00177882" w:rsidP="3F369E06">
            <w:pPr>
              <w:tabs>
                <w:tab w:val="left" w:pos="1410"/>
              </w:tabs>
              <w:spacing w:after="0"/>
              <w:textAlignment w:val="baseline"/>
              <w:rPr>
                <w:rFonts w:eastAsia="Times New Roman" w:cs="Times New Roman"/>
                <w:lang w:eastAsia="en-IE"/>
              </w:rPr>
            </w:pPr>
            <w:r w:rsidRPr="3F369E06">
              <w:rPr>
                <w:rFonts w:eastAsia="Times New Roman" w:cs="Times New Roman"/>
                <w:lang w:eastAsia="en-IE"/>
              </w:rPr>
              <w:t> </w:t>
            </w: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7882" w:rsidRPr="00275756" w14:paraId="0B45C4DE" w14:textId="77777777" w:rsidTr="3F369E06">
              <w:trPr>
                <w:tblCellSpacing w:w="15" w:type="dxa"/>
              </w:trPr>
              <w:tc>
                <w:tcPr>
                  <w:tcW w:w="0" w:type="auto"/>
                  <w:vAlign w:val="center"/>
                  <w:hideMark/>
                </w:tcPr>
                <w:p w14:paraId="3E2ACEA1" w14:textId="77777777" w:rsidR="00177882" w:rsidRPr="00275756" w:rsidRDefault="00177882" w:rsidP="3F369E06">
                  <w:pPr>
                    <w:tabs>
                      <w:tab w:val="left" w:pos="1410"/>
                    </w:tabs>
                    <w:spacing w:after="0"/>
                    <w:textAlignment w:val="baseline"/>
                    <w:rPr>
                      <w:rFonts w:eastAsia="Times New Roman" w:cs="Times New Roman"/>
                      <w:lang w:eastAsia="en-IE"/>
                    </w:rPr>
                  </w:pPr>
                  <w:r w:rsidRPr="3F369E06">
                    <w:rPr>
                      <w:rFonts w:eastAsia="Times New Roman" w:cs="Times New Roman"/>
                      <w:lang w:eastAsia="en-IE"/>
                    </w:rPr>
                    <w:t>Measures the time taken for the Minimax AI to make a move at different difficulty levels.</w:t>
                  </w:r>
                </w:p>
              </w:tc>
            </w:tr>
          </w:tbl>
          <w:p w14:paraId="0E9E2BFA" w14:textId="77777777" w:rsidR="00177882" w:rsidRPr="00275756" w:rsidRDefault="00177882" w:rsidP="3F369E06">
            <w:pPr>
              <w:tabs>
                <w:tab w:val="left" w:pos="1410"/>
              </w:tabs>
              <w:spacing w:after="0"/>
              <w:textAlignment w:val="baseline"/>
              <w:rPr>
                <w:rFonts w:eastAsia="Times New Roman" w:cs="Times New Roman"/>
                <w:lang w:eastAsia="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882" w:rsidRPr="00275756" w14:paraId="45EBFE38" w14:textId="77777777" w:rsidTr="3F369E06">
              <w:trPr>
                <w:tblCellSpacing w:w="15" w:type="dxa"/>
              </w:trPr>
              <w:tc>
                <w:tcPr>
                  <w:tcW w:w="0" w:type="auto"/>
                  <w:vAlign w:val="center"/>
                  <w:hideMark/>
                </w:tcPr>
                <w:p w14:paraId="6509D98E" w14:textId="77777777" w:rsidR="00177882" w:rsidRPr="00275756" w:rsidRDefault="00177882" w:rsidP="3F369E06">
                  <w:pPr>
                    <w:tabs>
                      <w:tab w:val="left" w:pos="1410"/>
                    </w:tabs>
                    <w:spacing w:after="0"/>
                    <w:textAlignment w:val="baseline"/>
                    <w:rPr>
                      <w:rFonts w:eastAsia="Times New Roman" w:cs="Times New Roman"/>
                      <w:lang w:eastAsia="en-IE"/>
                    </w:rPr>
                  </w:pPr>
                </w:p>
              </w:tc>
            </w:tr>
          </w:tbl>
          <w:p w14:paraId="098477D3" w14:textId="77777777" w:rsidR="00177882" w:rsidRPr="00275756" w:rsidRDefault="00177882" w:rsidP="3F369E06">
            <w:pPr>
              <w:tabs>
                <w:tab w:val="left" w:pos="1410"/>
              </w:tabs>
              <w:spacing w:after="0"/>
              <w:textAlignment w:val="baseline"/>
              <w:rPr>
                <w:rFonts w:eastAsia="Times New Roman" w:cs="Times New Roman"/>
                <w:lang w:eastAsia="en-IE"/>
              </w:rPr>
            </w:pPr>
          </w:p>
        </w:tc>
      </w:tr>
      <w:tr w:rsidR="00177882" w:rsidRPr="00275756" w14:paraId="64E69878"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1B25C8D2"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Pre-Condition</w:t>
            </w:r>
          </w:p>
        </w:tc>
        <w:tc>
          <w:tcPr>
            <w:tcW w:w="4508" w:type="dxa"/>
            <w:tcBorders>
              <w:bottom w:val="single" w:sz="8" w:space="0" w:color="auto"/>
              <w:right w:val="single" w:sz="8" w:space="0" w:color="auto"/>
            </w:tcBorders>
            <w:tcMar>
              <w:top w:w="0" w:type="dxa"/>
              <w:left w:w="108" w:type="dxa"/>
              <w:bottom w:w="0" w:type="dxa"/>
              <w:right w:w="108" w:type="dxa"/>
            </w:tcMar>
            <w:hideMark/>
          </w:tcPr>
          <w:p w14:paraId="1395D711"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7882" w:rsidRPr="00275756" w14:paraId="1B25B8F5" w14:textId="77777777" w:rsidTr="3F369E06">
              <w:trPr>
                <w:tblCellSpacing w:w="15" w:type="dxa"/>
              </w:trPr>
              <w:tc>
                <w:tcPr>
                  <w:tcW w:w="0" w:type="auto"/>
                  <w:vAlign w:val="center"/>
                  <w:hideMark/>
                </w:tcPr>
                <w:p w14:paraId="7668522E"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Start a Tic-Tac-Toe game against Minimax AI.</w:t>
                  </w:r>
                </w:p>
              </w:tc>
            </w:tr>
          </w:tbl>
          <w:p w14:paraId="1135476E" w14:textId="77777777" w:rsidR="00177882" w:rsidRPr="00275756" w:rsidRDefault="00177882" w:rsidP="3F369E06">
            <w:pPr>
              <w:spacing w:after="0"/>
              <w:textAlignment w:val="baseline"/>
              <w:rPr>
                <w:rFonts w:eastAsia="Times New Roman" w:cs="Times New Roman"/>
                <w:lang w:eastAsia="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882" w:rsidRPr="00275756" w14:paraId="19A6DB3C" w14:textId="77777777" w:rsidTr="3F369E06">
              <w:trPr>
                <w:tblCellSpacing w:w="15" w:type="dxa"/>
              </w:trPr>
              <w:tc>
                <w:tcPr>
                  <w:tcW w:w="0" w:type="auto"/>
                  <w:vAlign w:val="center"/>
                  <w:hideMark/>
                </w:tcPr>
                <w:p w14:paraId="4401F1D2" w14:textId="77777777" w:rsidR="00177882" w:rsidRPr="00275756" w:rsidRDefault="00177882" w:rsidP="3F369E06">
                  <w:pPr>
                    <w:spacing w:after="0"/>
                    <w:textAlignment w:val="baseline"/>
                    <w:rPr>
                      <w:rFonts w:eastAsia="Times New Roman" w:cs="Times New Roman"/>
                      <w:lang w:eastAsia="en-IE"/>
                    </w:rPr>
                  </w:pPr>
                </w:p>
              </w:tc>
            </w:tr>
          </w:tbl>
          <w:p w14:paraId="31354D63" w14:textId="77777777" w:rsidR="00177882" w:rsidRPr="00275756" w:rsidRDefault="00177882" w:rsidP="3F369E06">
            <w:pPr>
              <w:spacing w:after="0"/>
              <w:textAlignment w:val="baseline"/>
              <w:rPr>
                <w:rFonts w:eastAsia="Times New Roman" w:cs="Times New Roman"/>
                <w:lang w:eastAsia="en-IE"/>
              </w:rPr>
            </w:pPr>
          </w:p>
        </w:tc>
      </w:tr>
      <w:tr w:rsidR="00177882" w:rsidRPr="00275756" w14:paraId="1112FA7B"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7D7414B3"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Inputs</w:t>
            </w:r>
          </w:p>
        </w:tc>
        <w:tc>
          <w:tcPr>
            <w:tcW w:w="4508" w:type="dxa"/>
            <w:tcBorders>
              <w:bottom w:val="single" w:sz="8" w:space="0" w:color="auto"/>
              <w:right w:val="single" w:sz="8" w:space="0" w:color="auto"/>
            </w:tcBorders>
            <w:tcMar>
              <w:top w:w="0" w:type="dxa"/>
              <w:left w:w="108" w:type="dxa"/>
              <w:bottom w:w="0" w:type="dxa"/>
              <w:right w:w="108" w:type="dxa"/>
            </w:tcMar>
            <w:hideMark/>
          </w:tcPr>
          <w:p w14:paraId="694B0073" w14:textId="77777777" w:rsidR="00177882" w:rsidRPr="00275756" w:rsidRDefault="00177882" w:rsidP="3F369E06">
            <w:pPr>
              <w:tabs>
                <w:tab w:val="center" w:pos="2142"/>
              </w:tabs>
              <w:spacing w:after="0"/>
              <w:textAlignment w:val="baseline"/>
              <w:rPr>
                <w:rFonts w:eastAsia="Times New Roman" w:cs="Times New Roman"/>
                <w:lang w:eastAsia="en-IE"/>
              </w:rPr>
            </w:pPr>
            <w:r w:rsidRPr="3F369E06">
              <w:rPr>
                <w:rFonts w:eastAsia="Times New Roman" w:cs="Times New Roman"/>
                <w:lang w:eastAsia="en-IE"/>
              </w:rPr>
              <w:t> </w:t>
            </w: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7882" w:rsidRPr="00275756" w14:paraId="7A5A7A4E" w14:textId="77777777" w:rsidTr="3F369E06">
              <w:trPr>
                <w:tblCellSpacing w:w="15" w:type="dxa"/>
              </w:trPr>
              <w:tc>
                <w:tcPr>
                  <w:tcW w:w="0" w:type="auto"/>
                  <w:vAlign w:val="center"/>
                  <w:hideMark/>
                </w:tcPr>
                <w:p w14:paraId="7D5D2B7E" w14:textId="77777777" w:rsidR="00177882" w:rsidRPr="00275756" w:rsidRDefault="00177882" w:rsidP="3F369E06">
                  <w:pPr>
                    <w:tabs>
                      <w:tab w:val="center" w:pos="2142"/>
                    </w:tabs>
                    <w:spacing w:after="0"/>
                    <w:textAlignment w:val="baseline"/>
                    <w:rPr>
                      <w:rFonts w:eastAsia="Times New Roman" w:cs="Times New Roman"/>
                      <w:lang w:eastAsia="en-IE"/>
                    </w:rPr>
                  </w:pPr>
                  <w:r w:rsidRPr="3F369E06">
                    <w:rPr>
                      <w:rFonts w:eastAsia="Times New Roman" w:cs="Times New Roman"/>
                      <w:lang w:eastAsia="en-IE"/>
                    </w:rPr>
                    <w:t>Select "Easy" (depth 1) and record time. Repeat for "Hard" (depth 5).</w:t>
                  </w:r>
                </w:p>
              </w:tc>
            </w:tr>
          </w:tbl>
          <w:p w14:paraId="7C12F426" w14:textId="77777777" w:rsidR="00177882" w:rsidRPr="00275756" w:rsidRDefault="00177882" w:rsidP="3F369E06">
            <w:pPr>
              <w:tabs>
                <w:tab w:val="center" w:pos="2142"/>
              </w:tabs>
              <w:spacing w:after="0"/>
              <w:textAlignment w:val="baseline"/>
              <w:rPr>
                <w:rFonts w:eastAsia="Times New Roman" w:cs="Times New Roman"/>
                <w:lang w:eastAsia="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882" w:rsidRPr="00275756" w14:paraId="2BCAE22A" w14:textId="77777777" w:rsidTr="3F369E06">
              <w:trPr>
                <w:tblCellSpacing w:w="15" w:type="dxa"/>
              </w:trPr>
              <w:tc>
                <w:tcPr>
                  <w:tcW w:w="0" w:type="auto"/>
                  <w:vAlign w:val="center"/>
                  <w:hideMark/>
                </w:tcPr>
                <w:p w14:paraId="7E2D52B5" w14:textId="77777777" w:rsidR="00177882" w:rsidRPr="00275756" w:rsidRDefault="00177882" w:rsidP="3F369E06">
                  <w:pPr>
                    <w:tabs>
                      <w:tab w:val="center" w:pos="2142"/>
                    </w:tabs>
                    <w:spacing w:after="0"/>
                    <w:textAlignment w:val="baseline"/>
                    <w:rPr>
                      <w:rFonts w:eastAsia="Times New Roman" w:cs="Times New Roman"/>
                      <w:lang w:eastAsia="en-IE"/>
                    </w:rPr>
                  </w:pPr>
                </w:p>
              </w:tc>
            </w:tr>
          </w:tbl>
          <w:p w14:paraId="21533B34" w14:textId="77777777" w:rsidR="00177882" w:rsidRPr="00275756" w:rsidRDefault="00177882" w:rsidP="3F369E06">
            <w:pPr>
              <w:tabs>
                <w:tab w:val="center" w:pos="2142"/>
              </w:tabs>
              <w:spacing w:after="0"/>
              <w:textAlignment w:val="baseline"/>
              <w:rPr>
                <w:rFonts w:eastAsia="Times New Roman" w:cs="Times New Roman"/>
                <w:lang w:eastAsia="en-IE"/>
              </w:rPr>
            </w:pPr>
          </w:p>
        </w:tc>
      </w:tr>
      <w:tr w:rsidR="00177882" w:rsidRPr="00275756" w14:paraId="6C16D2C5"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20200A31"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Post-Condition</w:t>
            </w:r>
          </w:p>
        </w:tc>
        <w:tc>
          <w:tcPr>
            <w:tcW w:w="4508" w:type="dxa"/>
            <w:tcBorders>
              <w:bottom w:val="single" w:sz="8" w:space="0" w:color="auto"/>
              <w:right w:val="single" w:sz="8" w:space="0" w:color="auto"/>
            </w:tcBorders>
            <w:tcMar>
              <w:top w:w="0" w:type="dxa"/>
              <w:left w:w="108" w:type="dxa"/>
              <w:bottom w:w="0" w:type="dxa"/>
              <w:right w:w="108" w:type="dxa"/>
            </w:tcMar>
            <w:hideMark/>
          </w:tcPr>
          <w:p w14:paraId="0833B48C" w14:textId="77777777" w:rsidR="00177882" w:rsidRPr="00275756" w:rsidRDefault="00177882" w:rsidP="3F369E06">
            <w:pPr>
              <w:tabs>
                <w:tab w:val="left" w:pos="840"/>
                <w:tab w:val="left" w:pos="2685"/>
              </w:tabs>
              <w:spacing w:after="0"/>
              <w:textAlignment w:val="baseline"/>
              <w:rPr>
                <w:rFonts w:eastAsia="Times New Roman" w:cs="Times New Roman"/>
                <w:lang w:eastAsia="en-IE"/>
              </w:rPr>
            </w:pPr>
            <w:r w:rsidRPr="3F369E06">
              <w:rPr>
                <w:rFonts w:eastAsia="Times New Roman" w:cs="Times New Roman"/>
                <w:lang w:eastAsia="en-IE"/>
              </w:rPr>
              <w:t> </w:t>
            </w: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177882" w:rsidRPr="00275756" w14:paraId="60FC2403" w14:textId="77777777" w:rsidTr="3F369E06">
              <w:trPr>
                <w:tblCellSpacing w:w="15" w:type="dxa"/>
              </w:trPr>
              <w:tc>
                <w:tcPr>
                  <w:tcW w:w="0" w:type="auto"/>
                  <w:vAlign w:val="center"/>
                  <w:hideMark/>
                </w:tcPr>
                <w:p w14:paraId="42A221EC" w14:textId="77777777" w:rsidR="00177882" w:rsidRPr="00275756" w:rsidRDefault="00177882" w:rsidP="3F369E06">
                  <w:pPr>
                    <w:tabs>
                      <w:tab w:val="left" w:pos="840"/>
                      <w:tab w:val="left" w:pos="2685"/>
                    </w:tabs>
                    <w:spacing w:after="0"/>
                    <w:textAlignment w:val="baseline"/>
                    <w:rPr>
                      <w:rFonts w:eastAsia="Times New Roman" w:cs="Times New Roman"/>
                      <w:lang w:eastAsia="en-IE"/>
                    </w:rPr>
                  </w:pPr>
                  <w:r w:rsidRPr="3F369E06">
                    <w:rPr>
                      <w:rFonts w:eastAsia="Times New Roman" w:cs="Times New Roman"/>
                      <w:lang w:eastAsia="en-IE"/>
                    </w:rPr>
                    <w:t>"Easy" should take &lt;100ms; "Hard" should take &lt;1s.</w:t>
                  </w:r>
                </w:p>
              </w:tc>
            </w:tr>
          </w:tbl>
          <w:p w14:paraId="43FE79A8" w14:textId="77777777" w:rsidR="00177882" w:rsidRPr="00275756" w:rsidRDefault="00177882" w:rsidP="3F369E06">
            <w:pPr>
              <w:tabs>
                <w:tab w:val="left" w:pos="840"/>
                <w:tab w:val="left" w:pos="2685"/>
              </w:tabs>
              <w:spacing w:after="0"/>
              <w:textAlignment w:val="baseline"/>
              <w:rPr>
                <w:rFonts w:eastAsia="Times New Roman" w:cs="Times New Roman"/>
                <w:lang w:eastAsia="en-I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7882" w:rsidRPr="00275756" w14:paraId="2474DDA9" w14:textId="77777777" w:rsidTr="3F369E06">
              <w:trPr>
                <w:tblCellSpacing w:w="15" w:type="dxa"/>
              </w:trPr>
              <w:tc>
                <w:tcPr>
                  <w:tcW w:w="0" w:type="auto"/>
                  <w:vAlign w:val="center"/>
                  <w:hideMark/>
                </w:tcPr>
                <w:p w14:paraId="148DF175" w14:textId="77777777" w:rsidR="00177882" w:rsidRPr="00275756" w:rsidRDefault="00177882" w:rsidP="3F369E06">
                  <w:pPr>
                    <w:tabs>
                      <w:tab w:val="left" w:pos="840"/>
                      <w:tab w:val="left" w:pos="2685"/>
                    </w:tabs>
                    <w:spacing w:after="0"/>
                    <w:textAlignment w:val="baseline"/>
                    <w:rPr>
                      <w:rFonts w:eastAsia="Times New Roman" w:cs="Times New Roman"/>
                      <w:lang w:eastAsia="en-IE"/>
                    </w:rPr>
                  </w:pPr>
                </w:p>
              </w:tc>
            </w:tr>
          </w:tbl>
          <w:p w14:paraId="3268732A" w14:textId="77777777" w:rsidR="00177882" w:rsidRPr="00275756" w:rsidRDefault="00177882" w:rsidP="3F369E06">
            <w:pPr>
              <w:tabs>
                <w:tab w:val="left" w:pos="840"/>
                <w:tab w:val="left" w:pos="2685"/>
              </w:tabs>
              <w:spacing w:after="0"/>
              <w:textAlignment w:val="baseline"/>
              <w:rPr>
                <w:rFonts w:eastAsia="Times New Roman" w:cs="Times New Roman"/>
                <w:lang w:eastAsia="en-IE"/>
              </w:rPr>
            </w:pPr>
            <w:r w:rsidRPr="00275756">
              <w:rPr>
                <w:rFonts w:eastAsia="Times New Roman" w:cs="Times New Roman"/>
                <w:szCs w:val="24"/>
                <w:lang w:eastAsia="en-IE"/>
              </w:rPr>
              <w:tab/>
            </w:r>
          </w:p>
        </w:tc>
      </w:tr>
      <w:tr w:rsidR="00177882" w:rsidRPr="00275756" w14:paraId="44EC7B8E"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42A0B877"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Status (Fail/Pass)</w:t>
            </w:r>
          </w:p>
        </w:tc>
        <w:tc>
          <w:tcPr>
            <w:tcW w:w="4508" w:type="dxa"/>
            <w:tcBorders>
              <w:bottom w:val="single" w:sz="8" w:space="0" w:color="auto"/>
              <w:right w:val="single" w:sz="8" w:space="0" w:color="auto"/>
            </w:tcBorders>
            <w:tcMar>
              <w:top w:w="0" w:type="dxa"/>
              <w:left w:w="108" w:type="dxa"/>
              <w:bottom w:w="0" w:type="dxa"/>
              <w:right w:w="108" w:type="dxa"/>
            </w:tcMar>
            <w:hideMark/>
          </w:tcPr>
          <w:p w14:paraId="2AD19276"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 Pass</w:t>
            </w:r>
          </w:p>
        </w:tc>
      </w:tr>
      <w:tr w:rsidR="00177882" w:rsidRPr="00275756" w14:paraId="6D7BB27A" w14:textId="77777777" w:rsidTr="3F369E06">
        <w:trPr>
          <w:trHeight w:val="452"/>
        </w:trPr>
        <w:tc>
          <w:tcPr>
            <w:tcW w:w="4508" w:type="dxa"/>
            <w:tcBorders>
              <w:left w:val="single" w:sz="8" w:space="0" w:color="auto"/>
              <w:bottom w:val="single" w:sz="8" w:space="0" w:color="auto"/>
              <w:right w:val="single" w:sz="8" w:space="0" w:color="auto"/>
            </w:tcBorders>
            <w:tcMar>
              <w:top w:w="0" w:type="dxa"/>
              <w:left w:w="108" w:type="dxa"/>
              <w:bottom w:w="0" w:type="dxa"/>
              <w:right w:w="108" w:type="dxa"/>
            </w:tcMar>
            <w:hideMark/>
          </w:tcPr>
          <w:p w14:paraId="3F4CC363"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Notes/Comments/Questions:</w:t>
            </w:r>
          </w:p>
        </w:tc>
        <w:tc>
          <w:tcPr>
            <w:tcW w:w="4508" w:type="dxa"/>
            <w:tcBorders>
              <w:bottom w:val="single" w:sz="8" w:space="0" w:color="auto"/>
              <w:right w:val="single" w:sz="8" w:space="0" w:color="auto"/>
            </w:tcBorders>
            <w:tcMar>
              <w:top w:w="0" w:type="dxa"/>
              <w:left w:w="108" w:type="dxa"/>
              <w:bottom w:w="0" w:type="dxa"/>
              <w:right w:w="108" w:type="dxa"/>
            </w:tcMar>
            <w:hideMark/>
          </w:tcPr>
          <w:p w14:paraId="7EF08DC5" w14:textId="77777777" w:rsidR="00177882" w:rsidRPr="00275756" w:rsidRDefault="00177882" w:rsidP="3F369E06">
            <w:pPr>
              <w:spacing w:after="0"/>
              <w:textAlignment w:val="baseline"/>
              <w:rPr>
                <w:rFonts w:eastAsia="Times New Roman" w:cs="Times New Roman"/>
                <w:lang w:eastAsia="en-IE"/>
              </w:rPr>
            </w:pPr>
            <w:r w:rsidRPr="3F369E06">
              <w:rPr>
                <w:rFonts w:eastAsia="Times New Roman" w:cs="Times New Roman"/>
                <w:lang w:eastAsia="en-IE"/>
              </w:rPr>
              <w:t> How does performance differ on high-end vs. low-end devices?</w:t>
            </w:r>
          </w:p>
        </w:tc>
      </w:tr>
    </w:tbl>
    <w:p w14:paraId="3D7AF28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w:t>
      </w: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275756" w14:paraId="31C5121C"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30B6D06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7066C5F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Minimax Slider Behaviour</w:t>
            </w:r>
          </w:p>
        </w:tc>
      </w:tr>
      <w:tr w:rsidR="00177882" w:rsidRPr="00275756" w14:paraId="102C442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054885F"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6009A4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02</w:t>
            </w:r>
          </w:p>
        </w:tc>
      </w:tr>
      <w:tr w:rsidR="00177882" w:rsidRPr="00275756" w14:paraId="2871E2B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D3E7CD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tcPr>
          <w:p w14:paraId="3147BED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Medium</w:t>
            </w:r>
          </w:p>
        </w:tc>
      </w:tr>
      <w:tr w:rsidR="00177882" w:rsidRPr="00275756" w14:paraId="6C35880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412D2A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tcPr>
          <w:p w14:paraId="5127500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4C6700B6"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CAFBDC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D1010F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6/02/2025</w:t>
            </w:r>
          </w:p>
        </w:tc>
      </w:tr>
      <w:tr w:rsidR="00177882" w:rsidRPr="00275756" w14:paraId="026CEBAC"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6931611"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3C25CBE"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Check if the Minimax difficulty slider visually updates when adjusted.</w:t>
            </w:r>
          </w:p>
        </w:tc>
      </w:tr>
      <w:tr w:rsidR="00177882" w:rsidRPr="00275756" w14:paraId="261A7811"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799E8B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680CBE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Navigate to one of the playstyle pages and choose Minimax</w:t>
            </w:r>
          </w:p>
        </w:tc>
      </w:tr>
      <w:tr w:rsidR="00177882" w:rsidRPr="00275756" w14:paraId="47B98959"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07CEB48"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35B117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xml:space="preserve"> Move the slider from </w:t>
            </w:r>
            <w:r w:rsidRPr="3F369E06">
              <w:rPr>
                <w:rFonts w:eastAsia="Times New Roman" w:cs="Times New Roman"/>
                <w:b/>
                <w:bCs/>
                <w:lang w:eastAsia="en-IE"/>
              </w:rPr>
              <w:t>Easy → Hard</w:t>
            </w:r>
            <w:r w:rsidRPr="3F369E06">
              <w:rPr>
                <w:rFonts w:eastAsia="Times New Roman" w:cs="Times New Roman"/>
                <w:lang w:eastAsia="en-IE"/>
              </w:rPr>
              <w:t xml:space="preserve"> and back, observe if the UI updates.</w:t>
            </w:r>
          </w:p>
        </w:tc>
      </w:tr>
      <w:tr w:rsidR="00177882" w:rsidRPr="00275756" w14:paraId="7278B818"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3D6FEF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A00F9B7" w14:textId="77777777" w:rsidR="00177882" w:rsidRPr="00275756" w:rsidRDefault="00177882" w:rsidP="3F369E06">
            <w:pPr>
              <w:tabs>
                <w:tab w:val="center" w:pos="2142"/>
              </w:tabs>
              <w:textAlignment w:val="baseline"/>
              <w:rPr>
                <w:rFonts w:eastAsia="Times New Roman" w:cs="Times New Roman"/>
                <w:lang w:eastAsia="en-IE"/>
              </w:rPr>
            </w:pPr>
            <w:r w:rsidRPr="3F369E06">
              <w:rPr>
                <w:rFonts w:eastAsia="Times New Roman" w:cs="Times New Roman"/>
                <w:lang w:eastAsia="en-IE"/>
              </w:rPr>
              <w:t>Slider should visually update in real time as it is moved.</w:t>
            </w:r>
          </w:p>
        </w:tc>
      </w:tr>
      <w:tr w:rsidR="00177882" w:rsidRPr="00275756" w14:paraId="13A85B5B"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C3B700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F45610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Fail</w:t>
            </w:r>
          </w:p>
        </w:tc>
      </w:tr>
      <w:tr w:rsidR="00177882" w:rsidRPr="00275756" w14:paraId="758E83F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CC577AB"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E8CAB24" w14:textId="77777777" w:rsidR="00177882" w:rsidRPr="00275756" w:rsidRDefault="00177882" w:rsidP="3F369E06">
            <w:pPr>
              <w:tabs>
                <w:tab w:val="left" w:pos="2700"/>
              </w:tabs>
              <w:textAlignment w:val="baseline"/>
              <w:rPr>
                <w:rFonts w:eastAsia="Times New Roman" w:cs="Times New Roman"/>
                <w:lang w:eastAsia="en-IE"/>
              </w:rPr>
            </w:pPr>
            <w:r w:rsidRPr="3F369E06">
              <w:rPr>
                <w:rFonts w:eastAsia="Times New Roman" w:cs="Times New Roman"/>
                <w:lang w:eastAsia="en-IE"/>
              </w:rPr>
              <w:t>Currently, the slider only updates after a move is placed or a new game started</w:t>
            </w:r>
            <w:r>
              <w:tab/>
            </w:r>
          </w:p>
        </w:tc>
      </w:tr>
    </w:tbl>
    <w:p w14:paraId="776A106B"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w:t>
      </w: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275756" w14:paraId="34F981F8"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3B04C9CA"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tcPr>
          <w:p w14:paraId="41BE1A08"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MCTS AI Move Speed</w:t>
            </w:r>
          </w:p>
        </w:tc>
      </w:tr>
      <w:tr w:rsidR="00177882" w:rsidRPr="00275756" w14:paraId="4350660D"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2FBD17F"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1A0DD2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03</w:t>
            </w:r>
          </w:p>
        </w:tc>
      </w:tr>
      <w:tr w:rsidR="00177882" w:rsidRPr="00275756" w14:paraId="37294995"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E67CE9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F6CACA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High</w:t>
            </w:r>
          </w:p>
        </w:tc>
      </w:tr>
      <w:tr w:rsidR="00177882" w:rsidRPr="00275756" w14:paraId="7AD8459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5F89FC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E16C6DF"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6C9E264F"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5F2469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A8BB4A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6/02/2025</w:t>
            </w:r>
          </w:p>
        </w:tc>
      </w:tr>
      <w:tr w:rsidR="00177882" w:rsidRPr="00275756" w14:paraId="78D0C04B"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A30950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4D19F1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Measure the time taken for the MCTS AI to make a move at different difficulty levels.</w:t>
            </w:r>
          </w:p>
        </w:tc>
      </w:tr>
      <w:tr w:rsidR="00177882" w:rsidRPr="00275756" w14:paraId="5374920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B6DEB03"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2DDD65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Start a Connect 4 game against the MCTS AI</w:t>
            </w:r>
          </w:p>
        </w:tc>
      </w:tr>
      <w:tr w:rsidR="00177882" w:rsidRPr="00275756" w14:paraId="5722E90E"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A123EBA"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8FD43E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Select Easy mode (100 simulations), make a move, and record AI response time, repeat for Hard (8000) simulations</w:t>
            </w:r>
          </w:p>
        </w:tc>
      </w:tr>
      <w:tr w:rsidR="00177882" w:rsidRPr="00275756" w14:paraId="42EACC8F"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153ACC1"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2174CD1"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MCTS should take &lt;4 seconds to make a move on Hard and &lt;150ms on easy.</w:t>
            </w:r>
          </w:p>
        </w:tc>
      </w:tr>
      <w:tr w:rsidR="00177882" w:rsidRPr="00275756" w14:paraId="3A744F68"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4B6739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67D92C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Pass</w:t>
            </w:r>
          </w:p>
        </w:tc>
      </w:tr>
      <w:tr w:rsidR="00177882" w:rsidRPr="00275756" w14:paraId="3513D446"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B17195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0338F78"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Could MCTS be optimised to reduce TTM on Hard to below 3 seconds?</w:t>
            </w:r>
          </w:p>
        </w:tc>
      </w:tr>
    </w:tbl>
    <w:p w14:paraId="54C3479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w:t>
      </w: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275756" w14:paraId="2FC4869F"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629D39C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tcPr>
          <w:p w14:paraId="44BD5DCE"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Login Password Strength</w:t>
            </w:r>
          </w:p>
        </w:tc>
      </w:tr>
      <w:tr w:rsidR="00177882" w:rsidRPr="00275756" w14:paraId="2196995D"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16D52F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A15637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04</w:t>
            </w:r>
          </w:p>
        </w:tc>
      </w:tr>
      <w:tr w:rsidR="00177882" w:rsidRPr="00275756" w14:paraId="5227A01D"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9864E71"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07C0DB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High</w:t>
            </w:r>
          </w:p>
        </w:tc>
      </w:tr>
      <w:tr w:rsidR="00177882" w:rsidRPr="00275756" w14:paraId="56B69B56"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53668E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364379F"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22A162B8"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672248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3EF692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6/02/2025</w:t>
            </w:r>
          </w:p>
        </w:tc>
      </w:tr>
      <w:tr w:rsidR="00177882" w:rsidRPr="00275756" w14:paraId="434FC3F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455021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C3EE12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Ensure a secure password policy for user accounts.</w:t>
            </w:r>
          </w:p>
        </w:tc>
      </w:tr>
      <w:tr w:rsidR="00177882" w:rsidRPr="00275756" w14:paraId="2A8FB7B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61CF8A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07BDB1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Navigate to the Register page.</w:t>
            </w:r>
          </w:p>
        </w:tc>
      </w:tr>
      <w:tr w:rsidR="00177882" w:rsidRPr="00275756" w14:paraId="3C951B00"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68815EA"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DBD91F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Enter various weak passwords such as “123456” and “password”</w:t>
            </w:r>
          </w:p>
        </w:tc>
      </w:tr>
      <w:tr w:rsidR="00177882" w:rsidRPr="00275756" w14:paraId="38D28289"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F39B54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3EC3C5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xml:space="preserve"> Firebase should </w:t>
            </w:r>
            <w:r w:rsidRPr="3F369E06">
              <w:rPr>
                <w:rFonts w:eastAsia="Times New Roman" w:cs="Times New Roman"/>
                <w:b/>
                <w:bCs/>
                <w:lang w:eastAsia="en-IE"/>
              </w:rPr>
              <w:t>reject</w:t>
            </w:r>
            <w:r w:rsidRPr="3F369E06">
              <w:rPr>
                <w:rFonts w:eastAsia="Times New Roman" w:cs="Times New Roman"/>
                <w:lang w:eastAsia="en-IE"/>
              </w:rPr>
              <w:t xml:space="preserve"> weak passwords and accept strong ones.</w:t>
            </w:r>
          </w:p>
        </w:tc>
      </w:tr>
      <w:tr w:rsidR="00177882" w:rsidRPr="00275756" w14:paraId="092C8A98"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EE6817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C014E7A"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Fail</w:t>
            </w:r>
          </w:p>
        </w:tc>
      </w:tr>
      <w:tr w:rsidR="00177882" w:rsidRPr="00275756" w14:paraId="55762C25"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CCDAED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9B8CB0A"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Authentication only restricts passwords to be at least 6 characters long.</w:t>
            </w:r>
          </w:p>
          <w:p w14:paraId="5152182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Future work should include forcing more complexity to passwords such as capitals, numbers and special characters.</w:t>
            </w:r>
          </w:p>
        </w:tc>
      </w:tr>
    </w:tbl>
    <w:p w14:paraId="31887151" w14:textId="77777777" w:rsidR="00177882" w:rsidRPr="00275756" w:rsidRDefault="00177882" w:rsidP="3F369E06">
      <w:pPr>
        <w:textAlignment w:val="baseline"/>
        <w:rPr>
          <w:rFonts w:eastAsia="Times New Roman" w:cs="Times New Roman"/>
          <w:lang w:eastAsia="en-IE"/>
        </w:rPr>
      </w:pP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275756" w14:paraId="29FA6D66"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5A6FFD2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tcPr>
          <w:p w14:paraId="154F9B03" w14:textId="77777777" w:rsidR="00177882" w:rsidRPr="00275756" w:rsidRDefault="00177882" w:rsidP="3F369E06">
            <w:pPr>
              <w:tabs>
                <w:tab w:val="left" w:pos="315"/>
              </w:tabs>
              <w:textAlignment w:val="baseline"/>
              <w:rPr>
                <w:rFonts w:eastAsia="Times New Roman" w:cs="Times New Roman"/>
                <w:lang w:eastAsia="en-IE"/>
              </w:rPr>
            </w:pPr>
            <w:r w:rsidRPr="3F369E06">
              <w:rPr>
                <w:rFonts w:eastAsia="Times New Roman" w:cs="Times New Roman"/>
                <w:lang w:eastAsia="en-IE"/>
              </w:rPr>
              <w:t>Winning Message</w:t>
            </w:r>
          </w:p>
        </w:tc>
      </w:tr>
      <w:tr w:rsidR="00177882" w:rsidRPr="00275756" w14:paraId="1EEFA955"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743BB73"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C7AD2A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05</w:t>
            </w:r>
          </w:p>
        </w:tc>
      </w:tr>
      <w:tr w:rsidR="00177882" w:rsidRPr="00275756" w14:paraId="7D4D82A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B3FEDDB"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E94CB7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Medium</w:t>
            </w:r>
          </w:p>
        </w:tc>
      </w:tr>
      <w:tr w:rsidR="00177882" w:rsidRPr="00275756" w14:paraId="24E914DD"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199D08E"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4E29E8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089602B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CD21803"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2EFE7A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6/02/2025</w:t>
            </w:r>
          </w:p>
        </w:tc>
      </w:tr>
      <w:tr w:rsidR="00177882" w:rsidRPr="00275756" w14:paraId="1D5B25CD"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DF2667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752C4F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Check if the game correctly displays whether the AI or player has won.</w:t>
            </w:r>
          </w:p>
        </w:tc>
      </w:tr>
      <w:tr w:rsidR="00177882" w:rsidRPr="00275756" w14:paraId="5C813A3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CC5FCCB"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27FD0F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Start a match against the AI.</w:t>
            </w:r>
          </w:p>
        </w:tc>
      </w:tr>
      <w:tr w:rsidR="00177882" w:rsidRPr="00275756" w14:paraId="50BB0935"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4A28A8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AA901E8" w14:textId="77777777" w:rsidR="00177882" w:rsidRPr="00275756" w:rsidRDefault="00177882" w:rsidP="3F369E06">
            <w:pPr>
              <w:tabs>
                <w:tab w:val="center" w:pos="2142"/>
              </w:tabs>
              <w:textAlignment w:val="baseline"/>
              <w:rPr>
                <w:rFonts w:eastAsia="Times New Roman" w:cs="Times New Roman"/>
                <w:lang w:eastAsia="en-IE"/>
              </w:rPr>
            </w:pPr>
            <w:r w:rsidRPr="3F369E06">
              <w:rPr>
                <w:rFonts w:eastAsia="Times New Roman" w:cs="Times New Roman"/>
                <w:lang w:eastAsia="en-IE"/>
              </w:rPr>
              <w:t>Win or lose a game against the AI</w:t>
            </w:r>
            <w:r>
              <w:tab/>
            </w:r>
          </w:p>
        </w:tc>
      </w:tr>
      <w:tr w:rsidR="00177882" w:rsidRPr="00275756" w14:paraId="589C415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25D0D9F"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6E05EA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The winning message should clearly specify who won.</w:t>
            </w:r>
          </w:p>
        </w:tc>
      </w:tr>
      <w:tr w:rsidR="00177882" w:rsidRPr="00275756" w14:paraId="0876DB77"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D82F56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40C571E"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Fail</w:t>
            </w:r>
          </w:p>
        </w:tc>
      </w:tr>
      <w:tr w:rsidR="00177882" w:rsidRPr="00275756" w14:paraId="031D2499"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2CE153C"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71170B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Current version displays a blank “Player  Wins!” leftover from PVP mode where the name of said player would be in the middle. This is blank as no names can be entered in PVAI.</w:t>
            </w:r>
          </w:p>
        </w:tc>
      </w:tr>
    </w:tbl>
    <w:p w14:paraId="1011C372" w14:textId="77777777" w:rsidR="00177882" w:rsidRPr="00F1038E" w:rsidRDefault="00177882" w:rsidP="3F369E06">
      <w:pPr>
        <w:textAlignment w:val="baseline"/>
        <w:rPr>
          <w:rFonts w:eastAsia="Times New Roman" w:cs="Times New Roman"/>
          <w:lang w:eastAsia="en-IE"/>
        </w:rPr>
      </w:pPr>
    </w:p>
    <w:p w14:paraId="1483B94C" w14:textId="73947B76" w:rsidR="00177882" w:rsidRPr="00F1038E" w:rsidRDefault="000043EC" w:rsidP="3F369E06">
      <w:pPr>
        <w:pStyle w:val="Heading1"/>
        <w:rPr>
          <w:rFonts w:ascii="Times New Roman" w:eastAsia="Times New Roman" w:hAnsi="Times New Roman" w:cs="Times New Roman"/>
          <w:lang w:eastAsia="en-IE"/>
        </w:rPr>
      </w:pPr>
      <w:bookmarkStart w:id="110" w:name="_Toc192911044"/>
      <w:bookmarkStart w:id="111" w:name="_Toc190385798"/>
      <w:bookmarkStart w:id="112" w:name="_Toc192040693"/>
      <w:r w:rsidRPr="3F369E06">
        <w:rPr>
          <w:rFonts w:ascii="Times New Roman" w:eastAsia="Times New Roman" w:hAnsi="Times New Roman" w:cs="Times New Roman"/>
          <w:lang w:eastAsia="en-IE"/>
        </w:rPr>
        <w:t xml:space="preserve">5.4 </w:t>
      </w:r>
      <w:r w:rsidR="00177882" w:rsidRPr="3F369E06">
        <w:rPr>
          <w:rFonts w:ascii="Times New Roman" w:eastAsia="Times New Roman" w:hAnsi="Times New Roman" w:cs="Times New Roman"/>
          <w:lang w:eastAsia="en-IE"/>
        </w:rPr>
        <w:t>Findings of Non-Functional Testing</w:t>
      </w:r>
      <w:bookmarkEnd w:id="110"/>
      <w:r w:rsidR="00177882" w:rsidRPr="3F369E06">
        <w:rPr>
          <w:rFonts w:ascii="Times New Roman" w:eastAsia="Times New Roman" w:hAnsi="Times New Roman" w:cs="Times New Roman"/>
          <w:lang w:eastAsia="en-IE"/>
        </w:rPr>
        <w:t xml:space="preserve"> </w:t>
      </w:r>
      <w:bookmarkEnd w:id="111"/>
      <w:bookmarkEnd w:id="112"/>
    </w:p>
    <w:p w14:paraId="1C684AAA" w14:textId="77777777" w:rsidR="00177882" w:rsidRPr="00275756" w:rsidRDefault="00177882" w:rsidP="3F369E06">
      <w:pPr>
        <w:rPr>
          <w:rFonts w:cs="Times New Roman"/>
          <w:lang w:eastAsia="en-IE"/>
        </w:rPr>
      </w:pPr>
      <w:r w:rsidRPr="3F369E06">
        <w:rPr>
          <w:rFonts w:cs="Times New Roman"/>
          <w:lang w:eastAsia="en-IE"/>
        </w:rPr>
        <w:t>From the graphs and stats in section 5.2 its clear that overall, MCTS uses far more resources than Minimax does, especially comparing their hard difficulties where MCTS takes multiple seconds a move compared to Minimax’s milliseconds.</w:t>
      </w:r>
    </w:p>
    <w:p w14:paraId="68051C1E" w14:textId="22297761" w:rsidR="00177882" w:rsidRPr="00F1038E" w:rsidRDefault="000043EC" w:rsidP="3F369E06">
      <w:pPr>
        <w:pStyle w:val="Heading3"/>
        <w:rPr>
          <w:rFonts w:cs="Times New Roman"/>
          <w:lang w:eastAsia="en-IE"/>
        </w:rPr>
      </w:pPr>
      <w:bookmarkStart w:id="113" w:name="_Toc190385799"/>
      <w:bookmarkStart w:id="114" w:name="_Toc192040694"/>
      <w:bookmarkStart w:id="115" w:name="_Toc192911045"/>
      <w:r w:rsidRPr="3F369E06">
        <w:rPr>
          <w:rFonts w:eastAsia="Times New Roman" w:cs="Times New Roman"/>
          <w:lang w:eastAsia="en-IE"/>
        </w:rPr>
        <w:t xml:space="preserve">5.4.1 </w:t>
      </w:r>
      <w:r w:rsidR="00177882" w:rsidRPr="3F369E06">
        <w:rPr>
          <w:rFonts w:cs="Times New Roman"/>
          <w:lang w:eastAsia="en-IE"/>
        </w:rPr>
        <w:t>Performance</w:t>
      </w:r>
      <w:bookmarkEnd w:id="113"/>
      <w:bookmarkEnd w:id="114"/>
      <w:bookmarkEnd w:id="115"/>
    </w:p>
    <w:p w14:paraId="2714AC3A" w14:textId="77777777" w:rsidR="00177882" w:rsidRPr="00275756" w:rsidRDefault="00177882" w:rsidP="3F369E06">
      <w:pPr>
        <w:pStyle w:val="ListParagraph"/>
        <w:ind w:left="0"/>
        <w:rPr>
          <w:rFonts w:cs="Times New Roman"/>
          <w:lang w:eastAsia="en-IE"/>
        </w:rPr>
      </w:pPr>
      <w:r w:rsidRPr="3F369E06">
        <w:rPr>
          <w:rFonts w:cs="Times New Roman"/>
          <w:lang w:eastAsia="en-IE"/>
        </w:rPr>
        <w:t xml:space="preserve">Move times with Minimax significantly improved with pruning, going from 292ms to 68ms on move 1 of Hard difficulty. Chosen difficulty on MCTS majorly impacted TTM (time to move), going from similar </w:t>
      </w:r>
      <w:proofErr w:type="spellStart"/>
      <w:r w:rsidRPr="3F369E06">
        <w:rPr>
          <w:rFonts w:cs="Times New Roman"/>
          <w:lang w:eastAsia="en-IE"/>
        </w:rPr>
        <w:t>ms</w:t>
      </w:r>
      <w:proofErr w:type="spellEnd"/>
      <w:r w:rsidRPr="3F369E06">
        <w:rPr>
          <w:rFonts w:cs="Times New Roman"/>
          <w:lang w:eastAsia="en-IE"/>
        </w:rPr>
        <w:t xml:space="preserve"> per move as Minimax on Easy to just above 3 seconds for move 1 on Hard. For both AI’s the TTM gradually decreased as less possible moves were available to where on MCTS – Hard, the final moves were around 500ms.</w:t>
      </w:r>
    </w:p>
    <w:p w14:paraId="5F1FF42D" w14:textId="1195DB27" w:rsidR="00177882" w:rsidRPr="00F1038E" w:rsidRDefault="000043EC" w:rsidP="3F369E06">
      <w:pPr>
        <w:pStyle w:val="Heading3"/>
        <w:rPr>
          <w:rFonts w:cs="Times New Roman"/>
          <w:lang w:eastAsia="en-IE"/>
        </w:rPr>
      </w:pPr>
      <w:bookmarkStart w:id="116" w:name="_Toc190385800"/>
      <w:bookmarkStart w:id="117" w:name="_Toc192040695"/>
      <w:bookmarkStart w:id="118" w:name="_Toc192911046"/>
      <w:r w:rsidRPr="3F369E06">
        <w:rPr>
          <w:rFonts w:eastAsia="Times New Roman" w:cs="Times New Roman"/>
          <w:lang w:eastAsia="en-IE"/>
        </w:rPr>
        <w:t xml:space="preserve">5.4.2 </w:t>
      </w:r>
      <w:r w:rsidR="00177882" w:rsidRPr="3F369E06">
        <w:rPr>
          <w:rFonts w:cs="Times New Roman"/>
          <w:lang w:eastAsia="en-IE"/>
        </w:rPr>
        <w:t>Usability</w:t>
      </w:r>
      <w:bookmarkEnd w:id="116"/>
      <w:bookmarkEnd w:id="117"/>
      <w:bookmarkEnd w:id="118"/>
    </w:p>
    <w:p w14:paraId="67E74AA5" w14:textId="77777777" w:rsidR="00177882" w:rsidRPr="00275756" w:rsidRDefault="00177882" w:rsidP="3F369E06">
      <w:pPr>
        <w:rPr>
          <w:rFonts w:cs="Times New Roman"/>
          <w:lang w:eastAsia="en-IE"/>
        </w:rPr>
      </w:pPr>
      <w:r w:rsidRPr="3F369E06">
        <w:rPr>
          <w:rFonts w:cs="Times New Roman"/>
          <w:lang w:eastAsia="en-IE"/>
        </w:rPr>
        <w:t>Throughout the user testing conducted this was the feedback collected:</w:t>
      </w:r>
    </w:p>
    <w:p w14:paraId="2F279627"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Overall UI of the application could be made smoother and more fluid, both in page-to-page navigation and in potential animation.</w:t>
      </w:r>
    </w:p>
    <w:p w14:paraId="1CB81376"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Slider on the Minimax algorithm doesn’t update as it is interacted with, instead requires a move to be placed/new game started for the visual to catch up.</w:t>
      </w:r>
    </w:p>
    <w:p w14:paraId="5CCF5FAC"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Input fields on the register/login pages hide both the email and password entered with no option to show.</w:t>
      </w:r>
    </w:p>
    <w:p w14:paraId="1A96201B"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Message displayed for winning in AI games doesn’t specifically display if the AI or player won.</w:t>
      </w:r>
    </w:p>
    <w:p w14:paraId="0C5A5E64"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 xml:space="preserve">Bottom menu cuts off some of the buttons in the PVP (player vs player) pages. </w:t>
      </w:r>
    </w:p>
    <w:p w14:paraId="01E3C6BF"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Player names for Tic-Tac-Toe don’t work</w:t>
      </w:r>
    </w:p>
    <w:p w14:paraId="1A4C4B81"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 xml:space="preserve">Difficulty sliders could use more description </w:t>
      </w:r>
    </w:p>
    <w:p w14:paraId="7BF95D97" w14:textId="77777777" w:rsidR="00177882" w:rsidRPr="00275756" w:rsidRDefault="00177882" w:rsidP="3F369E06">
      <w:pPr>
        <w:pStyle w:val="ListParagraph"/>
        <w:numPr>
          <w:ilvl w:val="0"/>
          <w:numId w:val="1"/>
        </w:numPr>
        <w:rPr>
          <w:rFonts w:cs="Times New Roman"/>
          <w:lang w:eastAsia="en-IE"/>
        </w:rPr>
      </w:pPr>
      <w:r w:rsidRPr="3F369E06">
        <w:rPr>
          <w:rFonts w:cs="Times New Roman"/>
          <w:lang w:eastAsia="en-IE"/>
        </w:rPr>
        <w:t>Minimax slider is Hard-Easy instead of Easy-Hard</w:t>
      </w:r>
    </w:p>
    <w:p w14:paraId="288876DF" w14:textId="2A1C0629" w:rsidR="00177882" w:rsidRPr="00F1038E" w:rsidRDefault="000043EC" w:rsidP="3F369E06">
      <w:pPr>
        <w:pStyle w:val="Heading3"/>
        <w:rPr>
          <w:rFonts w:cs="Times New Roman"/>
          <w:lang w:eastAsia="en-IE"/>
        </w:rPr>
      </w:pPr>
      <w:bookmarkStart w:id="119" w:name="_Toc190385801"/>
      <w:bookmarkStart w:id="120" w:name="_Toc192040696"/>
      <w:bookmarkStart w:id="121" w:name="_Toc192911047"/>
      <w:r w:rsidRPr="3F369E06">
        <w:rPr>
          <w:rFonts w:eastAsia="Times New Roman" w:cs="Times New Roman"/>
          <w:lang w:eastAsia="en-IE"/>
        </w:rPr>
        <w:t xml:space="preserve">5.4.3 </w:t>
      </w:r>
      <w:r w:rsidR="00177882" w:rsidRPr="3F369E06">
        <w:rPr>
          <w:rFonts w:cs="Times New Roman"/>
          <w:lang w:eastAsia="en-IE"/>
        </w:rPr>
        <w:t>Security</w:t>
      </w:r>
      <w:bookmarkEnd w:id="119"/>
      <w:bookmarkEnd w:id="120"/>
      <w:bookmarkEnd w:id="121"/>
    </w:p>
    <w:p w14:paraId="16451D29" w14:textId="77777777" w:rsidR="00177882" w:rsidRPr="00275756" w:rsidRDefault="00177882" w:rsidP="3F369E06">
      <w:pPr>
        <w:rPr>
          <w:rFonts w:cs="Times New Roman"/>
          <w:lang w:eastAsia="en-IE"/>
        </w:rPr>
      </w:pPr>
      <w:r w:rsidRPr="3F369E06">
        <w:rPr>
          <w:rFonts w:cs="Times New Roman"/>
          <w:lang w:eastAsia="en-IE"/>
        </w:rPr>
        <w:t>Firebase authentication requires a valid email address with the @ symbol with and the password requires minimum 6 characters.</w:t>
      </w:r>
    </w:p>
    <w:p w14:paraId="747C60B1" w14:textId="77777777" w:rsidR="00177882" w:rsidRPr="00275756" w:rsidRDefault="00177882" w:rsidP="3F369E06">
      <w:pPr>
        <w:rPr>
          <w:rFonts w:cs="Times New Roman"/>
          <w:lang w:eastAsia="en-IE"/>
        </w:rPr>
      </w:pPr>
      <w:r w:rsidRPr="3F369E06">
        <w:rPr>
          <w:rFonts w:cs="Times New Roman"/>
          <w:lang w:eastAsia="en-IE"/>
        </w:rPr>
        <w:t xml:space="preserve">There is no email verification and no password reset of which, no capital letters or numbers are necessary which could result in weaker passwords being used. </w:t>
      </w:r>
    </w:p>
    <w:p w14:paraId="62966C59" w14:textId="77777777" w:rsidR="00177882" w:rsidRPr="00275756" w:rsidRDefault="00177882" w:rsidP="3F369E06">
      <w:pPr>
        <w:rPr>
          <w:rFonts w:cs="Times New Roman"/>
          <w:lang w:eastAsia="en-IE"/>
        </w:rPr>
      </w:pPr>
      <w:r w:rsidRPr="3F369E06">
        <w:rPr>
          <w:rFonts w:cs="Times New Roman"/>
          <w:lang w:eastAsia="en-IE"/>
        </w:rPr>
        <w:t>If the wrong credentials are used the standard android “login failed” toast message is displayed, no error message is displayed for incorrect register details.</w:t>
      </w:r>
    </w:p>
    <w:p w14:paraId="3FC76A86" w14:textId="03126909" w:rsidR="00177882" w:rsidRPr="00275756" w:rsidRDefault="000043EC" w:rsidP="3F369E06">
      <w:pPr>
        <w:pStyle w:val="Heading3"/>
        <w:rPr>
          <w:rFonts w:cs="Times New Roman"/>
          <w:lang w:eastAsia="en-IE"/>
        </w:rPr>
      </w:pPr>
      <w:bookmarkStart w:id="122" w:name="_Toc190385802"/>
      <w:bookmarkStart w:id="123" w:name="_Toc192040697"/>
      <w:bookmarkStart w:id="124" w:name="_Toc192911048"/>
      <w:r w:rsidRPr="3F369E06">
        <w:rPr>
          <w:rFonts w:eastAsia="Times New Roman" w:cs="Times New Roman"/>
          <w:lang w:eastAsia="en-IE"/>
        </w:rPr>
        <w:t xml:space="preserve">5.4.4 </w:t>
      </w:r>
      <w:r w:rsidR="00177882" w:rsidRPr="3F369E06">
        <w:rPr>
          <w:rFonts w:cs="Times New Roman"/>
          <w:lang w:eastAsia="en-IE"/>
        </w:rPr>
        <w:t>Availability</w:t>
      </w:r>
      <w:bookmarkEnd w:id="122"/>
      <w:bookmarkEnd w:id="123"/>
      <w:bookmarkEnd w:id="124"/>
    </w:p>
    <w:p w14:paraId="604E6880" w14:textId="77777777" w:rsidR="00177882" w:rsidRPr="00275756" w:rsidRDefault="00177882" w:rsidP="3F369E06">
      <w:pPr>
        <w:spacing w:after="0"/>
        <w:rPr>
          <w:rFonts w:eastAsia="Times New Roman" w:cs="Times New Roman"/>
          <w:lang w:eastAsia="en-IE"/>
        </w:rPr>
      </w:pPr>
      <w:r w:rsidRPr="3F369E06">
        <w:rPr>
          <w:rFonts w:eastAsia="Times New Roman" w:cs="Times New Roman"/>
          <w:lang w:eastAsia="en-IE"/>
        </w:rPr>
        <w:t>Users will be unable to login if they have no network connection but there are no availability restrictions otherwise meaning if the user goes offline after login, they will still be able to use all of the app’s features.</w:t>
      </w:r>
    </w:p>
    <w:p w14:paraId="3B0BDDD4" w14:textId="26D9CD5B" w:rsidR="00177882" w:rsidRPr="00F1038E" w:rsidRDefault="000043EC" w:rsidP="3F369E06">
      <w:pPr>
        <w:pStyle w:val="Heading1"/>
        <w:rPr>
          <w:rFonts w:ascii="Times New Roman" w:eastAsia="Times New Roman" w:hAnsi="Times New Roman" w:cs="Times New Roman"/>
          <w:lang w:eastAsia="en-IE"/>
        </w:rPr>
      </w:pPr>
      <w:bookmarkStart w:id="125" w:name="_Toc192911049"/>
      <w:bookmarkStart w:id="126" w:name="_Toc190385803"/>
      <w:bookmarkStart w:id="127" w:name="_Toc192040698"/>
      <w:r w:rsidRPr="3F369E06">
        <w:rPr>
          <w:rFonts w:ascii="Times New Roman" w:eastAsia="Times New Roman" w:hAnsi="Times New Roman" w:cs="Times New Roman"/>
          <w:lang w:eastAsia="en-IE"/>
        </w:rPr>
        <w:t xml:space="preserve">5.5 </w:t>
      </w:r>
      <w:r w:rsidR="00177882" w:rsidRPr="3F369E06">
        <w:rPr>
          <w:rFonts w:ascii="Times New Roman" w:eastAsia="Times New Roman" w:hAnsi="Times New Roman" w:cs="Times New Roman"/>
          <w:lang w:eastAsia="en-IE"/>
        </w:rPr>
        <w:t>Testing of Functional Requirements</w:t>
      </w:r>
      <w:bookmarkEnd w:id="125"/>
      <w:r w:rsidR="00177882" w:rsidRPr="3F369E06">
        <w:rPr>
          <w:rFonts w:ascii="Times New Roman" w:eastAsia="Times New Roman" w:hAnsi="Times New Roman" w:cs="Times New Roman"/>
          <w:lang w:eastAsia="en-IE"/>
        </w:rPr>
        <w:t xml:space="preserve"> </w:t>
      </w:r>
      <w:bookmarkEnd w:id="126"/>
      <w:bookmarkEnd w:id="127"/>
    </w:p>
    <w:p w14:paraId="5149D3FF" w14:textId="77777777" w:rsidR="00177882" w:rsidRPr="00275756" w:rsidRDefault="00177882" w:rsidP="3F369E06">
      <w:pPr>
        <w:rPr>
          <w:rFonts w:cs="Times New Roman"/>
          <w:lang w:eastAsia="en-IE"/>
        </w:rPr>
      </w:pPr>
      <w:r w:rsidRPr="3F369E06">
        <w:rPr>
          <w:rFonts w:cs="Times New Roman"/>
          <w:lang w:eastAsia="en-IE"/>
        </w:rPr>
        <w:t>This section covers testing of the apps main features and ensuring that they function as expected.</w:t>
      </w:r>
    </w:p>
    <w:p w14:paraId="1856D081" w14:textId="04FDFEB3" w:rsidR="00177882" w:rsidRPr="00F1038E" w:rsidRDefault="00AB65F7" w:rsidP="3F369E06">
      <w:pPr>
        <w:pStyle w:val="Heading3"/>
        <w:rPr>
          <w:rFonts w:cs="Times New Roman"/>
          <w:lang w:eastAsia="en-IE"/>
        </w:rPr>
      </w:pPr>
      <w:bookmarkStart w:id="128" w:name="_Toc190385804"/>
      <w:bookmarkStart w:id="129" w:name="_Toc192040699"/>
      <w:bookmarkStart w:id="130" w:name="_Toc192911050"/>
      <w:r w:rsidRPr="3F369E06">
        <w:rPr>
          <w:rFonts w:cs="Times New Roman"/>
          <w:lang w:eastAsia="en-IE"/>
        </w:rPr>
        <w:t xml:space="preserve">5.5.1 </w:t>
      </w:r>
      <w:r w:rsidR="00177882" w:rsidRPr="3F369E06">
        <w:rPr>
          <w:rFonts w:cs="Times New Roman"/>
          <w:lang w:eastAsia="en-IE"/>
        </w:rPr>
        <w:t>AI Move Accuracy</w:t>
      </w:r>
      <w:bookmarkEnd w:id="128"/>
      <w:bookmarkEnd w:id="129"/>
      <w:bookmarkEnd w:id="130"/>
    </w:p>
    <w:p w14:paraId="5589A9CC" w14:textId="77777777" w:rsidR="00177882" w:rsidRPr="00275756" w:rsidRDefault="00177882" w:rsidP="3F369E06">
      <w:pPr>
        <w:rPr>
          <w:rFonts w:cs="Times New Roman"/>
          <w:lang w:eastAsia="en-IE"/>
        </w:rPr>
      </w:pPr>
      <w:r w:rsidRPr="3F369E06">
        <w:rPr>
          <w:rFonts w:cs="Times New Roman"/>
          <w:lang w:eastAsia="en-IE"/>
        </w:rPr>
        <w:t>How well the AI’s performed when playing and whether the moves they placed were valid were tested to ensure that the cases of missed wins or not preventing opponent wins were minimised.</w:t>
      </w:r>
    </w:p>
    <w:p w14:paraId="1D43D526" w14:textId="77777777" w:rsidR="00177882" w:rsidRPr="00275756" w:rsidRDefault="00177882" w:rsidP="3F369E06">
      <w:pPr>
        <w:rPr>
          <w:rFonts w:cs="Times New Roman"/>
          <w:lang w:eastAsia="en-IE"/>
        </w:rPr>
      </w:pPr>
      <w:r w:rsidRPr="3F369E06">
        <w:rPr>
          <w:rFonts w:cs="Times New Roman"/>
          <w:lang w:eastAsia="en-IE"/>
        </w:rPr>
        <w:t>This was done by playing many matches against the AI, trying various move orders that were both natural and unexpected. This was to try and catch edge cases were the user played odd moves.</w:t>
      </w:r>
    </w:p>
    <w:p w14:paraId="4E54C4B5" w14:textId="35F82A74" w:rsidR="00177882" w:rsidRPr="00F1038E" w:rsidRDefault="00AB65F7" w:rsidP="3F369E06">
      <w:pPr>
        <w:pStyle w:val="Heading3"/>
        <w:rPr>
          <w:rFonts w:cs="Times New Roman"/>
          <w:lang w:eastAsia="en-IE"/>
        </w:rPr>
      </w:pPr>
      <w:bookmarkStart w:id="131" w:name="_Toc190385805"/>
      <w:bookmarkStart w:id="132" w:name="_Toc192040700"/>
      <w:bookmarkStart w:id="133" w:name="_Toc192911051"/>
      <w:r w:rsidRPr="3F369E06">
        <w:rPr>
          <w:rFonts w:cs="Times New Roman"/>
          <w:lang w:eastAsia="en-IE"/>
        </w:rPr>
        <w:t xml:space="preserve">5.5.2 </w:t>
      </w:r>
      <w:r w:rsidR="00177882" w:rsidRPr="3F369E06">
        <w:rPr>
          <w:rFonts w:cs="Times New Roman"/>
          <w:lang w:eastAsia="en-IE"/>
        </w:rPr>
        <w:t>Other Functional Areas:</w:t>
      </w:r>
      <w:bookmarkEnd w:id="131"/>
      <w:bookmarkEnd w:id="132"/>
      <w:bookmarkEnd w:id="133"/>
    </w:p>
    <w:p w14:paraId="250B2C8C" w14:textId="77777777" w:rsidR="00177882" w:rsidRPr="0099260B" w:rsidRDefault="00177882" w:rsidP="3F369E06">
      <w:pPr>
        <w:ind w:left="360"/>
        <w:rPr>
          <w:rFonts w:cs="Times New Roman"/>
          <w:lang w:eastAsia="en-IE"/>
        </w:rPr>
      </w:pPr>
      <w:r w:rsidRPr="3F369E06">
        <w:rPr>
          <w:rFonts w:cs="Times New Roman"/>
          <w:lang w:eastAsia="en-IE"/>
        </w:rPr>
        <w:t>Game board Interaction such as clicking on a board space properly registering moves and switched turns, followed by game outcome detection where the game correctly identified wins and draws. The game state was also tested to ensure it was saved if the user left the page.</w:t>
      </w:r>
    </w:p>
    <w:p w14:paraId="38B8B3B4" w14:textId="77777777" w:rsidR="00177882" w:rsidRPr="00275756" w:rsidRDefault="00177882" w:rsidP="3F369E06">
      <w:pPr>
        <w:ind w:left="360"/>
        <w:rPr>
          <w:rFonts w:cs="Times New Roman"/>
          <w:lang w:eastAsia="en-IE"/>
        </w:rPr>
      </w:pPr>
      <w:r w:rsidRPr="3F369E06">
        <w:rPr>
          <w:rFonts w:cs="Times New Roman"/>
          <w:lang w:eastAsia="en-IE"/>
        </w:rPr>
        <w:t>Ensuring the app's pages transitioned smoothly between game mode selection, AI selection, and statistic comparison.</w:t>
      </w:r>
    </w:p>
    <w:p w14:paraId="20D2C6C0" w14:textId="691BB7BE" w:rsidR="00177882" w:rsidRPr="00F1038E" w:rsidRDefault="000043EC" w:rsidP="3F369E06">
      <w:pPr>
        <w:pStyle w:val="Heading1"/>
        <w:rPr>
          <w:rFonts w:ascii="Times New Roman" w:eastAsia="Times New Roman" w:hAnsi="Times New Roman" w:cs="Times New Roman"/>
          <w:lang w:eastAsia="en-IE"/>
        </w:rPr>
      </w:pPr>
      <w:bookmarkStart w:id="134" w:name="_Toc192911052"/>
      <w:bookmarkStart w:id="135" w:name="_Toc190385806"/>
      <w:bookmarkStart w:id="136" w:name="_Toc192040701"/>
      <w:r w:rsidRPr="3F369E06">
        <w:rPr>
          <w:rFonts w:ascii="Times New Roman" w:eastAsia="Times New Roman" w:hAnsi="Times New Roman" w:cs="Times New Roman"/>
          <w:lang w:eastAsia="en-IE"/>
        </w:rPr>
        <w:t xml:space="preserve">5.6 </w:t>
      </w:r>
      <w:r w:rsidR="00177882" w:rsidRPr="3F369E06">
        <w:rPr>
          <w:rFonts w:ascii="Times New Roman" w:eastAsia="Times New Roman" w:hAnsi="Times New Roman" w:cs="Times New Roman"/>
          <w:lang w:eastAsia="en-IE"/>
        </w:rPr>
        <w:t>Functional Requirements Test Cases</w:t>
      </w:r>
      <w:bookmarkEnd w:id="134"/>
      <w:r w:rsidR="00177882" w:rsidRPr="3F369E06">
        <w:rPr>
          <w:rFonts w:ascii="Times New Roman" w:eastAsia="Times New Roman" w:hAnsi="Times New Roman" w:cs="Times New Roman"/>
          <w:lang w:eastAsia="en-IE"/>
        </w:rPr>
        <w:t xml:space="preserve"> </w:t>
      </w:r>
      <w:bookmarkEnd w:id="135"/>
      <w:bookmarkEnd w:id="136"/>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275756" w14:paraId="7DE92208"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511F7CBB"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tcPr>
          <w:p w14:paraId="4000E8A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UI Navigation Between Screens</w:t>
            </w:r>
          </w:p>
        </w:tc>
      </w:tr>
      <w:tr w:rsidR="00177882" w:rsidRPr="00275756" w14:paraId="1550FFCC"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3CB79E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0115E0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05</w:t>
            </w:r>
          </w:p>
        </w:tc>
      </w:tr>
      <w:tr w:rsidR="00177882" w:rsidRPr="00275756" w14:paraId="3520677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F71F30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184223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High</w:t>
            </w:r>
          </w:p>
        </w:tc>
      </w:tr>
      <w:tr w:rsidR="00177882" w:rsidRPr="00275756" w14:paraId="5C18C3DE"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72D82B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7FC7B72"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Ciaran O’Connor</w:t>
            </w:r>
          </w:p>
        </w:tc>
      </w:tr>
      <w:tr w:rsidR="00177882" w:rsidRPr="00275756" w14:paraId="518360A8"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D1EF45D"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791700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6/02/2025</w:t>
            </w:r>
          </w:p>
        </w:tc>
      </w:tr>
      <w:tr w:rsidR="00177882" w:rsidRPr="00275756" w14:paraId="09451A2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81FFC0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E13663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Ensure that users can navigate between different screens without issues.</w:t>
            </w:r>
          </w:p>
        </w:tc>
      </w:tr>
      <w:tr w:rsidR="00177882" w:rsidRPr="00275756" w14:paraId="0BA8291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B084F23"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8D0C1D0"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App is open.</w:t>
            </w:r>
          </w:p>
        </w:tc>
      </w:tr>
      <w:tr w:rsidR="00177882" w:rsidRPr="00275756" w14:paraId="40BAB5A1"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D3C6F9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2916B04"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Press on “Connect 4” button from main screen, verify it takes the user to the Playstyle page. Repeat for Tic-Tac-Toe</w:t>
            </w:r>
          </w:p>
          <w:p w14:paraId="3FC341A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Press on Menu icons and verify they take users to their respective pages; account, home and stats.</w:t>
            </w:r>
          </w:p>
        </w:tc>
      </w:tr>
      <w:tr w:rsidR="00177882" w:rsidRPr="00275756" w14:paraId="7C4BE702"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5D6B508"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8EBE20D" w14:textId="77777777" w:rsidR="00177882" w:rsidRPr="00275756" w:rsidRDefault="00177882" w:rsidP="3F369E06">
            <w:pPr>
              <w:tabs>
                <w:tab w:val="left" w:pos="1080"/>
              </w:tabs>
              <w:textAlignment w:val="baseline"/>
              <w:rPr>
                <w:rFonts w:eastAsia="Times New Roman" w:cs="Times New Roman"/>
                <w:lang w:eastAsia="en-IE"/>
              </w:rPr>
            </w:pPr>
            <w:r w:rsidRPr="3F369E06">
              <w:rPr>
                <w:rFonts w:eastAsia="Times New Roman" w:cs="Times New Roman"/>
                <w:lang w:eastAsia="en-IE"/>
              </w:rPr>
              <w:t> All screens navigate as expected.</w:t>
            </w:r>
            <w:r>
              <w:tab/>
            </w:r>
          </w:p>
        </w:tc>
      </w:tr>
      <w:tr w:rsidR="00177882" w:rsidRPr="00275756" w14:paraId="6C431DA0"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6EA3336"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1BB5F47"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Pass</w:t>
            </w:r>
          </w:p>
        </w:tc>
      </w:tr>
      <w:tr w:rsidR="00177882" w:rsidRPr="00275756" w14:paraId="65E0ED1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5D48679"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537B9D5" w14:textId="77777777" w:rsidR="00177882" w:rsidRPr="00275756" w:rsidRDefault="00177882" w:rsidP="3F369E06">
            <w:pPr>
              <w:textAlignment w:val="baseline"/>
              <w:rPr>
                <w:rFonts w:eastAsia="Times New Roman" w:cs="Times New Roman"/>
                <w:lang w:eastAsia="en-IE"/>
              </w:rPr>
            </w:pPr>
            <w:r w:rsidRPr="3F369E06">
              <w:rPr>
                <w:rFonts w:eastAsia="Times New Roman" w:cs="Times New Roman"/>
                <w:lang w:eastAsia="en-IE"/>
              </w:rPr>
              <w:t> No crashes or unexpected behaviour</w:t>
            </w:r>
          </w:p>
        </w:tc>
      </w:tr>
    </w:tbl>
    <w:p w14:paraId="00F4FEA7" w14:textId="77777777" w:rsidR="00177882" w:rsidRPr="00275756" w:rsidRDefault="00177882" w:rsidP="3F369E06">
      <w:pPr>
        <w:rPr>
          <w:rFonts w:cs="Times New Roman"/>
          <w:lang w:eastAsia="en-IE"/>
        </w:rPr>
      </w:pPr>
    </w:p>
    <w:tbl>
      <w:tblPr>
        <w:tblW w:w="0" w:type="auto"/>
        <w:shd w:val="clear" w:color="auto" w:fill="FFFFFF"/>
        <w:tblCellMar>
          <w:left w:w="0" w:type="dxa"/>
          <w:right w:w="0" w:type="dxa"/>
        </w:tblCellMar>
        <w:tblLook w:val="04A0" w:firstRow="1" w:lastRow="0" w:firstColumn="1" w:lastColumn="0" w:noHBand="0" w:noVBand="1"/>
      </w:tblPr>
      <w:tblGrid>
        <w:gridCol w:w="4504"/>
        <w:gridCol w:w="4502"/>
      </w:tblGrid>
      <w:tr w:rsidR="00177882" w:rsidRPr="00780E30" w14:paraId="6CB9F04E" w14:textId="77777777" w:rsidTr="3F369E06">
        <w:trPr>
          <w:trHeight w:val="452"/>
        </w:trPr>
        <w:tc>
          <w:tcPr>
            <w:tcW w:w="4504"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51D9F7FA" w14:textId="77777777" w:rsidR="00177882" w:rsidRPr="00780E30" w:rsidRDefault="00177882" w:rsidP="3F369E06">
            <w:pPr>
              <w:rPr>
                <w:rFonts w:cs="Times New Roman"/>
                <w:lang w:eastAsia="en-IE"/>
              </w:rPr>
            </w:pPr>
            <w:r w:rsidRPr="3F369E06">
              <w:rPr>
                <w:rFonts w:cs="Times New Roman"/>
                <w:b/>
                <w:bCs/>
                <w:lang w:eastAsia="en-IE"/>
              </w:rPr>
              <w:t>Test Case Name</w:t>
            </w:r>
          </w:p>
        </w:tc>
        <w:tc>
          <w:tcPr>
            <w:tcW w:w="4502"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320B0B36" w14:textId="77777777" w:rsidR="00177882" w:rsidRPr="00780E30" w:rsidRDefault="00177882" w:rsidP="3F369E06">
            <w:pPr>
              <w:rPr>
                <w:rFonts w:cs="Times New Roman"/>
                <w:lang w:eastAsia="en-IE"/>
              </w:rPr>
            </w:pPr>
            <w:r w:rsidRPr="3F369E06">
              <w:rPr>
                <w:rFonts w:cs="Times New Roman"/>
                <w:b/>
                <w:bCs/>
                <w:lang w:eastAsia="en-IE"/>
              </w:rPr>
              <w:t>AI Move Calculation - Minimax (Tic-Tac-Toe)</w:t>
            </w:r>
          </w:p>
        </w:tc>
      </w:tr>
      <w:tr w:rsidR="00177882" w:rsidRPr="00780E30" w14:paraId="5F80B57A"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444CA6F" w14:textId="77777777" w:rsidR="00177882" w:rsidRPr="00780E30" w:rsidRDefault="00177882" w:rsidP="3F369E06">
            <w:pPr>
              <w:rPr>
                <w:rFonts w:cs="Times New Roman"/>
                <w:lang w:eastAsia="en-IE"/>
              </w:rPr>
            </w:pPr>
            <w:r w:rsidRPr="3F369E06">
              <w:rPr>
                <w:rFonts w:cs="Times New Roman"/>
                <w:lang w:eastAsia="en-IE"/>
              </w:rPr>
              <w:t>Test Case ID</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E16E5F5" w14:textId="77777777" w:rsidR="00177882" w:rsidRPr="00780E30" w:rsidRDefault="00177882" w:rsidP="3F369E06">
            <w:pPr>
              <w:tabs>
                <w:tab w:val="center" w:pos="2142"/>
              </w:tabs>
              <w:rPr>
                <w:rFonts w:cs="Times New Roman"/>
                <w:lang w:eastAsia="en-IE"/>
              </w:rPr>
            </w:pPr>
            <w:r w:rsidRPr="3F369E06">
              <w:rPr>
                <w:rFonts w:cs="Times New Roman"/>
                <w:lang w:eastAsia="en-IE"/>
              </w:rPr>
              <w:t>02</w:t>
            </w:r>
            <w:r>
              <w:tab/>
            </w:r>
          </w:p>
        </w:tc>
      </w:tr>
      <w:tr w:rsidR="00177882" w:rsidRPr="00780E30" w14:paraId="0FFA135E"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7BF027A" w14:textId="77777777" w:rsidR="00177882" w:rsidRPr="00780E30" w:rsidRDefault="00177882" w:rsidP="3F369E06">
            <w:pPr>
              <w:rPr>
                <w:rFonts w:cs="Times New Roman"/>
                <w:lang w:eastAsia="en-IE"/>
              </w:rPr>
            </w:pPr>
            <w:r w:rsidRPr="3F369E06">
              <w:rPr>
                <w:rFonts w:cs="Times New Roman"/>
                <w:lang w:eastAsia="en-IE"/>
              </w:rPr>
              <w:t>Test Priority</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5CEF783" w14:textId="77777777" w:rsidR="00177882" w:rsidRPr="00780E30" w:rsidRDefault="00177882" w:rsidP="3F369E06">
            <w:pPr>
              <w:rPr>
                <w:rFonts w:cs="Times New Roman"/>
                <w:lang w:eastAsia="en-IE"/>
              </w:rPr>
            </w:pPr>
            <w:r w:rsidRPr="3F369E06">
              <w:rPr>
                <w:rFonts w:cs="Times New Roman"/>
                <w:lang w:eastAsia="en-IE"/>
              </w:rPr>
              <w:t>High</w:t>
            </w:r>
          </w:p>
        </w:tc>
      </w:tr>
      <w:tr w:rsidR="00177882" w:rsidRPr="00780E30" w14:paraId="1DBD9CDB"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7C5A829" w14:textId="77777777" w:rsidR="00177882" w:rsidRPr="00780E30" w:rsidRDefault="00177882" w:rsidP="3F369E06">
            <w:pPr>
              <w:rPr>
                <w:rFonts w:cs="Times New Roman"/>
                <w:lang w:eastAsia="en-IE"/>
              </w:rPr>
            </w:pPr>
            <w:r w:rsidRPr="3F369E06">
              <w:rPr>
                <w:rFonts w:cs="Times New Roman"/>
                <w:lang w:eastAsia="en-IE"/>
              </w:rPr>
              <w:t>Test Executed By</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4D0EA69" w14:textId="77777777" w:rsidR="00177882" w:rsidRPr="00780E30" w:rsidRDefault="00177882" w:rsidP="3F369E06">
            <w:pPr>
              <w:rPr>
                <w:rFonts w:cs="Times New Roman"/>
                <w:lang w:eastAsia="en-IE"/>
              </w:rPr>
            </w:pPr>
            <w:r w:rsidRPr="3F369E06">
              <w:rPr>
                <w:rFonts w:cs="Times New Roman"/>
                <w:lang w:eastAsia="en-IE"/>
              </w:rPr>
              <w:t>Ciaran O’Connor</w:t>
            </w:r>
          </w:p>
        </w:tc>
      </w:tr>
      <w:tr w:rsidR="00177882" w:rsidRPr="00780E30" w14:paraId="74B270B3"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E3747D1" w14:textId="77777777" w:rsidR="00177882" w:rsidRPr="00780E30" w:rsidRDefault="00177882" w:rsidP="3F369E06">
            <w:pPr>
              <w:rPr>
                <w:rFonts w:cs="Times New Roman"/>
                <w:lang w:eastAsia="en-IE"/>
              </w:rPr>
            </w:pPr>
            <w:r w:rsidRPr="3F369E06">
              <w:rPr>
                <w:rFonts w:cs="Times New Roman"/>
                <w:lang w:eastAsia="en-IE"/>
              </w:rPr>
              <w:t>Date of Test Execution</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9CAD0A0" w14:textId="77777777" w:rsidR="00177882" w:rsidRPr="00780E30" w:rsidRDefault="00177882" w:rsidP="3F369E06">
            <w:pPr>
              <w:rPr>
                <w:rFonts w:cs="Times New Roman"/>
                <w:lang w:eastAsia="en-IE"/>
              </w:rPr>
            </w:pPr>
            <w:r w:rsidRPr="3F369E06">
              <w:rPr>
                <w:rFonts w:eastAsia="Times New Roman" w:cs="Times New Roman"/>
                <w:lang w:eastAsia="en-IE"/>
              </w:rPr>
              <w:t> 7/02/2025</w:t>
            </w:r>
          </w:p>
        </w:tc>
      </w:tr>
      <w:tr w:rsidR="00177882" w:rsidRPr="00780E30" w14:paraId="134DB3BC"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C9A767D" w14:textId="77777777" w:rsidR="00177882" w:rsidRPr="00780E30" w:rsidRDefault="00177882" w:rsidP="3F369E06">
            <w:pPr>
              <w:rPr>
                <w:rFonts w:cs="Times New Roman"/>
                <w:lang w:eastAsia="en-IE"/>
              </w:rPr>
            </w:pPr>
            <w:r w:rsidRPr="3F369E06">
              <w:rPr>
                <w:rFonts w:cs="Times New Roman"/>
                <w:lang w:eastAsia="en-IE"/>
              </w:rPr>
              <w:t>Description/Summary of Test</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CC0962A" w14:textId="77777777" w:rsidR="00177882" w:rsidRPr="00780E30" w:rsidRDefault="00177882" w:rsidP="3F369E06">
            <w:pPr>
              <w:rPr>
                <w:rFonts w:cs="Times New Roman"/>
                <w:lang w:eastAsia="en-IE"/>
              </w:rPr>
            </w:pPr>
            <w:r w:rsidRPr="3F369E06">
              <w:rPr>
                <w:rFonts w:cs="Times New Roman"/>
                <w:lang w:eastAsia="en-IE"/>
              </w:rPr>
              <w:t> Ensure Minimax AI makes valid moves in Tic-Tac-Toe.</w:t>
            </w:r>
          </w:p>
        </w:tc>
      </w:tr>
      <w:tr w:rsidR="00177882" w:rsidRPr="00780E30" w14:paraId="53E5801A"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6F4EB0C" w14:textId="77777777" w:rsidR="00177882" w:rsidRPr="00780E30" w:rsidRDefault="00177882" w:rsidP="3F369E06">
            <w:pPr>
              <w:rPr>
                <w:rFonts w:cs="Times New Roman"/>
                <w:lang w:eastAsia="en-IE"/>
              </w:rPr>
            </w:pPr>
            <w:r w:rsidRPr="3F369E06">
              <w:rPr>
                <w:rFonts w:cs="Times New Roman"/>
                <w:lang w:eastAsia="en-IE"/>
              </w:rPr>
              <w:t>Pre-Condition</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CE9E43B" w14:textId="77777777" w:rsidR="00177882" w:rsidRPr="00780E30" w:rsidRDefault="00177882" w:rsidP="3F369E06">
            <w:pPr>
              <w:rPr>
                <w:rFonts w:cs="Times New Roman"/>
                <w:lang w:eastAsia="en-IE"/>
              </w:rPr>
            </w:pPr>
            <w:r w:rsidRPr="3F369E06">
              <w:rPr>
                <w:rFonts w:cs="Times New Roman"/>
                <w:lang w:eastAsia="en-IE"/>
              </w:rPr>
              <w:t> </w:t>
            </w:r>
            <w:r w:rsidRPr="3F369E06">
              <w:rPr>
                <w:rFonts w:eastAsia="Times New Roman" w:cs="Times New Roman"/>
                <w:lang w:eastAsia="en-IE"/>
              </w:rPr>
              <w:t>Start a Tic-Tac-Toe game against Minimax AI.</w:t>
            </w:r>
          </w:p>
        </w:tc>
      </w:tr>
      <w:tr w:rsidR="00177882" w:rsidRPr="00780E30" w14:paraId="06E7E7FB"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6704907" w14:textId="77777777" w:rsidR="00177882" w:rsidRPr="00780E30" w:rsidRDefault="00177882" w:rsidP="3F369E06">
            <w:pPr>
              <w:rPr>
                <w:rFonts w:cs="Times New Roman"/>
                <w:lang w:eastAsia="en-IE"/>
              </w:rPr>
            </w:pPr>
            <w:r w:rsidRPr="3F369E06">
              <w:rPr>
                <w:rFonts w:cs="Times New Roman"/>
                <w:lang w:eastAsia="en-IE"/>
              </w:rPr>
              <w:t>Inputs</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CAE5461" w14:textId="77777777" w:rsidR="00177882" w:rsidRPr="00780E30" w:rsidRDefault="00177882" w:rsidP="3F369E06">
            <w:pPr>
              <w:rPr>
                <w:rFonts w:cs="Times New Roman"/>
                <w:lang w:eastAsia="en-IE"/>
              </w:rPr>
            </w:pPr>
            <w:r w:rsidRPr="3F369E06">
              <w:rPr>
                <w:rFonts w:cs="Times New Roman"/>
                <w:lang w:eastAsia="en-IE"/>
              </w:rPr>
              <w:t> Player makes a move. AI turn is triggered.</w:t>
            </w:r>
          </w:p>
        </w:tc>
      </w:tr>
      <w:tr w:rsidR="00177882" w:rsidRPr="00780E30" w14:paraId="324C216D"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9BB3A64" w14:textId="77777777" w:rsidR="00177882" w:rsidRPr="00780E30" w:rsidRDefault="00177882" w:rsidP="3F369E06">
            <w:pPr>
              <w:rPr>
                <w:rFonts w:cs="Times New Roman"/>
                <w:lang w:eastAsia="en-IE"/>
              </w:rPr>
            </w:pPr>
            <w:r w:rsidRPr="3F369E06">
              <w:rPr>
                <w:rFonts w:cs="Times New Roman"/>
                <w:lang w:eastAsia="en-IE"/>
              </w:rPr>
              <w:t>Post-Condition</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EBBB643" w14:textId="77777777" w:rsidR="00177882" w:rsidRPr="00780E30" w:rsidRDefault="00177882" w:rsidP="3F369E06">
            <w:pPr>
              <w:rPr>
                <w:rFonts w:cs="Times New Roman"/>
                <w:lang w:eastAsia="en-IE"/>
              </w:rPr>
            </w:pPr>
            <w:r w:rsidRPr="3F369E06">
              <w:rPr>
                <w:rFonts w:cs="Times New Roman"/>
                <w:lang w:eastAsia="en-IE"/>
              </w:rPr>
              <w:t> AI makes a valid move within a reasonable time.</w:t>
            </w:r>
          </w:p>
        </w:tc>
      </w:tr>
      <w:tr w:rsidR="00177882" w:rsidRPr="00780E30" w14:paraId="0695DB0E"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DAB1A75" w14:textId="77777777" w:rsidR="00177882" w:rsidRPr="00780E30" w:rsidRDefault="00177882" w:rsidP="3F369E06">
            <w:pPr>
              <w:rPr>
                <w:rFonts w:cs="Times New Roman"/>
                <w:lang w:eastAsia="en-IE"/>
              </w:rPr>
            </w:pPr>
            <w:r w:rsidRPr="3F369E06">
              <w:rPr>
                <w:rFonts w:cs="Times New Roman"/>
                <w:lang w:eastAsia="en-IE"/>
              </w:rPr>
              <w:t>Status (Fail/Pass)</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822B566" w14:textId="77777777" w:rsidR="00177882" w:rsidRPr="00780E30" w:rsidRDefault="00177882" w:rsidP="3F369E06">
            <w:pPr>
              <w:rPr>
                <w:rFonts w:cs="Times New Roman"/>
                <w:lang w:eastAsia="en-IE"/>
              </w:rPr>
            </w:pPr>
            <w:r w:rsidRPr="3F369E06">
              <w:rPr>
                <w:rFonts w:cs="Times New Roman"/>
                <w:lang w:eastAsia="en-IE"/>
              </w:rPr>
              <w:t> Pass</w:t>
            </w:r>
          </w:p>
        </w:tc>
      </w:tr>
      <w:tr w:rsidR="00177882" w:rsidRPr="00780E30" w14:paraId="1DB79F26" w14:textId="77777777" w:rsidTr="3F369E06">
        <w:trPr>
          <w:trHeight w:val="452"/>
        </w:trPr>
        <w:tc>
          <w:tcPr>
            <w:tcW w:w="4504"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E016920" w14:textId="77777777" w:rsidR="00177882" w:rsidRPr="00780E30" w:rsidRDefault="00177882" w:rsidP="3F369E06">
            <w:pPr>
              <w:rPr>
                <w:rFonts w:cs="Times New Roman"/>
                <w:lang w:eastAsia="en-IE"/>
              </w:rPr>
            </w:pPr>
            <w:r w:rsidRPr="3F369E06">
              <w:rPr>
                <w:rFonts w:cs="Times New Roman"/>
                <w:lang w:eastAsia="en-IE"/>
              </w:rPr>
              <w:t>Notes/Comments/Questions:</w:t>
            </w:r>
          </w:p>
        </w:tc>
        <w:tc>
          <w:tcPr>
            <w:tcW w:w="4502"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72ABD93" w14:textId="77777777" w:rsidR="00177882" w:rsidRPr="00780E30" w:rsidRDefault="00177882" w:rsidP="3F369E06">
            <w:pPr>
              <w:rPr>
                <w:rFonts w:cs="Times New Roman"/>
                <w:lang w:eastAsia="en-IE"/>
              </w:rPr>
            </w:pPr>
            <w:r w:rsidRPr="3F369E06">
              <w:rPr>
                <w:rFonts w:cs="Times New Roman"/>
                <w:lang w:eastAsia="en-IE"/>
              </w:rPr>
              <w:t> Minimax correctly placed a move based on its calculations and difficulty settings.</w:t>
            </w:r>
          </w:p>
        </w:tc>
      </w:tr>
    </w:tbl>
    <w:p w14:paraId="28613A1D" w14:textId="77777777" w:rsidR="00177882" w:rsidRPr="00780E30" w:rsidRDefault="00177882" w:rsidP="3F369E06">
      <w:pPr>
        <w:rPr>
          <w:rFonts w:cs="Times New Roman"/>
          <w:lang w:eastAsia="en-IE"/>
        </w:rPr>
      </w:pPr>
      <w:r w:rsidRPr="3F369E06">
        <w:rPr>
          <w:rFonts w:cs="Times New Roman"/>
          <w:lang w:eastAsia="en-IE"/>
        </w:rPr>
        <w:t> </w:t>
      </w:r>
    </w:p>
    <w:p w14:paraId="34FF450D" w14:textId="77777777" w:rsidR="00177882" w:rsidRPr="00275756" w:rsidRDefault="00177882" w:rsidP="3F369E06">
      <w:pPr>
        <w:rPr>
          <w:rFonts w:cs="Times New Roman"/>
          <w:lang w:eastAsia="en-IE"/>
        </w:rPr>
      </w:pP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780E30" w14:paraId="4563634D"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4008C762" w14:textId="77777777" w:rsidR="00177882" w:rsidRPr="00780E30" w:rsidRDefault="00177882" w:rsidP="3F369E06">
            <w:pPr>
              <w:rPr>
                <w:rFonts w:cs="Times New Roman"/>
                <w:lang w:eastAsia="en-IE"/>
              </w:rPr>
            </w:pPr>
            <w:r w:rsidRPr="3F369E06">
              <w:rPr>
                <w:rFonts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2BD5D544" w14:textId="77777777" w:rsidR="00177882" w:rsidRPr="00780E30" w:rsidRDefault="00177882" w:rsidP="3F369E06">
            <w:pPr>
              <w:rPr>
                <w:rFonts w:cs="Times New Roman"/>
                <w:lang w:eastAsia="en-IE"/>
              </w:rPr>
            </w:pPr>
            <w:r w:rsidRPr="3F369E06">
              <w:rPr>
                <w:rFonts w:cs="Times New Roman"/>
                <w:b/>
                <w:bCs/>
                <w:lang w:eastAsia="en-IE"/>
              </w:rPr>
              <w:t>AI Move Calculation - MCTS (Connect 4)</w:t>
            </w:r>
          </w:p>
        </w:tc>
      </w:tr>
      <w:tr w:rsidR="00177882" w:rsidRPr="00780E30" w14:paraId="19E9770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0E55366" w14:textId="77777777" w:rsidR="00177882" w:rsidRPr="00780E30" w:rsidRDefault="00177882" w:rsidP="3F369E06">
            <w:pPr>
              <w:rPr>
                <w:rFonts w:cs="Times New Roman"/>
                <w:lang w:eastAsia="en-IE"/>
              </w:rPr>
            </w:pPr>
            <w:r w:rsidRPr="3F369E06">
              <w:rPr>
                <w:rFonts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8BD1C0A" w14:textId="77777777" w:rsidR="00177882" w:rsidRPr="00780E30" w:rsidRDefault="00177882" w:rsidP="3F369E06">
            <w:pPr>
              <w:rPr>
                <w:rFonts w:cs="Times New Roman"/>
                <w:lang w:eastAsia="en-IE"/>
              </w:rPr>
            </w:pPr>
            <w:r w:rsidRPr="3F369E06">
              <w:rPr>
                <w:rFonts w:cs="Times New Roman"/>
                <w:lang w:eastAsia="en-IE"/>
              </w:rPr>
              <w:t>03</w:t>
            </w:r>
          </w:p>
        </w:tc>
      </w:tr>
      <w:tr w:rsidR="00177882" w:rsidRPr="00780E30" w14:paraId="7A35E7D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C877D97" w14:textId="77777777" w:rsidR="00177882" w:rsidRPr="00780E30" w:rsidRDefault="00177882" w:rsidP="3F369E06">
            <w:pPr>
              <w:rPr>
                <w:rFonts w:cs="Times New Roman"/>
                <w:lang w:eastAsia="en-IE"/>
              </w:rPr>
            </w:pPr>
            <w:r w:rsidRPr="3F369E06">
              <w:rPr>
                <w:rFonts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4E9D8FA" w14:textId="77777777" w:rsidR="00177882" w:rsidRPr="00780E30" w:rsidRDefault="00177882" w:rsidP="3F369E06">
            <w:pPr>
              <w:rPr>
                <w:rFonts w:cs="Times New Roman"/>
                <w:lang w:eastAsia="en-IE"/>
              </w:rPr>
            </w:pPr>
            <w:r w:rsidRPr="3F369E06">
              <w:rPr>
                <w:rFonts w:cs="Times New Roman"/>
                <w:lang w:eastAsia="en-IE"/>
              </w:rPr>
              <w:t>High</w:t>
            </w:r>
          </w:p>
        </w:tc>
      </w:tr>
      <w:tr w:rsidR="00177882" w:rsidRPr="00780E30" w14:paraId="695142FE"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10B9745" w14:textId="77777777" w:rsidR="00177882" w:rsidRPr="00780E30" w:rsidRDefault="00177882" w:rsidP="3F369E06">
            <w:pPr>
              <w:rPr>
                <w:rFonts w:cs="Times New Roman"/>
                <w:lang w:eastAsia="en-IE"/>
              </w:rPr>
            </w:pPr>
            <w:r w:rsidRPr="3F369E06">
              <w:rPr>
                <w:rFonts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4B6F13B" w14:textId="77777777" w:rsidR="00177882" w:rsidRPr="00780E30" w:rsidRDefault="00177882" w:rsidP="3F369E06">
            <w:pPr>
              <w:rPr>
                <w:rFonts w:cs="Times New Roman"/>
                <w:lang w:eastAsia="en-IE"/>
              </w:rPr>
            </w:pPr>
            <w:r w:rsidRPr="3F369E06">
              <w:rPr>
                <w:rFonts w:cs="Times New Roman"/>
                <w:lang w:eastAsia="en-IE"/>
              </w:rPr>
              <w:t>Ciaran O’Connor</w:t>
            </w:r>
          </w:p>
        </w:tc>
      </w:tr>
      <w:tr w:rsidR="00177882" w:rsidRPr="00780E30" w14:paraId="681DCDE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D83F874" w14:textId="77777777" w:rsidR="00177882" w:rsidRPr="00780E30" w:rsidRDefault="00177882" w:rsidP="3F369E06">
            <w:pPr>
              <w:rPr>
                <w:rFonts w:cs="Times New Roman"/>
                <w:lang w:eastAsia="en-IE"/>
              </w:rPr>
            </w:pPr>
            <w:r w:rsidRPr="3F369E06">
              <w:rPr>
                <w:rFonts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ADF6B21" w14:textId="77777777" w:rsidR="00177882" w:rsidRPr="00780E30" w:rsidRDefault="00177882" w:rsidP="3F369E06">
            <w:pPr>
              <w:rPr>
                <w:rFonts w:cs="Times New Roman"/>
                <w:lang w:eastAsia="en-IE"/>
              </w:rPr>
            </w:pPr>
            <w:r w:rsidRPr="3F369E06">
              <w:rPr>
                <w:rFonts w:eastAsia="Times New Roman" w:cs="Times New Roman"/>
                <w:lang w:eastAsia="en-IE"/>
              </w:rPr>
              <w:t> 7/02/2025</w:t>
            </w:r>
          </w:p>
        </w:tc>
      </w:tr>
      <w:tr w:rsidR="00177882" w:rsidRPr="00780E30" w14:paraId="3EBC3A87"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A709C3D" w14:textId="77777777" w:rsidR="00177882" w:rsidRPr="00780E30" w:rsidRDefault="00177882" w:rsidP="3F369E06">
            <w:pPr>
              <w:rPr>
                <w:rFonts w:cs="Times New Roman"/>
                <w:lang w:eastAsia="en-IE"/>
              </w:rPr>
            </w:pPr>
            <w:r w:rsidRPr="3F369E06">
              <w:rPr>
                <w:rFonts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D26A608" w14:textId="77777777" w:rsidR="00177882" w:rsidRPr="00780E30" w:rsidRDefault="00177882" w:rsidP="3F369E06">
            <w:pPr>
              <w:rPr>
                <w:rFonts w:cs="Times New Roman"/>
                <w:lang w:eastAsia="en-IE"/>
              </w:rPr>
            </w:pPr>
            <w:r w:rsidRPr="3F369E06">
              <w:rPr>
                <w:rFonts w:cs="Times New Roman"/>
                <w:lang w:eastAsia="en-IE"/>
              </w:rPr>
              <w:t>Ensure the MCTS AI makes a valid move in Connect 4</w:t>
            </w:r>
          </w:p>
        </w:tc>
      </w:tr>
      <w:tr w:rsidR="00177882" w:rsidRPr="00780E30" w14:paraId="6BFE8224"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61E1AAB" w14:textId="77777777" w:rsidR="00177882" w:rsidRPr="00780E30" w:rsidRDefault="00177882" w:rsidP="3F369E06">
            <w:pPr>
              <w:rPr>
                <w:rFonts w:cs="Times New Roman"/>
                <w:lang w:eastAsia="en-IE"/>
              </w:rPr>
            </w:pPr>
            <w:r w:rsidRPr="3F369E06">
              <w:rPr>
                <w:rFonts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BF1F2DA" w14:textId="77777777" w:rsidR="00177882" w:rsidRPr="00780E30" w:rsidRDefault="00177882" w:rsidP="3F369E06">
            <w:pPr>
              <w:rPr>
                <w:rFonts w:cs="Times New Roman"/>
                <w:lang w:eastAsia="en-IE"/>
              </w:rPr>
            </w:pPr>
            <w:r w:rsidRPr="3F369E06">
              <w:rPr>
                <w:rFonts w:cs="Times New Roman"/>
                <w:lang w:eastAsia="en-IE"/>
              </w:rPr>
              <w:t> </w:t>
            </w:r>
            <w:r w:rsidRPr="3F369E06">
              <w:rPr>
                <w:rFonts w:eastAsia="Times New Roman" w:cs="Times New Roman"/>
                <w:lang w:eastAsia="en-IE"/>
              </w:rPr>
              <w:t>Start a Connect 4 game against the MCTS AI.</w:t>
            </w:r>
          </w:p>
        </w:tc>
      </w:tr>
      <w:tr w:rsidR="00177882" w:rsidRPr="00780E30" w14:paraId="72563259"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DD37CF7" w14:textId="77777777" w:rsidR="00177882" w:rsidRPr="00780E30" w:rsidRDefault="00177882" w:rsidP="3F369E06">
            <w:pPr>
              <w:rPr>
                <w:rFonts w:cs="Times New Roman"/>
                <w:lang w:eastAsia="en-IE"/>
              </w:rPr>
            </w:pPr>
            <w:r w:rsidRPr="3F369E06">
              <w:rPr>
                <w:rFonts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56DDA22" w14:textId="77777777" w:rsidR="00177882" w:rsidRPr="00780E30" w:rsidRDefault="00177882" w:rsidP="3F369E06">
            <w:pPr>
              <w:rPr>
                <w:rFonts w:cs="Times New Roman"/>
                <w:lang w:eastAsia="en-IE"/>
              </w:rPr>
            </w:pPr>
            <w:r w:rsidRPr="3F369E06">
              <w:rPr>
                <w:rFonts w:cs="Times New Roman"/>
                <w:lang w:eastAsia="en-IE"/>
              </w:rPr>
              <w:t> Player makes a move. AI turn is triggered.</w:t>
            </w:r>
          </w:p>
        </w:tc>
      </w:tr>
      <w:tr w:rsidR="00177882" w:rsidRPr="00780E30" w14:paraId="6DDF4ED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FD68507" w14:textId="77777777" w:rsidR="00177882" w:rsidRPr="00780E30" w:rsidRDefault="00177882" w:rsidP="3F369E06">
            <w:pPr>
              <w:rPr>
                <w:rFonts w:cs="Times New Roman"/>
                <w:lang w:eastAsia="en-IE"/>
              </w:rPr>
            </w:pPr>
            <w:r w:rsidRPr="3F369E06">
              <w:rPr>
                <w:rFonts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3BA51C3" w14:textId="77777777" w:rsidR="00177882" w:rsidRPr="00780E30" w:rsidRDefault="00177882" w:rsidP="3F369E06">
            <w:pPr>
              <w:rPr>
                <w:rFonts w:cs="Times New Roman"/>
                <w:lang w:eastAsia="en-IE"/>
              </w:rPr>
            </w:pPr>
            <w:r w:rsidRPr="3F369E06">
              <w:rPr>
                <w:rFonts w:cs="Times New Roman"/>
                <w:lang w:eastAsia="en-IE"/>
              </w:rPr>
              <w:t> AI makes valid moves within a reasonable time period</w:t>
            </w:r>
          </w:p>
        </w:tc>
      </w:tr>
      <w:tr w:rsidR="00177882" w:rsidRPr="00780E30" w14:paraId="155E258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ADFDC34" w14:textId="77777777" w:rsidR="00177882" w:rsidRPr="00780E30" w:rsidRDefault="00177882" w:rsidP="3F369E06">
            <w:pPr>
              <w:rPr>
                <w:rFonts w:cs="Times New Roman"/>
                <w:lang w:eastAsia="en-IE"/>
              </w:rPr>
            </w:pPr>
            <w:r w:rsidRPr="3F369E06">
              <w:rPr>
                <w:rFonts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90F91ED" w14:textId="77777777" w:rsidR="00177882" w:rsidRPr="00780E30" w:rsidRDefault="00177882" w:rsidP="3F369E06">
            <w:pPr>
              <w:rPr>
                <w:rFonts w:cs="Times New Roman"/>
                <w:lang w:eastAsia="en-IE"/>
              </w:rPr>
            </w:pPr>
            <w:r w:rsidRPr="3F369E06">
              <w:rPr>
                <w:rFonts w:cs="Times New Roman"/>
                <w:lang w:eastAsia="en-IE"/>
              </w:rPr>
              <w:t> Pass</w:t>
            </w:r>
          </w:p>
        </w:tc>
      </w:tr>
      <w:tr w:rsidR="00177882" w:rsidRPr="00780E30" w14:paraId="10322A46"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7D2DCF3" w14:textId="77777777" w:rsidR="00177882" w:rsidRPr="00780E30" w:rsidRDefault="00177882" w:rsidP="3F369E06">
            <w:pPr>
              <w:rPr>
                <w:rFonts w:cs="Times New Roman"/>
                <w:lang w:eastAsia="en-IE"/>
              </w:rPr>
            </w:pPr>
            <w:r w:rsidRPr="3F369E06">
              <w:rPr>
                <w:rFonts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F732A7F" w14:textId="77777777" w:rsidR="00177882" w:rsidRPr="00780E30" w:rsidRDefault="00177882" w:rsidP="3F369E06">
            <w:pPr>
              <w:rPr>
                <w:rFonts w:cs="Times New Roman"/>
                <w:lang w:eastAsia="en-IE"/>
              </w:rPr>
            </w:pPr>
            <w:r w:rsidRPr="3F369E06">
              <w:rPr>
                <w:rFonts w:cs="Times New Roman"/>
                <w:lang w:eastAsia="en-IE"/>
              </w:rPr>
              <w:t> MCTS correctly placed a move based on its calculations and difficulty settings.</w:t>
            </w:r>
          </w:p>
        </w:tc>
      </w:tr>
    </w:tbl>
    <w:p w14:paraId="6F8C74A0" w14:textId="77777777" w:rsidR="00177882" w:rsidRPr="00780E30" w:rsidRDefault="00177882" w:rsidP="3F369E06">
      <w:pPr>
        <w:rPr>
          <w:rFonts w:cs="Times New Roman"/>
          <w:lang w:eastAsia="en-IE"/>
        </w:rPr>
      </w:pPr>
      <w:r w:rsidRPr="3F369E06">
        <w:rPr>
          <w:rFonts w:cs="Times New Roman"/>
          <w:lang w:eastAsia="en-IE"/>
        </w:rPr>
        <w:t> </w:t>
      </w:r>
    </w:p>
    <w:p w14:paraId="7A631CFA" w14:textId="77777777" w:rsidR="00177882" w:rsidRPr="00275756" w:rsidRDefault="00177882" w:rsidP="3F369E06">
      <w:pPr>
        <w:rPr>
          <w:rFonts w:cs="Times New Roman"/>
          <w:lang w:eastAsia="en-IE"/>
        </w:rPr>
      </w:pPr>
    </w:p>
    <w:tbl>
      <w:tblPr>
        <w:tblW w:w="0" w:type="auto"/>
        <w:shd w:val="clear" w:color="auto" w:fill="FFFFFF"/>
        <w:tblCellMar>
          <w:left w:w="0" w:type="dxa"/>
          <w:right w:w="0" w:type="dxa"/>
        </w:tblCellMar>
        <w:tblLook w:val="04A0" w:firstRow="1" w:lastRow="0" w:firstColumn="1" w:lastColumn="0" w:noHBand="0" w:noVBand="1"/>
      </w:tblPr>
      <w:tblGrid>
        <w:gridCol w:w="4505"/>
        <w:gridCol w:w="4501"/>
      </w:tblGrid>
      <w:tr w:rsidR="00177882" w:rsidRPr="00780E30" w14:paraId="4BF6195A" w14:textId="77777777" w:rsidTr="3F369E06">
        <w:trPr>
          <w:trHeight w:val="452"/>
        </w:trPr>
        <w:tc>
          <w:tcPr>
            <w:tcW w:w="4505"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475B9097" w14:textId="77777777" w:rsidR="00177882" w:rsidRPr="00780E30" w:rsidRDefault="00177882" w:rsidP="3F369E06">
            <w:pPr>
              <w:rPr>
                <w:rFonts w:cs="Times New Roman"/>
                <w:lang w:eastAsia="en-IE"/>
              </w:rPr>
            </w:pPr>
            <w:r w:rsidRPr="3F369E06">
              <w:rPr>
                <w:rFonts w:cs="Times New Roman"/>
                <w:b/>
                <w:bCs/>
                <w:lang w:eastAsia="en-IE"/>
              </w:rPr>
              <w:t>Test Case Name</w:t>
            </w:r>
          </w:p>
        </w:tc>
        <w:tc>
          <w:tcPr>
            <w:tcW w:w="4501" w:type="dxa"/>
            <w:tcBorders>
              <w:top w:val="single" w:sz="8" w:space="0" w:color="auto"/>
              <w:bottom w:val="single" w:sz="8" w:space="0" w:color="auto"/>
              <w:right w:val="single" w:sz="8" w:space="0" w:color="auto"/>
            </w:tcBorders>
            <w:shd w:val="clear" w:color="auto" w:fill="D1D1D1" w:themeFill="background2" w:themeFillShade="E6"/>
            <w:tcMar>
              <w:top w:w="0" w:type="dxa"/>
              <w:left w:w="108" w:type="dxa"/>
              <w:bottom w:w="0" w:type="dxa"/>
              <w:right w:w="108" w:type="dxa"/>
            </w:tcMar>
            <w:hideMark/>
          </w:tcPr>
          <w:p w14:paraId="1EC6CEBE" w14:textId="77777777" w:rsidR="00177882" w:rsidRPr="00780E30" w:rsidRDefault="00177882" w:rsidP="3F369E06">
            <w:pPr>
              <w:rPr>
                <w:rFonts w:cs="Times New Roman"/>
                <w:lang w:eastAsia="en-IE"/>
              </w:rPr>
            </w:pPr>
            <w:r w:rsidRPr="3F369E06">
              <w:rPr>
                <w:rFonts w:cs="Times New Roman"/>
                <w:lang w:eastAsia="en-IE"/>
              </w:rPr>
              <w:t>Game Statistics - Tracking</w:t>
            </w:r>
          </w:p>
        </w:tc>
      </w:tr>
      <w:tr w:rsidR="00177882" w:rsidRPr="00780E30" w14:paraId="015AD5F3"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B3772BA" w14:textId="77777777" w:rsidR="00177882" w:rsidRPr="00780E30" w:rsidRDefault="00177882" w:rsidP="3F369E06">
            <w:pPr>
              <w:rPr>
                <w:rFonts w:cs="Times New Roman"/>
                <w:lang w:eastAsia="en-IE"/>
              </w:rPr>
            </w:pPr>
            <w:r w:rsidRPr="3F369E06">
              <w:rPr>
                <w:rFonts w:cs="Times New Roman"/>
                <w:lang w:eastAsia="en-IE"/>
              </w:rPr>
              <w:t>Test Case ID</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9392C06" w14:textId="77777777" w:rsidR="00177882" w:rsidRPr="00780E30" w:rsidRDefault="00177882" w:rsidP="3F369E06">
            <w:pPr>
              <w:rPr>
                <w:rFonts w:cs="Times New Roman"/>
                <w:lang w:eastAsia="en-IE"/>
              </w:rPr>
            </w:pPr>
            <w:r w:rsidRPr="3F369E06">
              <w:rPr>
                <w:rFonts w:cs="Times New Roman"/>
                <w:lang w:eastAsia="en-IE"/>
              </w:rPr>
              <w:t>04</w:t>
            </w:r>
          </w:p>
        </w:tc>
      </w:tr>
      <w:tr w:rsidR="00177882" w:rsidRPr="00780E30" w14:paraId="691A415B"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4CE70BF" w14:textId="77777777" w:rsidR="00177882" w:rsidRPr="00780E30" w:rsidRDefault="00177882" w:rsidP="3F369E06">
            <w:pPr>
              <w:rPr>
                <w:rFonts w:cs="Times New Roman"/>
                <w:lang w:eastAsia="en-IE"/>
              </w:rPr>
            </w:pPr>
            <w:r w:rsidRPr="3F369E06">
              <w:rPr>
                <w:rFonts w:cs="Times New Roman"/>
                <w:lang w:eastAsia="en-IE"/>
              </w:rPr>
              <w:t>Test Priority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EC7FBF8" w14:textId="77777777" w:rsidR="00177882" w:rsidRPr="00780E30" w:rsidRDefault="00177882" w:rsidP="3F369E06">
            <w:pPr>
              <w:rPr>
                <w:rFonts w:cs="Times New Roman"/>
                <w:lang w:eastAsia="en-IE"/>
              </w:rPr>
            </w:pPr>
            <w:r w:rsidRPr="3F369E06">
              <w:rPr>
                <w:rFonts w:cs="Times New Roman"/>
                <w:lang w:eastAsia="en-IE"/>
              </w:rPr>
              <w:t>High</w:t>
            </w:r>
          </w:p>
        </w:tc>
      </w:tr>
      <w:tr w:rsidR="00177882" w:rsidRPr="00780E30" w14:paraId="0E370C5C"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F4A2391" w14:textId="77777777" w:rsidR="00177882" w:rsidRPr="00780E30" w:rsidRDefault="00177882" w:rsidP="3F369E06">
            <w:pPr>
              <w:rPr>
                <w:rFonts w:cs="Times New Roman"/>
                <w:lang w:eastAsia="en-IE"/>
              </w:rPr>
            </w:pPr>
            <w:r w:rsidRPr="3F369E06">
              <w:rPr>
                <w:rFonts w:cs="Times New Roman"/>
                <w:lang w:eastAsia="en-IE"/>
              </w:rPr>
              <w:t>Test Executed By</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A432D8B" w14:textId="77777777" w:rsidR="00177882" w:rsidRPr="00780E30" w:rsidRDefault="00177882" w:rsidP="3F369E06">
            <w:pPr>
              <w:rPr>
                <w:rFonts w:cs="Times New Roman"/>
                <w:lang w:eastAsia="en-IE"/>
              </w:rPr>
            </w:pPr>
            <w:r w:rsidRPr="3F369E06">
              <w:rPr>
                <w:rFonts w:cs="Times New Roman"/>
                <w:lang w:eastAsia="en-IE"/>
              </w:rPr>
              <w:t>Ciaran O’Connor</w:t>
            </w:r>
          </w:p>
        </w:tc>
      </w:tr>
      <w:tr w:rsidR="00177882" w:rsidRPr="00780E30" w14:paraId="0BD68DDE"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0E1D73F" w14:textId="77777777" w:rsidR="00177882" w:rsidRPr="00780E30" w:rsidRDefault="00177882" w:rsidP="3F369E06">
            <w:pPr>
              <w:rPr>
                <w:rFonts w:cs="Times New Roman"/>
                <w:lang w:eastAsia="en-IE"/>
              </w:rPr>
            </w:pPr>
            <w:r w:rsidRPr="3F369E06">
              <w:rPr>
                <w:rFonts w:cs="Times New Roman"/>
                <w:lang w:eastAsia="en-IE"/>
              </w:rPr>
              <w:t>Date of Test Execution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30B8413" w14:textId="77777777" w:rsidR="00177882" w:rsidRPr="00780E30" w:rsidRDefault="00177882" w:rsidP="3F369E06">
            <w:pPr>
              <w:rPr>
                <w:rFonts w:cs="Times New Roman"/>
                <w:lang w:eastAsia="en-IE"/>
              </w:rPr>
            </w:pPr>
            <w:r w:rsidRPr="3F369E06">
              <w:rPr>
                <w:rFonts w:eastAsia="Times New Roman" w:cs="Times New Roman"/>
                <w:lang w:eastAsia="en-IE"/>
              </w:rPr>
              <w:t> 7/02/2025</w:t>
            </w:r>
          </w:p>
        </w:tc>
      </w:tr>
      <w:tr w:rsidR="00177882" w:rsidRPr="00780E30" w14:paraId="5344E9FE"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10D43A2" w14:textId="77777777" w:rsidR="00177882" w:rsidRPr="00780E30" w:rsidRDefault="00177882" w:rsidP="3F369E06">
            <w:pPr>
              <w:rPr>
                <w:rFonts w:cs="Times New Roman"/>
                <w:lang w:eastAsia="en-IE"/>
              </w:rPr>
            </w:pPr>
            <w:r w:rsidRPr="3F369E06">
              <w:rPr>
                <w:rFonts w:cs="Times New Roman"/>
                <w:lang w:eastAsia="en-IE"/>
              </w:rPr>
              <w:t>Description/Summary of Test</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4E86A5B" w14:textId="77777777" w:rsidR="00177882" w:rsidRPr="00780E30" w:rsidRDefault="00177882" w:rsidP="3F369E06">
            <w:pPr>
              <w:rPr>
                <w:rFonts w:cs="Times New Roman"/>
                <w:lang w:eastAsia="en-IE"/>
              </w:rPr>
            </w:pPr>
            <w:r w:rsidRPr="3F369E06">
              <w:rPr>
                <w:rFonts w:cs="Times New Roman"/>
                <w:lang w:eastAsia="en-IE"/>
              </w:rPr>
              <w:t> Ensure stats gathered from played games are correctly logged in the stats pages.</w:t>
            </w:r>
          </w:p>
        </w:tc>
      </w:tr>
      <w:tr w:rsidR="00177882" w:rsidRPr="00780E30" w14:paraId="25107D86"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5D19350" w14:textId="77777777" w:rsidR="00177882" w:rsidRPr="00780E30" w:rsidRDefault="00177882" w:rsidP="3F369E06">
            <w:pPr>
              <w:rPr>
                <w:rFonts w:cs="Times New Roman"/>
                <w:lang w:eastAsia="en-IE"/>
              </w:rPr>
            </w:pPr>
            <w:r w:rsidRPr="3F369E06">
              <w:rPr>
                <w:rFonts w:cs="Times New Roman"/>
                <w:lang w:eastAsia="en-IE"/>
              </w:rPr>
              <w:t>Pre-Condition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40D15F7" w14:textId="77777777" w:rsidR="00177882" w:rsidRPr="00780E30" w:rsidRDefault="00177882" w:rsidP="3F369E06">
            <w:pPr>
              <w:rPr>
                <w:rFonts w:cs="Times New Roman"/>
                <w:lang w:eastAsia="en-IE"/>
              </w:rPr>
            </w:pPr>
            <w:r w:rsidRPr="3F369E06">
              <w:rPr>
                <w:rFonts w:cs="Times New Roman"/>
                <w:lang w:eastAsia="en-IE"/>
              </w:rPr>
              <w:t>User has navigated to one of the VS. AI game pages</w:t>
            </w:r>
          </w:p>
        </w:tc>
      </w:tr>
      <w:tr w:rsidR="00177882" w:rsidRPr="00780E30" w14:paraId="6E8B619C"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04AC3A87" w14:textId="77777777" w:rsidR="00177882" w:rsidRPr="00780E30" w:rsidRDefault="00177882" w:rsidP="3F369E06">
            <w:pPr>
              <w:rPr>
                <w:rFonts w:cs="Times New Roman"/>
                <w:lang w:eastAsia="en-IE"/>
              </w:rPr>
            </w:pPr>
            <w:r w:rsidRPr="3F369E06">
              <w:rPr>
                <w:rFonts w:cs="Times New Roman"/>
                <w:lang w:eastAsia="en-IE"/>
              </w:rPr>
              <w:t>Inputs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E4DED09" w14:textId="77777777" w:rsidR="00177882" w:rsidRPr="00780E30" w:rsidRDefault="00177882" w:rsidP="3F369E06">
            <w:pPr>
              <w:rPr>
                <w:rFonts w:cs="Times New Roman"/>
                <w:lang w:eastAsia="en-IE"/>
              </w:rPr>
            </w:pPr>
            <w:r w:rsidRPr="3F369E06">
              <w:rPr>
                <w:rFonts w:cs="Times New Roman"/>
                <w:lang w:eastAsia="en-IE"/>
              </w:rPr>
              <w:t>Play at least 1 game of either mode against the AI</w:t>
            </w:r>
          </w:p>
        </w:tc>
      </w:tr>
      <w:tr w:rsidR="00177882" w:rsidRPr="00780E30" w14:paraId="1000624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42C9AB9" w14:textId="77777777" w:rsidR="00177882" w:rsidRPr="00780E30" w:rsidRDefault="00177882" w:rsidP="3F369E06">
            <w:pPr>
              <w:rPr>
                <w:rFonts w:cs="Times New Roman"/>
                <w:lang w:eastAsia="en-IE"/>
              </w:rPr>
            </w:pPr>
            <w:r w:rsidRPr="3F369E06">
              <w:rPr>
                <w:rFonts w:cs="Times New Roman"/>
                <w:lang w:eastAsia="en-IE"/>
              </w:rPr>
              <w:t>Post-Condition</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E38B18D" w14:textId="77777777" w:rsidR="00177882" w:rsidRPr="00780E30" w:rsidRDefault="00177882" w:rsidP="3F369E06">
            <w:pPr>
              <w:rPr>
                <w:rFonts w:cs="Times New Roman"/>
                <w:lang w:eastAsia="en-IE"/>
              </w:rPr>
            </w:pPr>
            <w:r w:rsidRPr="3F369E06">
              <w:rPr>
                <w:rFonts w:cs="Times New Roman"/>
                <w:lang w:eastAsia="en-IE"/>
              </w:rPr>
              <w:t> The stats from the games(s) played such as difficulty played on and AI move order are correctly tracked.</w:t>
            </w:r>
          </w:p>
        </w:tc>
      </w:tr>
      <w:tr w:rsidR="00177882" w:rsidRPr="00780E30" w14:paraId="744734C5"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9C7724B" w14:textId="77777777" w:rsidR="00177882" w:rsidRPr="00780E30" w:rsidRDefault="00177882" w:rsidP="3F369E06">
            <w:pPr>
              <w:rPr>
                <w:rFonts w:cs="Times New Roman"/>
                <w:lang w:eastAsia="en-IE"/>
              </w:rPr>
            </w:pPr>
            <w:r w:rsidRPr="3F369E06">
              <w:rPr>
                <w:rFonts w:cs="Times New Roman"/>
                <w:lang w:eastAsia="en-IE"/>
              </w:rPr>
              <w:t>Status (Fail/Pass)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73789709" w14:textId="77777777" w:rsidR="00177882" w:rsidRPr="00780E30" w:rsidRDefault="00177882" w:rsidP="3F369E06">
            <w:pPr>
              <w:rPr>
                <w:rFonts w:cs="Times New Roman"/>
                <w:lang w:eastAsia="en-IE"/>
              </w:rPr>
            </w:pPr>
            <w:r w:rsidRPr="3F369E06">
              <w:rPr>
                <w:rFonts w:cs="Times New Roman"/>
                <w:lang w:eastAsia="en-IE"/>
              </w:rPr>
              <w:t> Pass</w:t>
            </w:r>
          </w:p>
        </w:tc>
      </w:tr>
      <w:tr w:rsidR="00177882" w:rsidRPr="00780E30" w14:paraId="23C5548A" w14:textId="77777777" w:rsidTr="3F369E06">
        <w:trPr>
          <w:trHeight w:val="452"/>
        </w:trPr>
        <w:tc>
          <w:tcPr>
            <w:tcW w:w="4505" w:type="dxa"/>
            <w:tcBorders>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AC0572F" w14:textId="77777777" w:rsidR="00177882" w:rsidRPr="00780E30" w:rsidRDefault="00177882" w:rsidP="3F369E06">
            <w:pPr>
              <w:rPr>
                <w:rFonts w:cs="Times New Roman"/>
                <w:lang w:eastAsia="en-IE"/>
              </w:rPr>
            </w:pPr>
            <w:r w:rsidRPr="3F369E06">
              <w:rPr>
                <w:rFonts w:cs="Times New Roman"/>
                <w:lang w:eastAsia="en-IE"/>
              </w:rPr>
              <w:t>Notes/Comments/Questions:</w:t>
            </w:r>
          </w:p>
        </w:tc>
        <w:tc>
          <w:tcPr>
            <w:tcW w:w="4501" w:type="dxa"/>
            <w:tcBorders>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6FDD9C62" w14:textId="77777777" w:rsidR="00177882" w:rsidRPr="00780E30" w:rsidRDefault="00177882" w:rsidP="3F369E06">
            <w:pPr>
              <w:rPr>
                <w:rFonts w:cs="Times New Roman"/>
                <w:lang w:eastAsia="en-IE"/>
              </w:rPr>
            </w:pPr>
            <w:r w:rsidRPr="3F369E06">
              <w:rPr>
                <w:rFonts w:cs="Times New Roman"/>
                <w:lang w:eastAsia="en-IE"/>
              </w:rPr>
              <w:t> These stats are tracked and compared correctly with graphs.</w:t>
            </w:r>
          </w:p>
        </w:tc>
      </w:tr>
    </w:tbl>
    <w:p w14:paraId="6448EC33" w14:textId="77777777" w:rsidR="00177882" w:rsidRPr="00780E30" w:rsidRDefault="00177882" w:rsidP="3F369E06">
      <w:pPr>
        <w:rPr>
          <w:rFonts w:cs="Times New Roman"/>
          <w:lang w:eastAsia="en-IE"/>
        </w:rPr>
      </w:pPr>
      <w:r w:rsidRPr="3F369E06">
        <w:rPr>
          <w:rFonts w:cs="Times New Roman"/>
          <w:lang w:eastAsia="en-IE"/>
        </w:rPr>
        <w:t> </w:t>
      </w:r>
    </w:p>
    <w:p w14:paraId="5C9A57F6" w14:textId="77777777" w:rsidR="00177882" w:rsidRPr="00F1038E" w:rsidRDefault="00177882" w:rsidP="3F369E06">
      <w:pPr>
        <w:rPr>
          <w:rFonts w:cs="Times New Roman"/>
          <w:lang w:eastAsia="en-IE"/>
        </w:rPr>
      </w:pPr>
    </w:p>
    <w:p w14:paraId="282D66BD" w14:textId="0F60B957" w:rsidR="00177882" w:rsidRPr="00F1038E" w:rsidRDefault="000043EC" w:rsidP="3F369E06">
      <w:pPr>
        <w:pStyle w:val="Heading1"/>
        <w:tabs>
          <w:tab w:val="left" w:pos="5010"/>
        </w:tabs>
        <w:rPr>
          <w:rFonts w:ascii="Times New Roman" w:eastAsia="Times New Roman" w:hAnsi="Times New Roman" w:cs="Times New Roman"/>
          <w:lang w:eastAsia="en-IE"/>
        </w:rPr>
      </w:pPr>
      <w:bookmarkStart w:id="137" w:name="_Toc190385807"/>
      <w:bookmarkStart w:id="138" w:name="_Toc192040702"/>
      <w:bookmarkStart w:id="139" w:name="_Toc192911053"/>
      <w:r w:rsidRPr="3F369E06">
        <w:rPr>
          <w:rFonts w:ascii="Times New Roman" w:eastAsia="Times New Roman" w:hAnsi="Times New Roman" w:cs="Times New Roman"/>
          <w:lang w:eastAsia="en-IE"/>
        </w:rPr>
        <w:t xml:space="preserve">5.7 </w:t>
      </w:r>
      <w:r w:rsidR="00177882" w:rsidRPr="3F369E06">
        <w:rPr>
          <w:rFonts w:ascii="Times New Roman" w:eastAsia="Times New Roman" w:hAnsi="Times New Roman" w:cs="Times New Roman"/>
          <w:lang w:eastAsia="en-IE"/>
        </w:rPr>
        <w:t>Findings of Functional Testing</w:t>
      </w:r>
      <w:bookmarkEnd w:id="137"/>
      <w:bookmarkEnd w:id="138"/>
      <w:bookmarkEnd w:id="139"/>
      <w:r>
        <w:tab/>
      </w:r>
    </w:p>
    <w:p w14:paraId="70CB297D" w14:textId="77777777" w:rsidR="00177882" w:rsidRPr="00275756" w:rsidRDefault="00177882" w:rsidP="3F369E06">
      <w:pPr>
        <w:rPr>
          <w:rFonts w:cs="Times New Roman"/>
          <w:lang w:eastAsia="en-IE"/>
        </w:rPr>
      </w:pPr>
      <w:r w:rsidRPr="3F369E06">
        <w:rPr>
          <w:rFonts w:cs="Times New Roman"/>
          <w:lang w:eastAsia="en-IE"/>
        </w:rPr>
        <w:t>From the functional testing done the following was found:</w:t>
      </w:r>
    </w:p>
    <w:p w14:paraId="3D038F88" w14:textId="77777777" w:rsidR="00177882" w:rsidRPr="00275756" w:rsidRDefault="00177882" w:rsidP="3F369E06">
      <w:pPr>
        <w:pStyle w:val="ListParagraph"/>
        <w:numPr>
          <w:ilvl w:val="0"/>
          <w:numId w:val="2"/>
        </w:numPr>
        <w:rPr>
          <w:rFonts w:cs="Times New Roman"/>
          <w:lang w:eastAsia="en-IE"/>
        </w:rPr>
      </w:pPr>
      <w:r w:rsidRPr="3F369E06">
        <w:rPr>
          <w:rFonts w:cs="Times New Roman"/>
          <w:lang w:eastAsia="en-IE"/>
        </w:rPr>
        <w:t>UI navigation works as expected taking users to the intended pages with the option to go directly back a page.</w:t>
      </w:r>
    </w:p>
    <w:p w14:paraId="4CA61645" w14:textId="77777777" w:rsidR="00177882" w:rsidRPr="00275756" w:rsidRDefault="00177882" w:rsidP="3F369E06">
      <w:pPr>
        <w:pStyle w:val="ListParagraph"/>
        <w:numPr>
          <w:ilvl w:val="0"/>
          <w:numId w:val="2"/>
        </w:numPr>
        <w:rPr>
          <w:rFonts w:cs="Times New Roman"/>
          <w:lang w:eastAsia="en-IE"/>
        </w:rPr>
      </w:pPr>
      <w:r w:rsidRPr="3F369E06">
        <w:rPr>
          <w:rFonts w:cs="Times New Roman"/>
          <w:lang w:eastAsia="en-IE"/>
        </w:rPr>
        <w:t>AI move validity was successful for each AI in its main game. They did not play perfect however even on the highest difficulties, for example: MCTS sometimes wont pick up on game ending moves the user can make or certain starting play patterns by the user can almost guarantee a win (i.e. Placing all 4 user pieces in one of the far-most sides).</w:t>
      </w:r>
    </w:p>
    <w:p w14:paraId="1AB121F2" w14:textId="77777777" w:rsidR="00177882" w:rsidRPr="00275756" w:rsidRDefault="00177882" w:rsidP="3F369E06">
      <w:pPr>
        <w:pStyle w:val="ListParagraph"/>
        <w:numPr>
          <w:ilvl w:val="0"/>
          <w:numId w:val="2"/>
        </w:numPr>
        <w:rPr>
          <w:rFonts w:cs="Times New Roman"/>
          <w:lang w:eastAsia="en-IE"/>
        </w:rPr>
      </w:pPr>
      <w:r w:rsidRPr="3F369E06">
        <w:rPr>
          <w:rFonts w:cs="Times New Roman"/>
          <w:lang w:eastAsia="en-IE"/>
        </w:rPr>
        <w:t>The game stats logged while playing were successfully tracked in the singular and comparative stat pages. It specifies the game-mode, AI, difficulty and the move history.</w:t>
      </w:r>
    </w:p>
    <w:p w14:paraId="18700254" w14:textId="0B4B053C" w:rsidR="00177882" w:rsidRPr="00F1038E" w:rsidRDefault="000043EC" w:rsidP="3F369E06">
      <w:pPr>
        <w:pStyle w:val="Heading1"/>
        <w:rPr>
          <w:rFonts w:ascii="Times New Roman" w:eastAsia="Times New Roman" w:hAnsi="Times New Roman" w:cs="Times New Roman"/>
          <w:lang w:eastAsia="en-IE"/>
        </w:rPr>
      </w:pPr>
      <w:bookmarkStart w:id="140" w:name="_Toc192911054"/>
      <w:bookmarkStart w:id="141" w:name="_Toc190385808"/>
      <w:bookmarkStart w:id="142" w:name="_Toc192040703"/>
      <w:r w:rsidRPr="3F369E06">
        <w:rPr>
          <w:rFonts w:ascii="Times New Roman" w:eastAsia="Times New Roman" w:hAnsi="Times New Roman" w:cs="Times New Roman"/>
          <w:lang w:eastAsia="en-IE"/>
        </w:rPr>
        <w:t xml:space="preserve">5.8 </w:t>
      </w:r>
      <w:r w:rsidR="00177882" w:rsidRPr="3F369E06">
        <w:rPr>
          <w:rFonts w:ascii="Times New Roman" w:eastAsia="Times New Roman" w:hAnsi="Times New Roman" w:cs="Times New Roman"/>
          <w:lang w:eastAsia="en-IE"/>
        </w:rPr>
        <w:t>Test Data</w:t>
      </w:r>
      <w:bookmarkEnd w:id="140"/>
      <w:r w:rsidR="00177882" w:rsidRPr="3F369E06">
        <w:rPr>
          <w:rFonts w:ascii="Times New Roman" w:eastAsia="Times New Roman" w:hAnsi="Times New Roman" w:cs="Times New Roman"/>
          <w:lang w:eastAsia="en-IE"/>
        </w:rPr>
        <w:t xml:space="preserve"> </w:t>
      </w:r>
      <w:bookmarkEnd w:id="141"/>
      <w:bookmarkEnd w:id="142"/>
    </w:p>
    <w:p w14:paraId="1C1619F3" w14:textId="77777777" w:rsidR="00177882" w:rsidRPr="00826047" w:rsidRDefault="00177882" w:rsidP="3F369E06">
      <w:pPr>
        <w:rPr>
          <w:rFonts w:cs="Times New Roman"/>
          <w:lang w:eastAsia="en-IE"/>
        </w:rPr>
      </w:pPr>
      <w:r w:rsidRPr="3F369E06">
        <w:rPr>
          <w:rFonts w:cs="Times New Roman"/>
          <w:lang w:eastAsia="en-IE"/>
        </w:rPr>
        <w:t>Test data was collected from both functional and non-functional tests, including AI performance metrics, user authentication attempts, and usability feedback.</w:t>
      </w:r>
    </w:p>
    <w:p w14:paraId="16EE330E" w14:textId="07F892B9" w:rsidR="00177882" w:rsidRPr="00F1038E" w:rsidRDefault="008156C5" w:rsidP="3F369E06">
      <w:pPr>
        <w:pStyle w:val="Heading3"/>
        <w:rPr>
          <w:rFonts w:cs="Times New Roman"/>
          <w:lang w:eastAsia="en-IE"/>
        </w:rPr>
      </w:pPr>
      <w:bookmarkStart w:id="143" w:name="_Toc190385809"/>
      <w:bookmarkStart w:id="144" w:name="_Toc192040704"/>
      <w:bookmarkStart w:id="145" w:name="_Toc192911055"/>
      <w:r w:rsidRPr="3F369E06">
        <w:rPr>
          <w:rFonts w:eastAsia="Times New Roman" w:cs="Times New Roman"/>
          <w:lang w:eastAsia="en-IE"/>
        </w:rPr>
        <w:t xml:space="preserve">5.8.1 </w:t>
      </w:r>
      <w:r w:rsidR="00177882" w:rsidRPr="3F369E06">
        <w:rPr>
          <w:rFonts w:cs="Times New Roman"/>
          <w:lang w:eastAsia="en-IE"/>
        </w:rPr>
        <w:t>AI Move Performance Data</w:t>
      </w:r>
      <w:bookmarkEnd w:id="143"/>
      <w:bookmarkEnd w:id="144"/>
      <w:bookmarkEnd w:id="145"/>
    </w:p>
    <w:p w14:paraId="4B296744" w14:textId="77777777" w:rsidR="00177882" w:rsidRPr="00826047" w:rsidRDefault="00177882" w:rsidP="3F369E06">
      <w:pPr>
        <w:rPr>
          <w:rFonts w:cs="Times New Roman"/>
          <w:lang w:eastAsia="en-IE"/>
        </w:rPr>
      </w:pPr>
      <w:r w:rsidRPr="3F369E06">
        <w:rPr>
          <w:rFonts w:cs="Times New Roman"/>
          <w:lang w:eastAsia="en-IE"/>
        </w:rPr>
        <w:t>The app tracks AI move times and computational resources for both Minimax and MCTS. Below is an example of recorded test data:</w:t>
      </w:r>
    </w:p>
    <w:tbl>
      <w:tblPr>
        <w:tblStyle w:val="TableGrid"/>
        <w:tblW w:w="0" w:type="auto"/>
        <w:tblLook w:val="04A0" w:firstRow="1" w:lastRow="0" w:firstColumn="1" w:lastColumn="0" w:noHBand="0" w:noVBand="1"/>
      </w:tblPr>
      <w:tblGrid>
        <w:gridCol w:w="1403"/>
        <w:gridCol w:w="1283"/>
        <w:gridCol w:w="1190"/>
        <w:gridCol w:w="2274"/>
        <w:gridCol w:w="2910"/>
      </w:tblGrid>
      <w:tr w:rsidR="00177882" w:rsidRPr="00826047" w14:paraId="32E299EE" w14:textId="77777777" w:rsidTr="000F622E">
        <w:tc>
          <w:tcPr>
            <w:tcW w:w="0" w:type="auto"/>
            <w:hideMark/>
          </w:tcPr>
          <w:p w14:paraId="0E6B8AFA"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Game</w:t>
            </w:r>
          </w:p>
        </w:tc>
        <w:tc>
          <w:tcPr>
            <w:tcW w:w="0" w:type="auto"/>
            <w:hideMark/>
          </w:tcPr>
          <w:p w14:paraId="4EBF422E"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Algorithm</w:t>
            </w:r>
          </w:p>
        </w:tc>
        <w:tc>
          <w:tcPr>
            <w:tcW w:w="0" w:type="auto"/>
            <w:hideMark/>
          </w:tcPr>
          <w:p w14:paraId="1A5AC2BE"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Difficulty</w:t>
            </w:r>
          </w:p>
        </w:tc>
        <w:tc>
          <w:tcPr>
            <w:tcW w:w="0" w:type="auto"/>
            <w:hideMark/>
          </w:tcPr>
          <w:p w14:paraId="26EDB94F" w14:textId="77777777" w:rsidR="00177882" w:rsidRPr="00826047" w:rsidRDefault="00177882" w:rsidP="000F622E">
            <w:pPr>
              <w:spacing w:after="160" w:line="360" w:lineRule="auto"/>
              <w:rPr>
                <w:rFonts w:ascii="Times New Roman" w:hAnsi="Times New Roman" w:cs="Times New Roman"/>
                <w:b/>
                <w:bCs/>
                <w:sz w:val="24"/>
                <w:szCs w:val="24"/>
                <w:lang w:eastAsia="en-IE"/>
              </w:rPr>
            </w:pPr>
            <w:proofErr w:type="spellStart"/>
            <w:r w:rsidRPr="00826047">
              <w:rPr>
                <w:rFonts w:ascii="Times New Roman" w:hAnsi="Times New Roman" w:cs="Times New Roman"/>
                <w:b/>
                <w:bCs/>
                <w:sz w:val="24"/>
                <w:szCs w:val="24"/>
                <w:lang w:eastAsia="en-IE"/>
              </w:rPr>
              <w:t>Avg</w:t>
            </w:r>
            <w:proofErr w:type="spellEnd"/>
            <w:r w:rsidRPr="00826047">
              <w:rPr>
                <w:rFonts w:ascii="Times New Roman" w:hAnsi="Times New Roman" w:cs="Times New Roman"/>
                <w:b/>
                <w:bCs/>
                <w:sz w:val="24"/>
                <w:szCs w:val="24"/>
                <w:lang w:eastAsia="en-IE"/>
              </w:rPr>
              <w:t xml:space="preserve"> Move Time (</w:t>
            </w:r>
            <w:proofErr w:type="spellStart"/>
            <w:r w:rsidRPr="00826047">
              <w:rPr>
                <w:rFonts w:ascii="Times New Roman" w:hAnsi="Times New Roman" w:cs="Times New Roman"/>
                <w:b/>
                <w:bCs/>
                <w:sz w:val="24"/>
                <w:szCs w:val="24"/>
                <w:lang w:eastAsia="en-IE"/>
              </w:rPr>
              <w:t>ms</w:t>
            </w:r>
            <w:proofErr w:type="spellEnd"/>
            <w:r w:rsidRPr="00826047">
              <w:rPr>
                <w:rFonts w:ascii="Times New Roman" w:hAnsi="Times New Roman" w:cs="Times New Roman"/>
                <w:b/>
                <w:bCs/>
                <w:sz w:val="24"/>
                <w:szCs w:val="24"/>
                <w:lang w:eastAsia="en-IE"/>
              </w:rPr>
              <w:t>)</w:t>
            </w:r>
          </w:p>
        </w:tc>
        <w:tc>
          <w:tcPr>
            <w:tcW w:w="0" w:type="auto"/>
            <w:hideMark/>
          </w:tcPr>
          <w:p w14:paraId="08EACDB7"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Simulations / Search Depth</w:t>
            </w:r>
          </w:p>
        </w:tc>
      </w:tr>
      <w:tr w:rsidR="00177882" w:rsidRPr="00826047" w14:paraId="3391CA2E" w14:textId="77777777" w:rsidTr="000F622E">
        <w:tc>
          <w:tcPr>
            <w:tcW w:w="0" w:type="auto"/>
            <w:hideMark/>
          </w:tcPr>
          <w:p w14:paraId="3A381EF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Tic-Tac-Toe</w:t>
            </w:r>
          </w:p>
        </w:tc>
        <w:tc>
          <w:tcPr>
            <w:tcW w:w="0" w:type="auto"/>
            <w:hideMark/>
          </w:tcPr>
          <w:p w14:paraId="1609E6D2"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Minimax</w:t>
            </w:r>
          </w:p>
        </w:tc>
        <w:tc>
          <w:tcPr>
            <w:tcW w:w="0" w:type="auto"/>
            <w:hideMark/>
          </w:tcPr>
          <w:p w14:paraId="14E8B306"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Easy</w:t>
            </w:r>
          </w:p>
        </w:tc>
        <w:tc>
          <w:tcPr>
            <w:tcW w:w="0" w:type="auto"/>
            <w:hideMark/>
          </w:tcPr>
          <w:p w14:paraId="3E28B184"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2</w:t>
            </w:r>
          </w:p>
        </w:tc>
        <w:tc>
          <w:tcPr>
            <w:tcW w:w="0" w:type="auto"/>
            <w:hideMark/>
          </w:tcPr>
          <w:p w14:paraId="3A2EE19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Depth 1</w:t>
            </w:r>
          </w:p>
        </w:tc>
      </w:tr>
      <w:tr w:rsidR="00177882" w:rsidRPr="00826047" w14:paraId="69338697" w14:textId="77777777" w:rsidTr="000F622E">
        <w:tc>
          <w:tcPr>
            <w:tcW w:w="0" w:type="auto"/>
            <w:hideMark/>
          </w:tcPr>
          <w:p w14:paraId="7B061C80"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Tic-Tac-Toe</w:t>
            </w:r>
          </w:p>
        </w:tc>
        <w:tc>
          <w:tcPr>
            <w:tcW w:w="0" w:type="auto"/>
            <w:hideMark/>
          </w:tcPr>
          <w:p w14:paraId="348059E1"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Minimax</w:t>
            </w:r>
          </w:p>
        </w:tc>
        <w:tc>
          <w:tcPr>
            <w:tcW w:w="0" w:type="auto"/>
            <w:hideMark/>
          </w:tcPr>
          <w:p w14:paraId="3B04DE7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Hard</w:t>
            </w:r>
          </w:p>
        </w:tc>
        <w:tc>
          <w:tcPr>
            <w:tcW w:w="0" w:type="auto"/>
            <w:hideMark/>
          </w:tcPr>
          <w:p w14:paraId="44D81B68"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15</w:t>
            </w:r>
          </w:p>
        </w:tc>
        <w:tc>
          <w:tcPr>
            <w:tcW w:w="0" w:type="auto"/>
            <w:hideMark/>
          </w:tcPr>
          <w:p w14:paraId="31A02EE3"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Depth 5</w:t>
            </w:r>
          </w:p>
        </w:tc>
      </w:tr>
      <w:tr w:rsidR="00177882" w:rsidRPr="00826047" w14:paraId="19A52801" w14:textId="77777777" w:rsidTr="000F622E">
        <w:tc>
          <w:tcPr>
            <w:tcW w:w="0" w:type="auto"/>
            <w:hideMark/>
          </w:tcPr>
          <w:p w14:paraId="78BF3DA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Tic-Tac-Toe</w:t>
            </w:r>
          </w:p>
        </w:tc>
        <w:tc>
          <w:tcPr>
            <w:tcW w:w="0" w:type="auto"/>
            <w:hideMark/>
          </w:tcPr>
          <w:p w14:paraId="5BADE220"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MCTS</w:t>
            </w:r>
          </w:p>
        </w:tc>
        <w:tc>
          <w:tcPr>
            <w:tcW w:w="0" w:type="auto"/>
            <w:hideMark/>
          </w:tcPr>
          <w:p w14:paraId="38C8BC2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Easy</w:t>
            </w:r>
          </w:p>
        </w:tc>
        <w:tc>
          <w:tcPr>
            <w:tcW w:w="0" w:type="auto"/>
            <w:hideMark/>
          </w:tcPr>
          <w:p w14:paraId="07E78F99"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40.2</w:t>
            </w:r>
          </w:p>
        </w:tc>
        <w:tc>
          <w:tcPr>
            <w:tcW w:w="0" w:type="auto"/>
            <w:hideMark/>
          </w:tcPr>
          <w:p w14:paraId="597C891E"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500 Sims</w:t>
            </w:r>
          </w:p>
        </w:tc>
      </w:tr>
      <w:tr w:rsidR="00177882" w:rsidRPr="00826047" w14:paraId="4906B503" w14:textId="77777777" w:rsidTr="000F622E">
        <w:tc>
          <w:tcPr>
            <w:tcW w:w="0" w:type="auto"/>
            <w:hideMark/>
          </w:tcPr>
          <w:p w14:paraId="6FFC7B9D"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Connect 4</w:t>
            </w:r>
          </w:p>
        </w:tc>
        <w:tc>
          <w:tcPr>
            <w:tcW w:w="0" w:type="auto"/>
            <w:hideMark/>
          </w:tcPr>
          <w:p w14:paraId="441F1A4A"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Minimax</w:t>
            </w:r>
          </w:p>
        </w:tc>
        <w:tc>
          <w:tcPr>
            <w:tcW w:w="0" w:type="auto"/>
            <w:hideMark/>
          </w:tcPr>
          <w:p w14:paraId="78406438"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Medium</w:t>
            </w:r>
          </w:p>
        </w:tc>
        <w:tc>
          <w:tcPr>
            <w:tcW w:w="0" w:type="auto"/>
            <w:hideMark/>
          </w:tcPr>
          <w:p w14:paraId="5951A24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65.3</w:t>
            </w:r>
          </w:p>
        </w:tc>
        <w:tc>
          <w:tcPr>
            <w:tcW w:w="0" w:type="auto"/>
            <w:hideMark/>
          </w:tcPr>
          <w:p w14:paraId="2BCBEB18" w14:textId="77777777" w:rsidR="00177882" w:rsidRPr="00826047" w:rsidRDefault="00177882" w:rsidP="000F622E">
            <w:pPr>
              <w:spacing w:after="160" w:line="360" w:lineRule="auto"/>
              <w:rPr>
                <w:rFonts w:ascii="Times New Roman" w:hAnsi="Times New Roman" w:cs="Times New Roman"/>
                <w:sz w:val="24"/>
                <w:szCs w:val="24"/>
                <w:lang w:eastAsia="en-IE"/>
              </w:rPr>
            </w:pPr>
            <w:r w:rsidRPr="00275756">
              <w:rPr>
                <w:rFonts w:ascii="Times New Roman" w:hAnsi="Times New Roman" w:cs="Times New Roman"/>
                <w:sz w:val="24"/>
                <w:szCs w:val="24"/>
                <w:lang w:eastAsia="en-IE"/>
              </w:rPr>
              <w:t>3852 Sims</w:t>
            </w:r>
          </w:p>
        </w:tc>
      </w:tr>
      <w:tr w:rsidR="00177882" w:rsidRPr="00826047" w14:paraId="7D2AB45C" w14:textId="77777777" w:rsidTr="000F622E">
        <w:tc>
          <w:tcPr>
            <w:tcW w:w="0" w:type="auto"/>
            <w:hideMark/>
          </w:tcPr>
          <w:p w14:paraId="215AFDE5"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Connect 4</w:t>
            </w:r>
          </w:p>
        </w:tc>
        <w:tc>
          <w:tcPr>
            <w:tcW w:w="0" w:type="auto"/>
            <w:hideMark/>
          </w:tcPr>
          <w:p w14:paraId="3ACB10C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MCTS</w:t>
            </w:r>
          </w:p>
        </w:tc>
        <w:tc>
          <w:tcPr>
            <w:tcW w:w="0" w:type="auto"/>
            <w:hideMark/>
          </w:tcPr>
          <w:p w14:paraId="1B50AE24"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Hard</w:t>
            </w:r>
          </w:p>
        </w:tc>
        <w:tc>
          <w:tcPr>
            <w:tcW w:w="0" w:type="auto"/>
            <w:hideMark/>
          </w:tcPr>
          <w:p w14:paraId="013565D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1200.7</w:t>
            </w:r>
          </w:p>
        </w:tc>
        <w:tc>
          <w:tcPr>
            <w:tcW w:w="0" w:type="auto"/>
            <w:hideMark/>
          </w:tcPr>
          <w:p w14:paraId="78916709"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8000 Sims</w:t>
            </w:r>
          </w:p>
        </w:tc>
      </w:tr>
    </w:tbl>
    <w:p w14:paraId="6A562EF8" w14:textId="77777777" w:rsidR="00177882" w:rsidRPr="00275756" w:rsidRDefault="00177882" w:rsidP="3F369E06">
      <w:pPr>
        <w:rPr>
          <w:rFonts w:cs="Times New Roman"/>
          <w:lang w:eastAsia="en-IE"/>
        </w:rPr>
      </w:pPr>
      <w:bookmarkStart w:id="146" w:name="_Toc190385810"/>
    </w:p>
    <w:p w14:paraId="0754E28C" w14:textId="77777777" w:rsidR="00177882" w:rsidRPr="00275756" w:rsidRDefault="00177882" w:rsidP="3F369E06">
      <w:pPr>
        <w:jc w:val="center"/>
        <w:rPr>
          <w:rFonts w:cs="Times New Roman"/>
          <w:lang w:eastAsia="en-IE"/>
        </w:rPr>
      </w:pPr>
      <w:r>
        <w:rPr>
          <w:noProof/>
        </w:rPr>
        <w:drawing>
          <wp:inline distT="0" distB="0" distL="0" distR="0" wp14:anchorId="36AAC9A6" wp14:editId="28023912">
            <wp:extent cx="3143689" cy="2734057"/>
            <wp:effectExtent l="0" t="0" r="0" b="9525"/>
            <wp:docPr id="1200823218"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3143689" cy="2734057"/>
                    </a:xfrm>
                    <a:prstGeom prst="rect">
                      <a:avLst/>
                    </a:prstGeom>
                  </pic:spPr>
                </pic:pic>
              </a:graphicData>
            </a:graphic>
          </wp:inline>
        </w:drawing>
      </w:r>
    </w:p>
    <w:p w14:paraId="5E83D166" w14:textId="1A5669DB" w:rsidR="00177882" w:rsidRPr="00275756" w:rsidRDefault="00177882" w:rsidP="3F369E06">
      <w:pPr>
        <w:jc w:val="center"/>
        <w:rPr>
          <w:rFonts w:cs="Times New Roman"/>
          <w:lang w:eastAsia="en-IE"/>
        </w:rPr>
      </w:pPr>
      <w:r w:rsidRPr="3F369E06">
        <w:rPr>
          <w:rFonts w:cs="Times New Roman"/>
          <w:lang w:eastAsia="en-IE"/>
        </w:rPr>
        <w:t>Fig 5.</w:t>
      </w:r>
      <w:r w:rsidR="008156C5" w:rsidRPr="3F369E06">
        <w:rPr>
          <w:rFonts w:eastAsia="Times New Roman" w:cs="Times New Roman"/>
          <w:lang w:eastAsia="en-IE"/>
        </w:rPr>
        <w:t>8</w:t>
      </w:r>
      <w:r w:rsidRPr="3F369E06">
        <w:rPr>
          <w:rFonts w:cs="Times New Roman"/>
          <w:lang w:eastAsia="en-IE"/>
        </w:rPr>
        <w:t>.1</w:t>
      </w:r>
    </w:p>
    <w:p w14:paraId="02052D45" w14:textId="77777777" w:rsidR="00177882" w:rsidRPr="00275756" w:rsidRDefault="00177882" w:rsidP="3F369E06">
      <w:pPr>
        <w:rPr>
          <w:rFonts w:cs="Times New Roman"/>
          <w:lang w:eastAsia="en-IE"/>
        </w:rPr>
      </w:pPr>
      <w:r w:rsidRPr="3F369E06">
        <w:rPr>
          <w:rFonts w:cs="Times New Roman"/>
          <w:lang w:eastAsia="en-IE"/>
        </w:rPr>
        <w:t>Above is one of the sample boards used in testing AI move validity. The first move is X in the bottom-left, followed by the AI’s in the top-left.</w:t>
      </w:r>
    </w:p>
    <w:p w14:paraId="1BA6632C" w14:textId="77777777" w:rsidR="00177882" w:rsidRPr="00275756" w:rsidRDefault="00177882" w:rsidP="3F369E06">
      <w:pPr>
        <w:jc w:val="center"/>
        <w:rPr>
          <w:rFonts w:cs="Times New Roman"/>
          <w:lang w:eastAsia="en-IE"/>
        </w:rPr>
      </w:pPr>
      <w:r>
        <w:rPr>
          <w:noProof/>
        </w:rPr>
        <w:drawing>
          <wp:inline distT="0" distB="0" distL="0" distR="0" wp14:anchorId="090E1511" wp14:editId="4B8C1FD8">
            <wp:extent cx="3019846" cy="2800741"/>
            <wp:effectExtent l="0" t="0" r="0" b="0"/>
            <wp:docPr id="118703711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3019846" cy="2800741"/>
                    </a:xfrm>
                    <a:prstGeom prst="rect">
                      <a:avLst/>
                    </a:prstGeom>
                  </pic:spPr>
                </pic:pic>
              </a:graphicData>
            </a:graphic>
          </wp:inline>
        </w:drawing>
      </w:r>
    </w:p>
    <w:p w14:paraId="59373DD1" w14:textId="0C00B4F7" w:rsidR="00177882" w:rsidRPr="00275756" w:rsidRDefault="00177882" w:rsidP="3F369E06">
      <w:pPr>
        <w:jc w:val="center"/>
        <w:rPr>
          <w:rFonts w:cs="Times New Roman"/>
          <w:lang w:eastAsia="en-IE"/>
        </w:rPr>
      </w:pPr>
      <w:r w:rsidRPr="3F369E06">
        <w:rPr>
          <w:rFonts w:cs="Times New Roman"/>
          <w:lang w:eastAsia="en-IE"/>
        </w:rPr>
        <w:t>Fig 5.</w:t>
      </w:r>
      <w:r w:rsidR="008156C5" w:rsidRPr="3F369E06">
        <w:rPr>
          <w:rFonts w:cs="Times New Roman"/>
          <w:lang w:eastAsia="en-IE"/>
        </w:rPr>
        <w:t>8</w:t>
      </w:r>
      <w:r w:rsidRPr="3F369E06">
        <w:rPr>
          <w:rFonts w:cs="Times New Roman"/>
          <w:lang w:eastAsia="en-IE"/>
        </w:rPr>
        <w:t>.2</w:t>
      </w:r>
    </w:p>
    <w:p w14:paraId="374B5990" w14:textId="77777777" w:rsidR="00177882" w:rsidRPr="00275756" w:rsidRDefault="00177882" w:rsidP="3F369E06">
      <w:pPr>
        <w:rPr>
          <w:rFonts w:cs="Times New Roman"/>
          <w:lang w:eastAsia="en-IE"/>
        </w:rPr>
      </w:pPr>
      <w:r w:rsidRPr="3F369E06">
        <w:rPr>
          <w:rFonts w:cs="Times New Roman"/>
          <w:lang w:eastAsia="en-IE"/>
        </w:rPr>
        <w:t xml:space="preserve">The next user move was to the bottom-middle where the AI responded by blocking the win, placing its piece bottom-right. </w:t>
      </w:r>
    </w:p>
    <w:p w14:paraId="60B7AC99" w14:textId="77777777" w:rsidR="00177882" w:rsidRPr="00275756" w:rsidRDefault="00177882" w:rsidP="3F369E06">
      <w:pPr>
        <w:rPr>
          <w:rFonts w:cs="Times New Roman"/>
          <w:lang w:eastAsia="en-IE"/>
        </w:rPr>
      </w:pPr>
      <w:r w:rsidRPr="3F369E06">
        <w:rPr>
          <w:rFonts w:cs="Times New Roman"/>
          <w:lang w:eastAsia="en-IE"/>
        </w:rPr>
        <w:t>This testing was repeated for each difficulty of each AI and more data on the individual stats of these moves can be seen in the figures included in section 5.2.</w:t>
      </w:r>
    </w:p>
    <w:p w14:paraId="016547C5" w14:textId="4A966BCC" w:rsidR="00177882" w:rsidRPr="00F1038E" w:rsidRDefault="008156C5" w:rsidP="3F369E06">
      <w:pPr>
        <w:pStyle w:val="Heading3"/>
        <w:rPr>
          <w:rFonts w:cs="Times New Roman"/>
          <w:lang w:eastAsia="en-IE"/>
        </w:rPr>
      </w:pPr>
      <w:bookmarkStart w:id="147" w:name="_Toc192040705"/>
      <w:bookmarkStart w:id="148" w:name="_Toc192911056"/>
      <w:r w:rsidRPr="3F369E06">
        <w:rPr>
          <w:rFonts w:cs="Times New Roman"/>
          <w:lang w:eastAsia="en-IE"/>
        </w:rPr>
        <w:t xml:space="preserve">5.8.2 </w:t>
      </w:r>
      <w:r w:rsidR="00177882" w:rsidRPr="3F369E06">
        <w:rPr>
          <w:rFonts w:cs="Times New Roman"/>
          <w:lang w:eastAsia="en-IE"/>
        </w:rPr>
        <w:t>User Login Test Data</w:t>
      </w:r>
      <w:bookmarkEnd w:id="146"/>
      <w:bookmarkEnd w:id="147"/>
      <w:bookmarkEnd w:id="148"/>
    </w:p>
    <w:p w14:paraId="257F1068" w14:textId="77777777" w:rsidR="00177882" w:rsidRPr="00826047" w:rsidRDefault="00177882" w:rsidP="3F369E06">
      <w:pPr>
        <w:rPr>
          <w:rFonts w:cs="Times New Roman"/>
          <w:lang w:eastAsia="en-IE"/>
        </w:rPr>
      </w:pPr>
      <w:r w:rsidRPr="3F369E06">
        <w:rPr>
          <w:rFonts w:cs="Times New Roman"/>
          <w:lang w:eastAsia="en-IE"/>
        </w:rPr>
        <w:t>User authentication was tested with different email and password combinations, for example:</w:t>
      </w:r>
    </w:p>
    <w:tbl>
      <w:tblPr>
        <w:tblStyle w:val="TableGrid"/>
        <w:tblW w:w="0" w:type="auto"/>
        <w:tblLook w:val="04A0" w:firstRow="1" w:lastRow="0" w:firstColumn="1" w:lastColumn="0" w:noHBand="0" w:noVBand="1"/>
      </w:tblPr>
      <w:tblGrid>
        <w:gridCol w:w="2327"/>
        <w:gridCol w:w="2123"/>
        <w:gridCol w:w="1772"/>
        <w:gridCol w:w="1968"/>
        <w:gridCol w:w="870"/>
      </w:tblGrid>
      <w:tr w:rsidR="00177882" w:rsidRPr="00826047" w14:paraId="6B2E8EE4" w14:textId="77777777" w:rsidTr="000F622E">
        <w:tc>
          <w:tcPr>
            <w:tcW w:w="0" w:type="auto"/>
            <w:hideMark/>
          </w:tcPr>
          <w:p w14:paraId="16A53655"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Test Case</w:t>
            </w:r>
          </w:p>
        </w:tc>
        <w:tc>
          <w:tcPr>
            <w:tcW w:w="0" w:type="auto"/>
            <w:hideMark/>
          </w:tcPr>
          <w:p w14:paraId="5B2223F8"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Input Email</w:t>
            </w:r>
          </w:p>
        </w:tc>
        <w:tc>
          <w:tcPr>
            <w:tcW w:w="0" w:type="auto"/>
            <w:hideMark/>
          </w:tcPr>
          <w:p w14:paraId="47CAD56B"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Input Password</w:t>
            </w:r>
          </w:p>
        </w:tc>
        <w:tc>
          <w:tcPr>
            <w:tcW w:w="0" w:type="auto"/>
            <w:hideMark/>
          </w:tcPr>
          <w:p w14:paraId="4B6A56D1"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Expected Outcome</w:t>
            </w:r>
          </w:p>
        </w:tc>
        <w:tc>
          <w:tcPr>
            <w:tcW w:w="0" w:type="auto"/>
            <w:hideMark/>
          </w:tcPr>
          <w:p w14:paraId="49916DD0"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Result</w:t>
            </w:r>
          </w:p>
        </w:tc>
      </w:tr>
      <w:tr w:rsidR="00177882" w:rsidRPr="00826047" w14:paraId="560361CB" w14:textId="77777777" w:rsidTr="000F622E">
        <w:tc>
          <w:tcPr>
            <w:tcW w:w="0" w:type="auto"/>
            <w:hideMark/>
          </w:tcPr>
          <w:p w14:paraId="742CA1D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Valid login</w:t>
            </w:r>
          </w:p>
        </w:tc>
        <w:tc>
          <w:tcPr>
            <w:tcW w:w="0" w:type="auto"/>
            <w:hideMark/>
          </w:tcPr>
          <w:p w14:paraId="6F4A5773"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user@example.com</w:t>
            </w:r>
          </w:p>
        </w:tc>
        <w:tc>
          <w:tcPr>
            <w:tcW w:w="0" w:type="auto"/>
            <w:hideMark/>
          </w:tcPr>
          <w:p w14:paraId="1209D197"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Password123</w:t>
            </w:r>
          </w:p>
        </w:tc>
        <w:tc>
          <w:tcPr>
            <w:tcW w:w="0" w:type="auto"/>
            <w:hideMark/>
          </w:tcPr>
          <w:p w14:paraId="1DBA363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Success</w:t>
            </w:r>
          </w:p>
        </w:tc>
        <w:tc>
          <w:tcPr>
            <w:tcW w:w="0" w:type="auto"/>
            <w:hideMark/>
          </w:tcPr>
          <w:p w14:paraId="0BBFBEB2"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 xml:space="preserve"> Pass</w:t>
            </w:r>
          </w:p>
        </w:tc>
      </w:tr>
      <w:tr w:rsidR="00177882" w:rsidRPr="00826047" w14:paraId="3325B8CE" w14:textId="77777777" w:rsidTr="000F622E">
        <w:tc>
          <w:tcPr>
            <w:tcW w:w="0" w:type="auto"/>
            <w:hideMark/>
          </w:tcPr>
          <w:p w14:paraId="5ACB8C40"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Invalid email format</w:t>
            </w:r>
          </w:p>
        </w:tc>
        <w:tc>
          <w:tcPr>
            <w:tcW w:w="0" w:type="auto"/>
            <w:hideMark/>
          </w:tcPr>
          <w:p w14:paraId="4DD0557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userexample.com</w:t>
            </w:r>
          </w:p>
        </w:tc>
        <w:tc>
          <w:tcPr>
            <w:tcW w:w="0" w:type="auto"/>
            <w:hideMark/>
          </w:tcPr>
          <w:p w14:paraId="4C6C2E8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Password123</w:t>
            </w:r>
          </w:p>
        </w:tc>
        <w:tc>
          <w:tcPr>
            <w:tcW w:w="0" w:type="auto"/>
            <w:hideMark/>
          </w:tcPr>
          <w:p w14:paraId="6D4262A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Error message</w:t>
            </w:r>
          </w:p>
        </w:tc>
        <w:tc>
          <w:tcPr>
            <w:tcW w:w="0" w:type="auto"/>
            <w:hideMark/>
          </w:tcPr>
          <w:p w14:paraId="26D0CBC3"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t>
            </w:r>
          </w:p>
        </w:tc>
      </w:tr>
      <w:tr w:rsidR="00177882" w:rsidRPr="00826047" w14:paraId="5D5EAEF5" w14:textId="77777777" w:rsidTr="000F622E">
        <w:tc>
          <w:tcPr>
            <w:tcW w:w="0" w:type="auto"/>
            <w:hideMark/>
          </w:tcPr>
          <w:p w14:paraId="492F7CD2"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Incorrect password</w:t>
            </w:r>
          </w:p>
        </w:tc>
        <w:tc>
          <w:tcPr>
            <w:tcW w:w="0" w:type="auto"/>
            <w:hideMark/>
          </w:tcPr>
          <w:p w14:paraId="3DD450C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user@example.com</w:t>
            </w:r>
          </w:p>
        </w:tc>
        <w:tc>
          <w:tcPr>
            <w:tcW w:w="0" w:type="auto"/>
            <w:hideMark/>
          </w:tcPr>
          <w:p w14:paraId="152C40AF" w14:textId="77777777" w:rsidR="00177882" w:rsidRPr="00826047" w:rsidRDefault="00177882" w:rsidP="000F622E">
            <w:pPr>
              <w:spacing w:after="160" w:line="360" w:lineRule="auto"/>
              <w:rPr>
                <w:rFonts w:ascii="Times New Roman" w:hAnsi="Times New Roman" w:cs="Times New Roman"/>
                <w:sz w:val="24"/>
                <w:szCs w:val="24"/>
                <w:lang w:eastAsia="en-IE"/>
              </w:rPr>
            </w:pPr>
            <w:proofErr w:type="spellStart"/>
            <w:r w:rsidRPr="00826047">
              <w:rPr>
                <w:rFonts w:ascii="Times New Roman" w:hAnsi="Times New Roman" w:cs="Times New Roman"/>
                <w:sz w:val="24"/>
                <w:szCs w:val="24"/>
                <w:lang w:eastAsia="en-IE"/>
              </w:rPr>
              <w:t>WrongPass</w:t>
            </w:r>
            <w:proofErr w:type="spellEnd"/>
          </w:p>
        </w:tc>
        <w:tc>
          <w:tcPr>
            <w:tcW w:w="0" w:type="auto"/>
            <w:hideMark/>
          </w:tcPr>
          <w:p w14:paraId="5DBA313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Error message</w:t>
            </w:r>
          </w:p>
        </w:tc>
        <w:tc>
          <w:tcPr>
            <w:tcW w:w="0" w:type="auto"/>
            <w:hideMark/>
          </w:tcPr>
          <w:p w14:paraId="4B001627"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t>
            </w:r>
          </w:p>
        </w:tc>
      </w:tr>
      <w:tr w:rsidR="00177882" w:rsidRPr="00826047" w14:paraId="06FB5648" w14:textId="77777777" w:rsidTr="000F622E">
        <w:tc>
          <w:tcPr>
            <w:tcW w:w="0" w:type="auto"/>
            <w:hideMark/>
          </w:tcPr>
          <w:p w14:paraId="146AD036"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Short password (5 chars)</w:t>
            </w:r>
          </w:p>
        </w:tc>
        <w:tc>
          <w:tcPr>
            <w:tcW w:w="0" w:type="auto"/>
            <w:hideMark/>
          </w:tcPr>
          <w:p w14:paraId="60C26DF9"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user@example.com</w:t>
            </w:r>
          </w:p>
        </w:tc>
        <w:tc>
          <w:tcPr>
            <w:tcW w:w="0" w:type="auto"/>
            <w:hideMark/>
          </w:tcPr>
          <w:p w14:paraId="1E01D8CE"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t>
            </w:r>
          </w:p>
        </w:tc>
        <w:tc>
          <w:tcPr>
            <w:tcW w:w="0" w:type="auto"/>
            <w:hideMark/>
          </w:tcPr>
          <w:p w14:paraId="47E7072A"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Error message</w:t>
            </w:r>
          </w:p>
        </w:tc>
        <w:tc>
          <w:tcPr>
            <w:tcW w:w="0" w:type="auto"/>
            <w:hideMark/>
          </w:tcPr>
          <w:p w14:paraId="050AB62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Pass</w:t>
            </w:r>
          </w:p>
        </w:tc>
      </w:tr>
    </w:tbl>
    <w:p w14:paraId="7329C6A5" w14:textId="77777777" w:rsidR="00177882" w:rsidRPr="00F1038E" w:rsidRDefault="00177882" w:rsidP="3F369E06">
      <w:pPr>
        <w:pStyle w:val="Heading3"/>
        <w:rPr>
          <w:rFonts w:cs="Times New Roman"/>
          <w:lang w:eastAsia="en-IE"/>
        </w:rPr>
      </w:pPr>
    </w:p>
    <w:p w14:paraId="24B69484" w14:textId="79B6D9F9" w:rsidR="00177882" w:rsidRPr="00F1038E" w:rsidRDefault="00177882" w:rsidP="3F369E06">
      <w:pPr>
        <w:jc w:val="center"/>
        <w:rPr>
          <w:rFonts w:cs="Times New Roman"/>
          <w:lang w:eastAsia="en-IE"/>
        </w:rPr>
      </w:pPr>
      <w:r>
        <w:rPr>
          <w:noProof/>
        </w:rPr>
        <w:drawing>
          <wp:inline distT="0" distB="0" distL="0" distR="0" wp14:anchorId="61D81E79" wp14:editId="4ACCEB71">
            <wp:extent cx="5731510" cy="3266440"/>
            <wp:effectExtent l="0" t="0" r="2540" b="0"/>
            <wp:docPr id="45382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731510" cy="3266440"/>
                    </a:xfrm>
                    <a:prstGeom prst="rect">
                      <a:avLst/>
                    </a:prstGeom>
                  </pic:spPr>
                </pic:pic>
              </a:graphicData>
            </a:graphic>
          </wp:inline>
        </w:drawing>
      </w:r>
      <w:r>
        <w:br/>
      </w:r>
      <w:r w:rsidRPr="3F369E06">
        <w:rPr>
          <w:rFonts w:cs="Times New Roman"/>
          <w:lang w:eastAsia="en-IE"/>
        </w:rPr>
        <w:t>Fig 5.</w:t>
      </w:r>
      <w:r w:rsidR="008156C5" w:rsidRPr="3F369E06">
        <w:rPr>
          <w:rFonts w:cs="Times New Roman"/>
          <w:lang w:eastAsia="en-IE"/>
        </w:rPr>
        <w:t>8.1</w:t>
      </w:r>
    </w:p>
    <w:p w14:paraId="0B6C4713" w14:textId="77777777" w:rsidR="00177882" w:rsidRPr="00275756" w:rsidRDefault="00177882" w:rsidP="3F369E06">
      <w:pPr>
        <w:rPr>
          <w:rFonts w:cs="Times New Roman"/>
          <w:lang w:eastAsia="en-IE"/>
        </w:rPr>
      </w:pPr>
      <w:r w:rsidRPr="3F369E06">
        <w:rPr>
          <w:rFonts w:cs="Times New Roman"/>
          <w:lang w:eastAsia="en-IE"/>
        </w:rPr>
        <w:t>These are the actual users present in the Firebase console.</w:t>
      </w:r>
    </w:p>
    <w:p w14:paraId="53EF6371" w14:textId="4915188B" w:rsidR="00177882" w:rsidRPr="00F1038E" w:rsidRDefault="008156C5" w:rsidP="3F369E06">
      <w:pPr>
        <w:pStyle w:val="Heading3"/>
        <w:rPr>
          <w:rFonts w:cs="Times New Roman"/>
          <w:lang w:eastAsia="en-IE"/>
        </w:rPr>
      </w:pPr>
      <w:bookmarkStart w:id="149" w:name="_Toc190385811"/>
      <w:bookmarkStart w:id="150" w:name="_Toc192040706"/>
      <w:bookmarkStart w:id="151" w:name="_Toc192911057"/>
      <w:r w:rsidRPr="3F369E06">
        <w:rPr>
          <w:rFonts w:cs="Times New Roman"/>
          <w:lang w:eastAsia="en-IE"/>
        </w:rPr>
        <w:t xml:space="preserve">5.8.3 </w:t>
      </w:r>
      <w:r w:rsidR="00177882" w:rsidRPr="3F369E06">
        <w:rPr>
          <w:rFonts w:cs="Times New Roman"/>
          <w:lang w:eastAsia="en-IE"/>
        </w:rPr>
        <w:t>Usability Feedback Data</w:t>
      </w:r>
      <w:bookmarkEnd w:id="149"/>
      <w:bookmarkEnd w:id="150"/>
      <w:bookmarkEnd w:id="151"/>
    </w:p>
    <w:p w14:paraId="21C6C117" w14:textId="77777777" w:rsidR="00177882" w:rsidRPr="00826047" w:rsidRDefault="00177882" w:rsidP="3F369E06">
      <w:pPr>
        <w:rPr>
          <w:rFonts w:cs="Times New Roman"/>
          <w:lang w:eastAsia="en-IE"/>
        </w:rPr>
      </w:pPr>
      <w:r w:rsidRPr="3F369E06">
        <w:rPr>
          <w:rFonts w:cs="Times New Roman"/>
          <w:lang w:eastAsia="en-IE"/>
        </w:rPr>
        <w:t>Collected from manual testing and user feedback:</w:t>
      </w:r>
    </w:p>
    <w:tbl>
      <w:tblPr>
        <w:tblStyle w:val="TableGrid"/>
        <w:tblW w:w="0" w:type="auto"/>
        <w:tblLook w:val="04A0" w:firstRow="1" w:lastRow="0" w:firstColumn="1" w:lastColumn="0" w:noHBand="0" w:noVBand="1"/>
      </w:tblPr>
      <w:tblGrid>
        <w:gridCol w:w="3914"/>
        <w:gridCol w:w="1030"/>
        <w:gridCol w:w="4116"/>
      </w:tblGrid>
      <w:tr w:rsidR="00177882" w:rsidRPr="00826047" w14:paraId="635929BE" w14:textId="77777777" w:rsidTr="000F622E">
        <w:tc>
          <w:tcPr>
            <w:tcW w:w="0" w:type="auto"/>
            <w:hideMark/>
          </w:tcPr>
          <w:p w14:paraId="60EA5D6E"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Issue</w:t>
            </w:r>
          </w:p>
        </w:tc>
        <w:tc>
          <w:tcPr>
            <w:tcW w:w="0" w:type="auto"/>
            <w:hideMark/>
          </w:tcPr>
          <w:p w14:paraId="1A0F2925"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Impact</w:t>
            </w:r>
          </w:p>
        </w:tc>
        <w:tc>
          <w:tcPr>
            <w:tcW w:w="0" w:type="auto"/>
            <w:hideMark/>
          </w:tcPr>
          <w:p w14:paraId="52AA1E4C" w14:textId="77777777" w:rsidR="00177882" w:rsidRPr="00826047" w:rsidRDefault="00177882" w:rsidP="000F622E">
            <w:pPr>
              <w:spacing w:after="160" w:line="360" w:lineRule="auto"/>
              <w:rPr>
                <w:rFonts w:ascii="Times New Roman" w:hAnsi="Times New Roman" w:cs="Times New Roman"/>
                <w:b/>
                <w:bCs/>
                <w:sz w:val="24"/>
                <w:szCs w:val="24"/>
                <w:lang w:eastAsia="en-IE"/>
              </w:rPr>
            </w:pPr>
            <w:r w:rsidRPr="00826047">
              <w:rPr>
                <w:rFonts w:ascii="Times New Roman" w:hAnsi="Times New Roman" w:cs="Times New Roman"/>
                <w:b/>
                <w:bCs/>
                <w:sz w:val="24"/>
                <w:szCs w:val="24"/>
                <w:lang w:eastAsia="en-IE"/>
              </w:rPr>
              <w:t>Notes</w:t>
            </w:r>
          </w:p>
        </w:tc>
      </w:tr>
      <w:tr w:rsidR="00177882" w:rsidRPr="00826047" w14:paraId="36070F74" w14:textId="77777777" w:rsidTr="000F622E">
        <w:tc>
          <w:tcPr>
            <w:tcW w:w="0" w:type="auto"/>
            <w:hideMark/>
          </w:tcPr>
          <w:p w14:paraId="6EA33995"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Difficulty slider doesn't update immediately</w:t>
            </w:r>
          </w:p>
        </w:tc>
        <w:tc>
          <w:tcPr>
            <w:tcW w:w="0" w:type="auto"/>
            <w:hideMark/>
          </w:tcPr>
          <w:p w14:paraId="06E507F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Minor</w:t>
            </w:r>
          </w:p>
        </w:tc>
        <w:tc>
          <w:tcPr>
            <w:tcW w:w="0" w:type="auto"/>
            <w:hideMark/>
          </w:tcPr>
          <w:p w14:paraId="1B7015F5"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Fixing would improve UI responsiveness</w:t>
            </w:r>
          </w:p>
        </w:tc>
      </w:tr>
      <w:tr w:rsidR="00177882" w:rsidRPr="00826047" w14:paraId="25DFC1AD" w14:textId="77777777" w:rsidTr="000F622E">
        <w:tc>
          <w:tcPr>
            <w:tcW w:w="0" w:type="auto"/>
            <w:hideMark/>
          </w:tcPr>
          <w:p w14:paraId="47E89880"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Win message does not specify AI vs Player</w:t>
            </w:r>
          </w:p>
        </w:tc>
        <w:tc>
          <w:tcPr>
            <w:tcW w:w="0" w:type="auto"/>
            <w:hideMark/>
          </w:tcPr>
          <w:p w14:paraId="412F4BA7"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Medium</w:t>
            </w:r>
          </w:p>
        </w:tc>
        <w:tc>
          <w:tcPr>
            <w:tcW w:w="0" w:type="auto"/>
            <w:hideMark/>
          </w:tcPr>
          <w:p w14:paraId="4E7627C0"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Could confuse users about game results</w:t>
            </w:r>
          </w:p>
        </w:tc>
      </w:tr>
      <w:tr w:rsidR="00177882" w:rsidRPr="00826047" w14:paraId="48275811" w14:textId="77777777" w:rsidTr="000F622E">
        <w:tc>
          <w:tcPr>
            <w:tcW w:w="0" w:type="auto"/>
            <w:hideMark/>
          </w:tcPr>
          <w:p w14:paraId="1415C3EC"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 xml:space="preserve">Bottom menu cut off in </w:t>
            </w:r>
            <w:proofErr w:type="spellStart"/>
            <w:r w:rsidRPr="00826047">
              <w:rPr>
                <w:rFonts w:ascii="Times New Roman" w:hAnsi="Times New Roman" w:cs="Times New Roman"/>
                <w:sz w:val="24"/>
                <w:szCs w:val="24"/>
                <w:lang w:eastAsia="en-IE"/>
              </w:rPr>
              <w:t>PvP</w:t>
            </w:r>
            <w:proofErr w:type="spellEnd"/>
            <w:r w:rsidRPr="00826047">
              <w:rPr>
                <w:rFonts w:ascii="Times New Roman" w:hAnsi="Times New Roman" w:cs="Times New Roman"/>
                <w:sz w:val="24"/>
                <w:szCs w:val="24"/>
                <w:lang w:eastAsia="en-IE"/>
              </w:rPr>
              <w:t xml:space="preserve"> mode</w:t>
            </w:r>
          </w:p>
        </w:tc>
        <w:tc>
          <w:tcPr>
            <w:tcW w:w="0" w:type="auto"/>
            <w:hideMark/>
          </w:tcPr>
          <w:p w14:paraId="2209DF72"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Medium</w:t>
            </w:r>
          </w:p>
        </w:tc>
        <w:tc>
          <w:tcPr>
            <w:tcW w:w="0" w:type="auto"/>
            <w:hideMark/>
          </w:tcPr>
          <w:p w14:paraId="6FCDE06B"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Impacts usability on some devices</w:t>
            </w:r>
          </w:p>
        </w:tc>
      </w:tr>
      <w:tr w:rsidR="00177882" w:rsidRPr="00826047" w14:paraId="7708C372" w14:textId="77777777" w:rsidTr="000F622E">
        <w:tc>
          <w:tcPr>
            <w:tcW w:w="0" w:type="auto"/>
            <w:hideMark/>
          </w:tcPr>
          <w:p w14:paraId="286A4CEF"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Login page fields hide input</w:t>
            </w:r>
          </w:p>
        </w:tc>
        <w:tc>
          <w:tcPr>
            <w:tcW w:w="0" w:type="auto"/>
            <w:hideMark/>
          </w:tcPr>
          <w:p w14:paraId="11162E9D"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Minor</w:t>
            </w:r>
          </w:p>
        </w:tc>
        <w:tc>
          <w:tcPr>
            <w:tcW w:w="0" w:type="auto"/>
            <w:hideMark/>
          </w:tcPr>
          <w:p w14:paraId="1B0702F2" w14:textId="77777777" w:rsidR="00177882" w:rsidRPr="00826047" w:rsidRDefault="00177882" w:rsidP="000F622E">
            <w:pPr>
              <w:spacing w:after="160" w:line="360" w:lineRule="auto"/>
              <w:rPr>
                <w:rFonts w:ascii="Times New Roman" w:hAnsi="Times New Roman" w:cs="Times New Roman"/>
                <w:sz w:val="24"/>
                <w:szCs w:val="24"/>
                <w:lang w:eastAsia="en-IE"/>
              </w:rPr>
            </w:pPr>
            <w:r w:rsidRPr="00826047">
              <w:rPr>
                <w:rFonts w:ascii="Times New Roman" w:hAnsi="Times New Roman" w:cs="Times New Roman"/>
                <w:sz w:val="24"/>
                <w:szCs w:val="24"/>
                <w:lang w:eastAsia="en-IE"/>
              </w:rPr>
              <w:t>Adding a "show password" option would help</w:t>
            </w:r>
          </w:p>
        </w:tc>
      </w:tr>
    </w:tbl>
    <w:p w14:paraId="263EDBD6" w14:textId="77777777" w:rsidR="00177882" w:rsidRPr="00F1038E" w:rsidRDefault="00177882" w:rsidP="3F369E06">
      <w:pPr>
        <w:rPr>
          <w:rFonts w:cs="Times New Roman"/>
          <w:lang w:eastAsia="en-IE"/>
        </w:rPr>
      </w:pPr>
    </w:p>
    <w:p w14:paraId="5484581D" w14:textId="747B5C9A" w:rsidR="00177882" w:rsidRPr="00F1038E" w:rsidRDefault="008156C5" w:rsidP="3F369E06">
      <w:pPr>
        <w:pStyle w:val="Heading1"/>
        <w:rPr>
          <w:rFonts w:ascii="Times New Roman" w:eastAsia="Times New Roman" w:hAnsi="Times New Roman" w:cs="Times New Roman"/>
          <w:lang w:eastAsia="en-IE"/>
        </w:rPr>
      </w:pPr>
      <w:bookmarkStart w:id="152" w:name="_Toc192911058"/>
      <w:bookmarkStart w:id="153" w:name="_Toc190385812"/>
      <w:bookmarkStart w:id="154" w:name="_Toc192040707"/>
      <w:r w:rsidRPr="3F369E06">
        <w:rPr>
          <w:rFonts w:ascii="Times New Roman" w:eastAsia="Times New Roman" w:hAnsi="Times New Roman" w:cs="Times New Roman"/>
          <w:lang w:eastAsia="en-IE"/>
        </w:rPr>
        <w:t xml:space="preserve">5.9 </w:t>
      </w:r>
      <w:r w:rsidR="00177882" w:rsidRPr="3F369E06">
        <w:rPr>
          <w:rFonts w:ascii="Times New Roman" w:eastAsia="Times New Roman" w:hAnsi="Times New Roman" w:cs="Times New Roman"/>
          <w:lang w:eastAsia="en-IE"/>
        </w:rPr>
        <w:t>Summary of Findings</w:t>
      </w:r>
      <w:bookmarkEnd w:id="152"/>
      <w:r w:rsidR="00177882" w:rsidRPr="3F369E06">
        <w:rPr>
          <w:rFonts w:ascii="Times New Roman" w:eastAsia="Times New Roman" w:hAnsi="Times New Roman" w:cs="Times New Roman"/>
          <w:lang w:eastAsia="en-IE"/>
        </w:rPr>
        <w:t xml:space="preserve"> </w:t>
      </w:r>
      <w:bookmarkEnd w:id="153"/>
      <w:bookmarkEnd w:id="154"/>
    </w:p>
    <w:p w14:paraId="7435334A" w14:textId="77777777" w:rsidR="00177882" w:rsidRPr="00F1038E" w:rsidRDefault="00177882" w:rsidP="3F369E06">
      <w:pPr>
        <w:rPr>
          <w:rFonts w:cs="Times New Roman"/>
          <w:lang w:eastAsia="en-IE"/>
        </w:rPr>
      </w:pPr>
      <w:r w:rsidRPr="3F369E06">
        <w:rPr>
          <w:rFonts w:cs="Times New Roman"/>
          <w:lang w:eastAsia="en-IE"/>
        </w:rPr>
        <w:t>Below is a summary and recap of the main findings:</w:t>
      </w:r>
    </w:p>
    <w:p w14:paraId="37FD8728" w14:textId="04F75676" w:rsidR="00177882" w:rsidRPr="00F1038E" w:rsidRDefault="00A16EE4" w:rsidP="3F369E06">
      <w:pPr>
        <w:pStyle w:val="Heading2"/>
        <w:rPr>
          <w:rFonts w:ascii="Times New Roman" w:hAnsi="Times New Roman" w:cs="Times New Roman"/>
          <w:lang w:eastAsia="en-IE"/>
        </w:rPr>
      </w:pPr>
      <w:bookmarkStart w:id="155" w:name="_Toc192040708"/>
      <w:bookmarkStart w:id="156" w:name="_Toc192911059"/>
      <w:r w:rsidRPr="3F369E06">
        <w:rPr>
          <w:rFonts w:ascii="Times New Roman" w:eastAsia="Times New Roman" w:hAnsi="Times New Roman" w:cs="Times New Roman"/>
          <w:lang w:eastAsia="en-IE"/>
        </w:rPr>
        <w:t xml:space="preserve">5.9.1 </w:t>
      </w:r>
      <w:r w:rsidR="00177882" w:rsidRPr="3F369E06">
        <w:rPr>
          <w:rFonts w:ascii="Times New Roman" w:hAnsi="Times New Roman" w:cs="Times New Roman"/>
          <w:lang w:eastAsia="en-IE"/>
        </w:rPr>
        <w:t>Non-Functional</w:t>
      </w:r>
      <w:bookmarkEnd w:id="155"/>
      <w:bookmarkEnd w:id="156"/>
    </w:p>
    <w:p w14:paraId="1436EB51" w14:textId="34182ADF" w:rsidR="00177882" w:rsidRPr="00F1038E" w:rsidRDefault="00A16EE4" w:rsidP="3F369E06">
      <w:pPr>
        <w:pStyle w:val="Heading3"/>
        <w:rPr>
          <w:rFonts w:cs="Times New Roman"/>
          <w:lang w:eastAsia="en-IE"/>
        </w:rPr>
      </w:pPr>
      <w:bookmarkStart w:id="157" w:name="_Toc192040709"/>
      <w:bookmarkStart w:id="158" w:name="_Toc192911060"/>
      <w:r w:rsidRPr="3F369E06">
        <w:rPr>
          <w:rFonts w:eastAsia="Times New Roman" w:cs="Times New Roman"/>
          <w:lang w:eastAsia="en-IE"/>
        </w:rPr>
        <w:t xml:space="preserve">5.9.1.1 </w:t>
      </w:r>
      <w:r w:rsidR="00177882" w:rsidRPr="3F369E06">
        <w:rPr>
          <w:rFonts w:cs="Times New Roman"/>
          <w:lang w:eastAsia="en-IE"/>
        </w:rPr>
        <w:t>Performance:</w:t>
      </w:r>
      <w:bookmarkEnd w:id="157"/>
      <w:bookmarkEnd w:id="158"/>
    </w:p>
    <w:p w14:paraId="19EE377A" w14:textId="77777777" w:rsidR="00177882" w:rsidRPr="00275756" w:rsidRDefault="00177882" w:rsidP="3F369E06">
      <w:pPr>
        <w:rPr>
          <w:rFonts w:cs="Times New Roman"/>
          <w:lang w:eastAsia="en-IE"/>
        </w:rPr>
      </w:pPr>
      <w:r w:rsidRPr="3F369E06">
        <w:rPr>
          <w:rFonts w:cs="Times New Roman"/>
          <w:lang w:eastAsia="en-IE"/>
        </w:rPr>
        <w:t xml:space="preserve">Minimax consistently outperforms MCTS in speed, especially at higher difficulty levels. MCTS takes significantly longer (milliseconds vs multiple seconds) due to its simulation-based approach. Pruning in Minimax also further reduced move time considerably. </w:t>
      </w:r>
    </w:p>
    <w:p w14:paraId="62D30DDF" w14:textId="5DED5702" w:rsidR="00177882" w:rsidRPr="00F1038E" w:rsidRDefault="00A16EE4" w:rsidP="3F369E06">
      <w:pPr>
        <w:pStyle w:val="Heading3"/>
        <w:rPr>
          <w:rFonts w:cs="Times New Roman"/>
          <w:lang w:eastAsia="en-IE"/>
        </w:rPr>
      </w:pPr>
      <w:bookmarkStart w:id="159" w:name="_Toc192040710"/>
      <w:bookmarkStart w:id="160" w:name="_Toc192911061"/>
      <w:r w:rsidRPr="3F369E06">
        <w:rPr>
          <w:rFonts w:eastAsia="Times New Roman" w:cs="Times New Roman"/>
          <w:lang w:eastAsia="en-IE"/>
        </w:rPr>
        <w:t xml:space="preserve">5.9.1.2 </w:t>
      </w:r>
      <w:r w:rsidR="00177882" w:rsidRPr="3F369E06">
        <w:rPr>
          <w:rFonts w:cs="Times New Roman"/>
          <w:lang w:eastAsia="en-IE"/>
        </w:rPr>
        <w:t>Usability:</w:t>
      </w:r>
      <w:bookmarkEnd w:id="159"/>
      <w:bookmarkEnd w:id="160"/>
    </w:p>
    <w:p w14:paraId="55C819F3" w14:textId="77777777" w:rsidR="00177882" w:rsidRPr="00275756" w:rsidRDefault="00177882" w:rsidP="3F369E06">
      <w:pPr>
        <w:rPr>
          <w:rFonts w:cs="Times New Roman"/>
          <w:lang w:eastAsia="en-IE"/>
        </w:rPr>
      </w:pPr>
      <w:r w:rsidRPr="3F369E06">
        <w:rPr>
          <w:rFonts w:cs="Times New Roman"/>
          <w:lang w:eastAsia="en-IE"/>
        </w:rPr>
        <w:t xml:space="preserve">The user interface is functional, but some elements could be improved (e.g., sliders updating in real-time, clearer win messages). Minor navigation issues were reported, such as cut-off buttons in </w:t>
      </w:r>
      <w:proofErr w:type="spellStart"/>
      <w:r w:rsidRPr="3F369E06">
        <w:rPr>
          <w:rFonts w:cs="Times New Roman"/>
          <w:lang w:eastAsia="en-IE"/>
        </w:rPr>
        <w:t>PvP</w:t>
      </w:r>
      <w:proofErr w:type="spellEnd"/>
      <w:r w:rsidRPr="3F369E06">
        <w:rPr>
          <w:rFonts w:cs="Times New Roman"/>
          <w:lang w:eastAsia="en-IE"/>
        </w:rPr>
        <w:t xml:space="preserve"> mode.</w:t>
      </w:r>
    </w:p>
    <w:p w14:paraId="7898555E" w14:textId="33CACAAE" w:rsidR="00177882" w:rsidRPr="00F1038E" w:rsidRDefault="00A16EE4" w:rsidP="3F369E06">
      <w:pPr>
        <w:pStyle w:val="Heading3"/>
        <w:rPr>
          <w:rFonts w:cs="Times New Roman"/>
          <w:lang w:eastAsia="en-IE"/>
        </w:rPr>
      </w:pPr>
      <w:bookmarkStart w:id="161" w:name="_Toc192040711"/>
      <w:bookmarkStart w:id="162" w:name="_Toc192911062"/>
      <w:r w:rsidRPr="3F369E06">
        <w:rPr>
          <w:rFonts w:eastAsia="Times New Roman" w:cs="Times New Roman"/>
          <w:lang w:eastAsia="en-IE"/>
        </w:rPr>
        <w:t xml:space="preserve">5.9.1.3 </w:t>
      </w:r>
      <w:r w:rsidR="00177882" w:rsidRPr="3F369E06">
        <w:rPr>
          <w:rFonts w:cs="Times New Roman"/>
          <w:lang w:eastAsia="en-IE"/>
        </w:rPr>
        <w:t>Security:</w:t>
      </w:r>
      <w:bookmarkEnd w:id="161"/>
      <w:bookmarkEnd w:id="162"/>
    </w:p>
    <w:p w14:paraId="070FEC0A" w14:textId="77777777" w:rsidR="00177882" w:rsidRPr="00275756" w:rsidRDefault="00177882" w:rsidP="3F369E06">
      <w:pPr>
        <w:rPr>
          <w:rFonts w:cs="Times New Roman"/>
          <w:lang w:eastAsia="en-IE"/>
        </w:rPr>
      </w:pPr>
      <w:r w:rsidRPr="3F369E06">
        <w:rPr>
          <w:rFonts w:cs="Times New Roman"/>
          <w:lang w:eastAsia="en-IE"/>
        </w:rPr>
        <w:t>The Firebase authentication system works correctly, enforcing basic email and password validation. However, passwords do not require capital letters or numbers, potentially allowing weak passwords.</w:t>
      </w:r>
    </w:p>
    <w:p w14:paraId="08DEFCE6" w14:textId="72E4E414" w:rsidR="00177882" w:rsidRPr="00F1038E" w:rsidRDefault="00A16EE4" w:rsidP="3F369E06">
      <w:pPr>
        <w:pStyle w:val="Heading3"/>
        <w:rPr>
          <w:rFonts w:cs="Times New Roman"/>
          <w:lang w:eastAsia="en-IE"/>
        </w:rPr>
      </w:pPr>
      <w:bookmarkStart w:id="163" w:name="_Toc192040712"/>
      <w:bookmarkStart w:id="164" w:name="_Toc192911063"/>
      <w:r w:rsidRPr="3F369E06">
        <w:rPr>
          <w:rFonts w:eastAsia="Times New Roman" w:cs="Times New Roman"/>
          <w:lang w:eastAsia="en-IE"/>
        </w:rPr>
        <w:t xml:space="preserve">5.9.1.4 </w:t>
      </w:r>
      <w:r w:rsidR="00177882" w:rsidRPr="3F369E06">
        <w:rPr>
          <w:rFonts w:cs="Times New Roman"/>
          <w:lang w:eastAsia="en-IE"/>
        </w:rPr>
        <w:t>Availability:</w:t>
      </w:r>
      <w:bookmarkEnd w:id="163"/>
      <w:bookmarkEnd w:id="164"/>
    </w:p>
    <w:p w14:paraId="6D98BF0C" w14:textId="77777777" w:rsidR="00177882" w:rsidRPr="00275756" w:rsidRDefault="00177882" w:rsidP="3F369E06">
      <w:pPr>
        <w:rPr>
          <w:rFonts w:cs="Times New Roman"/>
          <w:lang w:eastAsia="en-IE"/>
        </w:rPr>
      </w:pPr>
      <w:r w:rsidRPr="3F369E06">
        <w:rPr>
          <w:rFonts w:cs="Times New Roman"/>
          <w:lang w:eastAsia="en-IE"/>
        </w:rPr>
        <w:t>The app requires an internet connection for authentication, meaning users cannot log in offline. All other features function correctly once logged in.</w:t>
      </w:r>
    </w:p>
    <w:p w14:paraId="17E611BE" w14:textId="1F192505" w:rsidR="00177882" w:rsidRPr="00F1038E" w:rsidRDefault="00A16EE4" w:rsidP="3F369E06">
      <w:pPr>
        <w:pStyle w:val="Heading2"/>
        <w:rPr>
          <w:rFonts w:ascii="Times New Roman" w:hAnsi="Times New Roman" w:cs="Times New Roman"/>
          <w:lang w:eastAsia="en-IE"/>
        </w:rPr>
      </w:pPr>
      <w:bookmarkStart w:id="165" w:name="_Toc192040713"/>
      <w:bookmarkStart w:id="166" w:name="_Toc192911064"/>
      <w:r w:rsidRPr="3F369E06">
        <w:rPr>
          <w:rFonts w:ascii="Times New Roman" w:eastAsia="Times New Roman" w:hAnsi="Times New Roman" w:cs="Times New Roman"/>
          <w:lang w:eastAsia="en-IE"/>
        </w:rPr>
        <w:t>5.9</w:t>
      </w:r>
      <w:r w:rsidRPr="3F369E06">
        <w:rPr>
          <w:rFonts w:eastAsia="Times New Roman" w:cs="Times New Roman"/>
          <w:lang w:eastAsia="en-IE"/>
        </w:rPr>
        <w:t xml:space="preserve">.1.5 </w:t>
      </w:r>
      <w:r w:rsidR="00177882" w:rsidRPr="3F369E06">
        <w:rPr>
          <w:rFonts w:ascii="Times New Roman" w:hAnsi="Times New Roman" w:cs="Times New Roman"/>
          <w:lang w:eastAsia="en-IE"/>
        </w:rPr>
        <w:t>Functional</w:t>
      </w:r>
      <w:bookmarkEnd w:id="165"/>
      <w:bookmarkEnd w:id="166"/>
    </w:p>
    <w:p w14:paraId="70436C87" w14:textId="77777777" w:rsidR="00177882" w:rsidRPr="00275756" w:rsidRDefault="00177882" w:rsidP="3F369E06">
      <w:pPr>
        <w:rPr>
          <w:rFonts w:cs="Times New Roman"/>
          <w:lang w:eastAsia="en-IE"/>
        </w:rPr>
      </w:pPr>
      <w:r w:rsidRPr="3F369E06">
        <w:rPr>
          <w:rFonts w:cs="Times New Roman"/>
          <w:lang w:eastAsia="en-IE"/>
        </w:rPr>
        <w:t>Overall core gameplay functions as expected, with both Minimax and MCTS algorithms making legal moves. The difficulty settings correctly adjust AI behaviour to reduce move errors and consider more options. To this end MCTS seemed to outperform Minimax when it came to the larger game state of Connect 4. Minimax was more prone to missing user winning moves and wouldn’t block them as a result where MCTS would.</w:t>
      </w:r>
    </w:p>
    <w:p w14:paraId="65A77452" w14:textId="77777777" w:rsidR="00177882" w:rsidRPr="00F1038E" w:rsidRDefault="00177882" w:rsidP="3F369E06">
      <w:pPr>
        <w:rPr>
          <w:rFonts w:cs="Times New Roman"/>
          <w:lang w:eastAsia="en-IE"/>
        </w:rPr>
      </w:pPr>
      <w:r w:rsidRPr="3F369E06">
        <w:rPr>
          <w:rFonts w:cs="Times New Roman"/>
          <w:lang w:eastAsia="en-IE"/>
        </w:rPr>
        <w:t>User authentication functions, including login, registration, and basic error handling for invalid inputs. Game state updates and UI interactions work as expected, but player names in Tic-Tac-Toe are not being displayed correctly.</w:t>
      </w:r>
    </w:p>
    <w:p w14:paraId="6426629A" w14:textId="7717FB3C" w:rsidR="00177882" w:rsidRPr="00F1038E" w:rsidRDefault="00A16EE4" w:rsidP="3F369E06">
      <w:pPr>
        <w:pStyle w:val="Heading1"/>
        <w:rPr>
          <w:rFonts w:ascii="Times New Roman" w:eastAsia="Times New Roman" w:hAnsi="Times New Roman" w:cs="Times New Roman"/>
          <w:lang w:eastAsia="en-IE"/>
        </w:rPr>
      </w:pPr>
      <w:bookmarkStart w:id="167" w:name="_Toc190385813"/>
      <w:bookmarkStart w:id="168" w:name="_Toc192040714"/>
      <w:bookmarkStart w:id="169" w:name="_Toc192911065"/>
      <w:r w:rsidRPr="3F369E06">
        <w:rPr>
          <w:rFonts w:ascii="Times New Roman" w:eastAsia="Times New Roman" w:hAnsi="Times New Roman" w:cs="Times New Roman"/>
          <w:lang w:eastAsia="en-IE"/>
        </w:rPr>
        <w:t>5.10</w:t>
      </w:r>
      <w:r w:rsidR="000043EC" w:rsidRPr="3F369E06">
        <w:rPr>
          <w:rFonts w:ascii="Times New Roman" w:eastAsia="Times New Roman" w:hAnsi="Times New Roman" w:cs="Times New Roman"/>
          <w:lang w:eastAsia="en-IE"/>
        </w:rPr>
        <w:t xml:space="preserve"> </w:t>
      </w:r>
      <w:r w:rsidR="00177882" w:rsidRPr="3F369E06">
        <w:rPr>
          <w:rFonts w:ascii="Times New Roman" w:eastAsia="Times New Roman" w:hAnsi="Times New Roman" w:cs="Times New Roman"/>
          <w:lang w:eastAsia="en-IE"/>
        </w:rPr>
        <w:t>Conclusion</w:t>
      </w:r>
      <w:bookmarkEnd w:id="167"/>
      <w:bookmarkEnd w:id="168"/>
      <w:bookmarkEnd w:id="169"/>
    </w:p>
    <w:p w14:paraId="2FA18E9B" w14:textId="77777777" w:rsidR="00177882" w:rsidRPr="00275756" w:rsidRDefault="00177882" w:rsidP="3F369E06">
      <w:pPr>
        <w:shd w:val="clear" w:color="auto" w:fill="FFFFFF" w:themeFill="background1"/>
        <w:spacing w:before="160" w:after="80"/>
        <w:rPr>
          <w:rFonts w:cs="Times New Roman"/>
          <w:lang w:eastAsia="en-IE"/>
        </w:rPr>
      </w:pPr>
      <w:r w:rsidRPr="3F369E06">
        <w:rPr>
          <w:rFonts w:cs="Times New Roman"/>
          <w:lang w:eastAsia="en-IE"/>
        </w:rPr>
        <w:t>The testing process covered both functional and non-functional aspects of the application, revealing key insights into AI performance, app usability, security, and availability. The results demonstrate that the Minimax and MCTS algorithms function correctly, with Minimax proving to be significantly faster, especially at higher difficulties with the caveat being its more likely to miss out on opponents winning moves.</w:t>
      </w:r>
    </w:p>
    <w:p w14:paraId="63E88FEC" w14:textId="77777777" w:rsidR="00177882" w:rsidRPr="00275756" w:rsidRDefault="00177882" w:rsidP="3F369E06">
      <w:pPr>
        <w:shd w:val="clear" w:color="auto" w:fill="FFFFFF" w:themeFill="background1"/>
        <w:spacing w:before="160" w:after="80"/>
        <w:rPr>
          <w:rFonts w:cs="Times New Roman"/>
          <w:lang w:eastAsia="en-IE"/>
        </w:rPr>
      </w:pPr>
      <w:r w:rsidRPr="3F369E06">
        <w:rPr>
          <w:rFonts w:cs="Times New Roman"/>
          <w:lang w:eastAsia="en-IE"/>
        </w:rPr>
        <w:t>Non-functional testing revealed that while the user interface is generally functional, there are minor usability issues that could be improved, such as UI responsiveness, clearer difficulty settings, and real-time updates for sliders. Security testing confirmed that Firebase authentication is implemented correctly, but password requirements could be strengthened to improve account security.</w:t>
      </w:r>
    </w:p>
    <w:p w14:paraId="6BE632BD" w14:textId="77777777" w:rsidR="00177882" w:rsidRPr="00275756" w:rsidRDefault="00177882" w:rsidP="3F369E06">
      <w:pPr>
        <w:shd w:val="clear" w:color="auto" w:fill="FFFFFF" w:themeFill="background1"/>
        <w:spacing w:before="160" w:after="80"/>
        <w:rPr>
          <w:rFonts w:cs="Times New Roman"/>
          <w:lang w:eastAsia="en-IE"/>
        </w:rPr>
      </w:pPr>
      <w:r w:rsidRPr="3F369E06">
        <w:rPr>
          <w:rFonts w:cs="Times New Roman"/>
          <w:lang w:eastAsia="en-IE"/>
        </w:rPr>
        <w:t>The functional testing confirmed that all core game mechanics, AI behaviours, and authentication features work as intended, ensuring that users can play Tic-Tac-Toe and Connect 4 against AI opponents of varying difficulty levels. Some minor UI bugs, such as the missing player names in Tic-Tac-Toe, were identified but do not critically impact gameplay.</w:t>
      </w:r>
    </w:p>
    <w:p w14:paraId="79356CF9" w14:textId="77777777" w:rsidR="00177882" w:rsidRDefault="00177882" w:rsidP="3F369E06">
      <w:pPr>
        <w:shd w:val="clear" w:color="auto" w:fill="FFFFFF" w:themeFill="background1"/>
        <w:spacing w:before="160" w:after="80"/>
        <w:rPr>
          <w:rFonts w:cs="Times New Roman"/>
          <w:lang w:eastAsia="en-IE"/>
        </w:rPr>
      </w:pPr>
      <w:r w:rsidRPr="3F369E06">
        <w:rPr>
          <w:rFonts w:cs="Times New Roman"/>
          <w:lang w:eastAsia="en-IE"/>
        </w:rPr>
        <w:t>Overall, the application meets its core functional requirements and provides a working AI opponent for both games. Future improvements could focus on enhancing UI clarity, optimizing MCTS performance, and strengthening security policies to ensure a smoother user experience.</w:t>
      </w:r>
    </w:p>
    <w:p w14:paraId="2798747C" w14:textId="77777777" w:rsidR="00BA19CC" w:rsidRDefault="00BA19CC" w:rsidP="3F369E06">
      <w:pPr>
        <w:shd w:val="clear" w:color="auto" w:fill="FFFFFF" w:themeFill="background1"/>
        <w:spacing w:before="160" w:after="80"/>
        <w:rPr>
          <w:rFonts w:cs="Times New Roman"/>
          <w:lang w:eastAsia="en-IE"/>
        </w:rPr>
      </w:pPr>
    </w:p>
    <w:p w14:paraId="3792FCB3" w14:textId="17320ECE" w:rsidR="00BA19CC" w:rsidRDefault="00BA19CC" w:rsidP="00BA19CC">
      <w:pPr>
        <w:pStyle w:val="Heading1"/>
        <w:rPr>
          <w:rFonts w:ascii="Times New Roman" w:eastAsia="Times New Roman" w:hAnsi="Times New Roman" w:cs="Times New Roman"/>
          <w:lang w:eastAsia="en-IE"/>
        </w:rPr>
      </w:pPr>
      <w:r w:rsidRPr="00BA19CC">
        <w:rPr>
          <w:rFonts w:ascii="Times New Roman" w:eastAsia="Times New Roman" w:hAnsi="Times New Roman" w:cs="Times New Roman"/>
          <w:lang w:eastAsia="en-IE"/>
        </w:rPr>
        <w:t xml:space="preserve">6. </w:t>
      </w:r>
      <w:r w:rsidR="00D17B37">
        <w:rPr>
          <w:rFonts w:ascii="Times New Roman" w:eastAsia="Times New Roman" w:hAnsi="Times New Roman" w:cs="Times New Roman"/>
          <w:lang w:eastAsia="en-IE"/>
        </w:rPr>
        <w:t>Dissertation Conclusion</w:t>
      </w:r>
    </w:p>
    <w:p w14:paraId="1F0249FB" w14:textId="7684345C" w:rsidR="00CC2FE0" w:rsidRPr="00CC2FE0" w:rsidRDefault="00CC2FE0" w:rsidP="00CC2FE0">
      <w:pPr>
        <w:rPr>
          <w:lang w:eastAsia="en-IE"/>
        </w:rPr>
      </w:pPr>
      <w:r w:rsidRPr="00CC2FE0">
        <w:rPr>
          <w:lang w:eastAsia="en-IE"/>
        </w:rPr>
        <w:t>The goal of this project was to compare two heuristic AI algorithms</w:t>
      </w:r>
      <w:r w:rsidR="00FB1155">
        <w:rPr>
          <w:lang w:eastAsia="en-IE"/>
        </w:rPr>
        <w:t>;</w:t>
      </w:r>
      <w:r w:rsidRPr="00CC2FE0">
        <w:rPr>
          <w:lang w:eastAsia="en-IE"/>
        </w:rPr>
        <w:t xml:space="preserve"> Minimax and Monte Carlo Tree Search (MCTS) </w:t>
      </w:r>
      <w:r>
        <w:rPr>
          <w:lang w:eastAsia="en-IE"/>
        </w:rPr>
        <w:t>using the games</w:t>
      </w:r>
      <w:r w:rsidRPr="00CC2FE0">
        <w:rPr>
          <w:lang w:eastAsia="en-IE"/>
        </w:rPr>
        <w:t xml:space="preserve"> Tic-Tac-Toe and Connect 4</w:t>
      </w:r>
      <w:r w:rsidR="00636A64">
        <w:rPr>
          <w:lang w:eastAsia="en-IE"/>
        </w:rPr>
        <w:t xml:space="preserve"> for comparison</w:t>
      </w:r>
      <w:r w:rsidRPr="00CC2FE0">
        <w:rPr>
          <w:lang w:eastAsia="en-IE"/>
        </w:rPr>
        <w:t>.</w:t>
      </w:r>
      <w:r>
        <w:rPr>
          <w:lang w:eastAsia="en-IE"/>
        </w:rPr>
        <w:t xml:space="preserve"> B</w:t>
      </w:r>
      <w:r w:rsidRPr="00CC2FE0">
        <w:rPr>
          <w:lang w:eastAsia="en-IE"/>
        </w:rPr>
        <w:t xml:space="preserve">oth algorithms were implemented and tested across </w:t>
      </w:r>
      <w:r w:rsidR="00524FB6">
        <w:rPr>
          <w:lang w:eastAsia="en-IE"/>
        </w:rPr>
        <w:t>various</w:t>
      </w:r>
      <w:r w:rsidRPr="00CC2FE0">
        <w:rPr>
          <w:lang w:eastAsia="en-IE"/>
        </w:rPr>
        <w:t xml:space="preserve"> difficulty levels to assess their performance in terms of move time, resource usage, and efficiency. </w:t>
      </w:r>
    </w:p>
    <w:p w14:paraId="55C4F82F" w14:textId="77777777" w:rsidR="00D96338" w:rsidRDefault="00CC2FE0" w:rsidP="00CC2FE0">
      <w:pPr>
        <w:rPr>
          <w:lang w:eastAsia="en-IE"/>
        </w:rPr>
      </w:pPr>
      <w:r w:rsidRPr="00CC2FE0">
        <w:rPr>
          <w:lang w:eastAsia="en-IE"/>
        </w:rPr>
        <w:t>The results revealed significant differences between the two algorithms. Minimax, with its deterministic approach and depth-limited search performed efficiently</w:t>
      </w:r>
      <w:r w:rsidR="00524FB6">
        <w:rPr>
          <w:lang w:eastAsia="en-IE"/>
        </w:rPr>
        <w:t xml:space="preserve"> </w:t>
      </w:r>
      <w:r w:rsidRPr="00CC2FE0">
        <w:rPr>
          <w:lang w:eastAsia="en-IE"/>
        </w:rPr>
        <w:t xml:space="preserve">in Tic-Tac-Toe. In contrast MCTS while </w:t>
      </w:r>
      <w:r w:rsidR="00121BAF">
        <w:rPr>
          <w:lang w:eastAsia="en-IE"/>
        </w:rPr>
        <w:t xml:space="preserve">being inherently </w:t>
      </w:r>
      <w:r w:rsidRPr="00CC2FE0">
        <w:rPr>
          <w:lang w:eastAsia="en-IE"/>
        </w:rPr>
        <w:t>more flexible and capable of handling complex game scenarios, showed higher comput</w:t>
      </w:r>
      <w:r w:rsidR="00D96338">
        <w:rPr>
          <w:lang w:eastAsia="en-IE"/>
        </w:rPr>
        <w:t>e</w:t>
      </w:r>
      <w:r w:rsidRPr="00CC2FE0">
        <w:rPr>
          <w:lang w:eastAsia="en-IE"/>
        </w:rPr>
        <w:t xml:space="preserve"> costs particularly at higher difficulty levels. </w:t>
      </w:r>
    </w:p>
    <w:p w14:paraId="35DCDA28" w14:textId="66494C56" w:rsidR="00CC2FE0" w:rsidRPr="00CC2FE0" w:rsidRDefault="004F2543" w:rsidP="00CC2FE0">
      <w:pPr>
        <w:rPr>
          <w:lang w:eastAsia="en-IE"/>
        </w:rPr>
      </w:pPr>
      <w:r>
        <w:rPr>
          <w:lang w:eastAsia="en-IE"/>
        </w:rPr>
        <w:t>Testing then</w:t>
      </w:r>
      <w:r w:rsidR="00CC2FE0" w:rsidRPr="00CC2FE0">
        <w:rPr>
          <w:lang w:eastAsia="en-IE"/>
        </w:rPr>
        <w:t xml:space="preserve"> highlighted areas for improvement in the application’s user interface and security features with feedback suggesting smoother transitions between pages, clearer descriptions for difficulty sliders and stronger password validation for security.</w:t>
      </w:r>
    </w:p>
    <w:p w14:paraId="38515504" w14:textId="77777777" w:rsidR="00007404" w:rsidRDefault="00CC2FE0" w:rsidP="00CC2FE0">
      <w:pPr>
        <w:rPr>
          <w:lang w:eastAsia="en-IE"/>
        </w:rPr>
      </w:pPr>
      <w:r w:rsidRPr="00CC2FE0">
        <w:rPr>
          <w:lang w:eastAsia="en-IE"/>
        </w:rPr>
        <w:t xml:space="preserve">This project has contributed to a deeper understanding of how these AI algorithms operate and their respective strengths and weaknesses in strategic gameplay. </w:t>
      </w:r>
      <w:r w:rsidR="00E86B30" w:rsidRPr="00E86B30">
        <w:rPr>
          <w:lang w:eastAsia="en-IE"/>
        </w:rPr>
        <w:t xml:space="preserve">However there are several </w:t>
      </w:r>
      <w:r w:rsidR="00E86B30">
        <w:rPr>
          <w:lang w:eastAsia="en-IE"/>
        </w:rPr>
        <w:t>methods</w:t>
      </w:r>
      <w:r w:rsidR="00E86B30" w:rsidRPr="00E86B30">
        <w:rPr>
          <w:lang w:eastAsia="en-IE"/>
        </w:rPr>
        <w:t xml:space="preserve"> for future work that could build on this project</w:t>
      </w:r>
      <w:r w:rsidR="00DB380D">
        <w:rPr>
          <w:lang w:eastAsia="en-IE"/>
        </w:rPr>
        <w:t xml:space="preserve"> such as optimising MCTS via progressive screening or </w:t>
      </w:r>
      <w:r w:rsidR="00DB380D" w:rsidRPr="00DB380D">
        <w:rPr>
          <w:lang w:eastAsia="en-IE"/>
        </w:rPr>
        <w:t>parallelization</w:t>
      </w:r>
      <w:r w:rsidR="00BB02E1">
        <w:rPr>
          <w:lang w:eastAsia="en-IE"/>
        </w:rPr>
        <w:t>, adding more heuristic</w:t>
      </w:r>
      <w:r w:rsidR="00DB524F">
        <w:rPr>
          <w:lang w:eastAsia="en-IE"/>
        </w:rPr>
        <w:t xml:space="preserve"> </w:t>
      </w:r>
      <w:proofErr w:type="spellStart"/>
      <w:r w:rsidR="00BB02E1">
        <w:rPr>
          <w:lang w:eastAsia="en-IE"/>
        </w:rPr>
        <w:t>ai’s</w:t>
      </w:r>
      <w:proofErr w:type="spellEnd"/>
      <w:r w:rsidR="00BB02E1">
        <w:rPr>
          <w:lang w:eastAsia="en-IE"/>
        </w:rPr>
        <w:t xml:space="preserve"> </w:t>
      </w:r>
      <w:r w:rsidR="00DB524F">
        <w:rPr>
          <w:lang w:eastAsia="en-IE"/>
        </w:rPr>
        <w:t xml:space="preserve">to compare or more games to test them on and </w:t>
      </w:r>
      <w:r w:rsidR="005071AA">
        <w:rPr>
          <w:lang w:eastAsia="en-IE"/>
        </w:rPr>
        <w:t>lastly using Firebase to store users game history</w:t>
      </w:r>
      <w:r w:rsidR="00431058">
        <w:rPr>
          <w:lang w:eastAsia="en-IE"/>
        </w:rPr>
        <w:t xml:space="preserve">, potentially using these stored games </w:t>
      </w:r>
      <w:r w:rsidR="0072583B">
        <w:rPr>
          <w:lang w:eastAsia="en-IE"/>
        </w:rPr>
        <w:t>to more easily comparer different conditions when playing</w:t>
      </w:r>
      <w:r w:rsidR="00AE37C6">
        <w:rPr>
          <w:lang w:eastAsia="en-IE"/>
        </w:rPr>
        <w:t>.</w:t>
      </w:r>
    </w:p>
    <w:p w14:paraId="75586331" w14:textId="45B8076A" w:rsidR="00AD50F0" w:rsidRPr="00CC2FE0" w:rsidRDefault="0DAC9CF4" w:rsidP="00CC2FE0">
      <w:pPr>
        <w:rPr>
          <w:lang w:eastAsia="en-IE"/>
        </w:rPr>
      </w:pPr>
      <w:r w:rsidRPr="4E812E49">
        <w:rPr>
          <w:lang w:eastAsia="en-IE"/>
        </w:rPr>
        <w:t>Overall,</w:t>
      </w:r>
      <w:r w:rsidR="00007404" w:rsidRPr="4E812E49">
        <w:rPr>
          <w:lang w:eastAsia="en-IE"/>
        </w:rPr>
        <w:t xml:space="preserve"> the project has met its objectives of comparing two well-established AI algorithms in the context of strategic games, providing valuable insights into their performance and practical applications.</w:t>
      </w:r>
    </w:p>
    <w:p w14:paraId="5E7F70A0" w14:textId="4B464D32" w:rsidR="00D17B37" w:rsidRPr="00D17B37" w:rsidRDefault="00D17B37" w:rsidP="00D17B37">
      <w:pPr>
        <w:rPr>
          <w:lang w:eastAsia="en-IE"/>
        </w:rPr>
      </w:pPr>
    </w:p>
    <w:bookmarkStart w:id="170" w:name="_Toc192911066" w:displacedByCustomXml="next"/>
    <w:bookmarkStart w:id="171" w:name="_Toc192040715" w:displacedByCustomXml="next"/>
    <w:sdt>
      <w:sdtPr>
        <w:rPr>
          <w:rFonts w:ascii="Times New Roman" w:eastAsiaTheme="minorEastAsia" w:hAnsi="Times New Roman" w:cstheme="minorBidi"/>
          <w:b w:val="0"/>
          <w:color w:val="auto"/>
          <w:sz w:val="24"/>
          <w:szCs w:val="24"/>
        </w:rPr>
        <w:id w:val="1453595907"/>
        <w:docPartObj>
          <w:docPartGallery w:val="Bibliographies"/>
          <w:docPartUnique/>
        </w:docPartObj>
      </w:sdtPr>
      <w:sdtContent>
        <w:p w14:paraId="2FC3DF58" w14:textId="6ED98F10" w:rsidR="00AE695A" w:rsidRDefault="00AE695A" w:rsidP="3F369E06">
          <w:pPr>
            <w:pStyle w:val="Heading1"/>
          </w:pPr>
          <w:r>
            <w:t>Bibliography</w:t>
          </w:r>
          <w:bookmarkEnd w:id="79"/>
          <w:bookmarkEnd w:id="171"/>
          <w:bookmarkEnd w:id="170"/>
        </w:p>
        <w:sdt>
          <w:sdtPr>
            <w:id w:val="111145805"/>
            <w:bibliography/>
          </w:sdtPr>
          <w:sdtContent>
            <w:p w14:paraId="1568C06C" w14:textId="77777777" w:rsidR="00AE695A" w:rsidRPr="00AE695A" w:rsidRDefault="00AE695A" w:rsidP="00AE695A">
              <w:r w:rsidRPr="00AE695A">
                <w:rPr>
                  <w:lang w:val="en-US"/>
                </w:rPr>
                <w:t>​</w:t>
              </w:r>
              <w:r w:rsidRPr="00AE695A">
                <w:t>​</w:t>
              </w:r>
              <w:proofErr w:type="spellStart"/>
              <w:r w:rsidRPr="00AE695A">
                <w:rPr>
                  <w:lang w:val="en-US"/>
                </w:rPr>
                <w:t>Aradhya</w:t>
              </w:r>
              <w:proofErr w:type="spellEnd"/>
              <w:r w:rsidRPr="00AE695A">
                <w:rPr>
                  <w:lang w:val="en-US"/>
                </w:rPr>
                <w:t xml:space="preserve">, A. L. (2023, January 16th). </w:t>
              </w:r>
              <w:r w:rsidRPr="00AE695A">
                <w:rPr>
                  <w:i/>
                  <w:iCs/>
                  <w:lang w:val="en-US"/>
                </w:rPr>
                <w:t>Minimax Algorithm in Game Theory | Set 4 (Alpha-Beta Pruning)</w:t>
              </w:r>
              <w:r w:rsidRPr="00AE695A">
                <w:rPr>
                  <w:lang w:val="en-US"/>
                </w:rPr>
                <w:t>. Retrieved from https://www.geeksforgeeks.org/: https://www.geeksforgeeks.org/minimax-algorithm-in-game-theory-set-4-alpha-beta-pruning/</w:t>
              </w:r>
              <w:r w:rsidRPr="00AE695A">
                <w:t> </w:t>
              </w:r>
            </w:p>
            <w:p w14:paraId="6EAABF68" w14:textId="77777777" w:rsidR="00AE695A" w:rsidRPr="00AE695A" w:rsidRDefault="00AE695A" w:rsidP="00AE695A">
              <w:r w:rsidRPr="00AE695A">
                <w:rPr>
                  <w:lang w:val="en-US"/>
                </w:rPr>
                <w:t>​</w:t>
              </w:r>
              <w:proofErr w:type="spellStart"/>
              <w:r w:rsidRPr="00AE695A">
                <w:rPr>
                  <w:lang w:val="en-US"/>
                </w:rPr>
                <w:t>Arsd</w:t>
              </w:r>
              <w:proofErr w:type="spellEnd"/>
              <w:r w:rsidRPr="00AE695A">
                <w:rPr>
                  <w:lang w:val="en-US"/>
                </w:rPr>
                <w:t xml:space="preserve"> College. (2020). </w:t>
              </w:r>
              <w:r w:rsidRPr="00AE695A">
                <w:rPr>
                  <w:i/>
                  <w:iCs/>
                  <w:lang w:val="en-US"/>
                </w:rPr>
                <w:t xml:space="preserve">Mini-Max Algorithm in Artificial </w:t>
              </w:r>
              <w:proofErr w:type="spellStart"/>
              <w:r w:rsidRPr="00AE695A">
                <w:rPr>
                  <w:i/>
                  <w:iCs/>
                  <w:lang w:val="en-US"/>
                </w:rPr>
                <w:t>Inelligence</w:t>
              </w:r>
              <w:proofErr w:type="spellEnd"/>
              <w:r w:rsidRPr="00AE695A">
                <w:rPr>
                  <w:i/>
                  <w:iCs/>
                  <w:lang w:val="en-US"/>
                </w:rPr>
                <w:t>.</w:t>
              </w:r>
              <w:r w:rsidRPr="00AE695A">
                <w:rPr>
                  <w:lang w:val="en-US"/>
                </w:rPr>
                <w:t xml:space="preserve"> New Delhi, India: ASRD College.</w:t>
              </w:r>
              <w:r w:rsidRPr="00AE695A">
                <w:t> </w:t>
              </w:r>
            </w:p>
            <w:p w14:paraId="277DE042" w14:textId="77777777" w:rsidR="00AE695A" w:rsidRPr="00AE695A" w:rsidRDefault="00AE695A" w:rsidP="00AE695A">
              <w:r w:rsidRPr="00AE695A">
                <w:rPr>
                  <w:lang w:val="en-US"/>
                </w:rPr>
                <w:t xml:space="preserve">​Chess.com. (2017+, Unknown Unknown). </w:t>
              </w:r>
              <w:r w:rsidRPr="00AE695A">
                <w:rPr>
                  <w:i/>
                  <w:iCs/>
                  <w:lang w:val="en-US"/>
                </w:rPr>
                <w:t>Alpha-Zero chess engine</w:t>
              </w:r>
              <w:r w:rsidRPr="00AE695A">
                <w:rPr>
                  <w:lang w:val="en-US"/>
                </w:rPr>
                <w:t>. Retrieved from Chess.com: https://www.chess.com/terms/alphazero-chess-engine</w:t>
              </w:r>
              <w:r w:rsidRPr="00AE695A">
                <w:t> </w:t>
              </w:r>
            </w:p>
            <w:p w14:paraId="231117F9" w14:textId="77777777" w:rsidR="00AE695A" w:rsidRPr="00AE695A" w:rsidRDefault="00AE695A" w:rsidP="00AE695A">
              <w:r w:rsidRPr="00AE695A">
                <w:rPr>
                  <w:lang w:val="en-US"/>
                </w:rPr>
                <w:t>​</w:t>
              </w:r>
              <w:proofErr w:type="spellStart"/>
              <w:r w:rsidRPr="00AE695A">
                <w:rPr>
                  <w:lang w:val="en-US"/>
                </w:rPr>
                <w:t>Radke</w:t>
              </w:r>
              <w:proofErr w:type="spellEnd"/>
              <w:r w:rsidRPr="00AE695A">
                <w:rPr>
                  <w:lang w:val="en-US"/>
                </w:rPr>
                <w:t xml:space="preserve">, P. (2023, July 20th). </w:t>
              </w:r>
              <w:r w:rsidRPr="00AE695A">
                <w:rPr>
                  <w:i/>
                  <w:iCs/>
                  <w:lang w:val="en-US"/>
                </w:rPr>
                <w:t>Monte Carlo Tree Search: A Guide</w:t>
              </w:r>
              <w:r w:rsidRPr="00AE695A">
                <w:rPr>
                  <w:lang w:val="en-US"/>
                </w:rPr>
                <w:t>. Retrieved from https://builtin.com/: https://builtin.com/machine-learning/monte-carlo-tree-search</w:t>
              </w:r>
              <w:r w:rsidRPr="00AE695A">
                <w:t> </w:t>
              </w:r>
            </w:p>
            <w:p w14:paraId="61D176AF" w14:textId="77777777" w:rsidR="00AE695A" w:rsidRDefault="00AE695A" w:rsidP="00AE695A">
              <w:r w:rsidRPr="00AE695A">
                <w:rPr>
                  <w:lang w:val="en-US"/>
                </w:rPr>
                <w:t xml:space="preserve">​Roy, R. (2023, May 23rd). </w:t>
              </w:r>
              <w:r w:rsidRPr="00AE695A">
                <w:rPr>
                  <w:i/>
                  <w:iCs/>
                  <w:lang w:val="en-US"/>
                </w:rPr>
                <w:t>ML | Monte Carlo Tree Search (MCTS)</w:t>
              </w:r>
              <w:r w:rsidRPr="00AE695A">
                <w:rPr>
                  <w:lang w:val="en-US"/>
                </w:rPr>
                <w:t>. Retrieved from https://www.geeksforgeeks.org/: https://www.geeksforgeeks.org/ml-monte-carlo-tree-search-mcts/</w:t>
              </w:r>
              <w:r w:rsidRPr="00AE695A">
                <w:t> </w:t>
              </w:r>
            </w:p>
            <w:p w14:paraId="4BB3D4D0" w14:textId="0A7546D9" w:rsidR="00B841AB" w:rsidRDefault="00B841AB" w:rsidP="00AE695A">
              <w:r w:rsidRPr="00B841AB">
                <w:t xml:space="preserve">​​(AI Factory Limited). (2024, 10, 14). </w:t>
              </w:r>
              <w:r w:rsidRPr="00B841AB">
                <w:rPr>
                  <w:i/>
                  <w:iCs/>
                </w:rPr>
                <w:t>Chess</w:t>
              </w:r>
              <w:r w:rsidRPr="00B841AB">
                <w:t>. Retrieved from play.google.com: https://play.google.com/store/apps/details?id=uk.co.aifactory.chessfree&amp;hl=en_IE​​ </w:t>
              </w:r>
            </w:p>
            <w:p w14:paraId="5D4E9B89" w14:textId="77777777" w:rsidR="00B841AB" w:rsidRPr="00B841AB" w:rsidRDefault="00B841AB" w:rsidP="00B841AB">
              <w:r w:rsidRPr="00B841AB">
                <w:t>​​</w:t>
              </w:r>
              <w:proofErr w:type="spellStart"/>
              <w:r w:rsidRPr="00B841AB">
                <w:t>Delapouite</w:t>
              </w:r>
              <w:proofErr w:type="spellEnd"/>
              <w:r w:rsidRPr="00B841AB">
                <w:t>. (</w:t>
              </w:r>
              <w:proofErr w:type="spellStart"/>
              <w:r w:rsidRPr="00B841AB">
                <w:t>n.d.</w:t>
              </w:r>
              <w:proofErr w:type="spellEnd"/>
              <w:r w:rsidRPr="00B841AB">
                <w:t xml:space="preserve">). </w:t>
              </w:r>
              <w:r w:rsidRPr="00B841AB">
                <w:rPr>
                  <w:i/>
                  <w:iCs/>
                </w:rPr>
                <w:t>Conway Game of Life Glider icon</w:t>
              </w:r>
              <w:r w:rsidRPr="00B841AB">
                <w:t>. Retrieved from Game-icons.net: https://game-icons.net/1x1/delapouite/conway-life-glider.html </w:t>
              </w:r>
            </w:p>
            <w:p w14:paraId="2BB1C91D" w14:textId="77777777" w:rsidR="00B841AB" w:rsidRPr="00B841AB" w:rsidRDefault="00B841AB" w:rsidP="00B841AB">
              <w:r w:rsidRPr="00B841AB">
                <w:t>​Google. (</w:t>
              </w:r>
              <w:proofErr w:type="spellStart"/>
              <w:r w:rsidRPr="00B841AB">
                <w:t>n.d.</w:t>
              </w:r>
              <w:proofErr w:type="spellEnd"/>
              <w:r w:rsidRPr="00B841AB">
                <w:t xml:space="preserve">). </w:t>
              </w:r>
              <w:r w:rsidRPr="00B841AB">
                <w:rPr>
                  <w:i/>
                  <w:iCs/>
                </w:rPr>
                <w:t>Firebase Console</w:t>
              </w:r>
              <w:r w:rsidRPr="00B841AB">
                <w:t>. Retrieved from console.firebase.google.com: https://console.firebase.google.com/u/0/ </w:t>
              </w:r>
            </w:p>
            <w:p w14:paraId="5E7D180D" w14:textId="77777777" w:rsidR="00B841AB" w:rsidRPr="00B841AB" w:rsidRDefault="00B841AB" w:rsidP="00B841AB">
              <w:r w:rsidRPr="00B841AB">
                <w:t>​</w:t>
              </w:r>
              <w:proofErr w:type="spellStart"/>
              <w:r w:rsidRPr="00B841AB">
                <w:t>Tehras</w:t>
              </w:r>
              <w:proofErr w:type="spellEnd"/>
              <w:r w:rsidRPr="00B841AB">
                <w:t xml:space="preserve">. (2018, 1 19). </w:t>
              </w:r>
              <w:proofErr w:type="spellStart"/>
              <w:r w:rsidRPr="00B841AB">
                <w:rPr>
                  <w:i/>
                  <w:iCs/>
                </w:rPr>
                <w:t>tehras</w:t>
              </w:r>
              <w:proofErr w:type="spellEnd"/>
              <w:r w:rsidRPr="00B841AB">
                <w:rPr>
                  <w:i/>
                  <w:iCs/>
                </w:rPr>
                <w:t>/charts</w:t>
              </w:r>
              <w:r w:rsidRPr="00B841AB">
                <w:t xml:space="preserve">. Retrieved from </w:t>
              </w:r>
              <w:proofErr w:type="spellStart"/>
              <w:r w:rsidRPr="00B841AB">
                <w:t>Github</w:t>
              </w:r>
              <w:proofErr w:type="spellEnd"/>
              <w:r w:rsidRPr="00B841AB">
                <w:t>: https://github.com/tehras/charts </w:t>
              </w:r>
            </w:p>
            <w:p w14:paraId="181C5130" w14:textId="77777777" w:rsidR="00B841AB" w:rsidRPr="00AE695A" w:rsidRDefault="00B841AB" w:rsidP="00AE695A"/>
            <w:p w14:paraId="085BF941" w14:textId="3BC2FF80" w:rsidR="00AE695A" w:rsidRDefault="00000000"/>
          </w:sdtContent>
        </w:sdt>
      </w:sdtContent>
    </w:sdt>
    <w:p w14:paraId="671BFB2F" w14:textId="77777777" w:rsidR="00437BE6" w:rsidRDefault="00437BE6" w:rsidP="3F369E06"/>
    <w:p w14:paraId="36608D26" w14:textId="77777777" w:rsidR="00775D61" w:rsidRDefault="00775D61" w:rsidP="3F369E06"/>
    <w:sectPr w:rsidR="00775D61" w:rsidSect="00D04E7E">
      <w:footerReference w:type="default" r:id="rId68"/>
      <w:pgSz w:w="11906" w:h="16838"/>
      <w:pgMar w:top="1440" w:right="851"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70CD0" w14:textId="77777777" w:rsidR="00E215E5" w:rsidRDefault="00E215E5" w:rsidP="00D74DD4">
      <w:pPr>
        <w:spacing w:after="0" w:line="240" w:lineRule="auto"/>
      </w:pPr>
      <w:r>
        <w:separator/>
      </w:r>
    </w:p>
  </w:endnote>
  <w:endnote w:type="continuationSeparator" w:id="0">
    <w:p w14:paraId="6B017F4F" w14:textId="77777777" w:rsidR="00E215E5" w:rsidRDefault="00E215E5" w:rsidP="00D74DD4">
      <w:pPr>
        <w:spacing w:after="0" w:line="240" w:lineRule="auto"/>
      </w:pPr>
      <w:r>
        <w:continuationSeparator/>
      </w:r>
    </w:p>
  </w:endnote>
  <w:endnote w:type="continuationNotice" w:id="1">
    <w:p w14:paraId="02B2470D" w14:textId="77777777" w:rsidR="00E215E5" w:rsidRDefault="00E215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066438"/>
      <w:docPartObj>
        <w:docPartGallery w:val="Page Numbers (Bottom of Page)"/>
        <w:docPartUnique/>
      </w:docPartObj>
    </w:sdtPr>
    <w:sdtEndPr>
      <w:rPr>
        <w:noProof/>
      </w:rPr>
    </w:sdtEndPr>
    <w:sdtContent>
      <w:p w14:paraId="3B548553" w14:textId="7D250F49" w:rsidR="00F628AE" w:rsidRDefault="00F628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E64D59" w14:textId="77777777" w:rsidR="00D74DD4" w:rsidRDefault="00D74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EE9B4" w14:textId="77777777" w:rsidR="00E215E5" w:rsidRDefault="00E215E5" w:rsidP="00D74DD4">
      <w:pPr>
        <w:spacing w:after="0" w:line="240" w:lineRule="auto"/>
      </w:pPr>
      <w:r>
        <w:separator/>
      </w:r>
    </w:p>
  </w:footnote>
  <w:footnote w:type="continuationSeparator" w:id="0">
    <w:p w14:paraId="65586974" w14:textId="77777777" w:rsidR="00E215E5" w:rsidRDefault="00E215E5" w:rsidP="00D74DD4">
      <w:pPr>
        <w:spacing w:after="0" w:line="240" w:lineRule="auto"/>
      </w:pPr>
      <w:r>
        <w:continuationSeparator/>
      </w:r>
    </w:p>
  </w:footnote>
  <w:footnote w:type="continuationNotice" w:id="1">
    <w:p w14:paraId="23C4ED7E" w14:textId="77777777" w:rsidR="00E215E5" w:rsidRDefault="00E215E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D2EB8"/>
    <w:multiLevelType w:val="hybridMultilevel"/>
    <w:tmpl w:val="FFFFFFFF"/>
    <w:lvl w:ilvl="0" w:tplc="E05834EE">
      <w:start w:val="1"/>
      <w:numFmt w:val="bullet"/>
      <w:lvlText w:val=""/>
      <w:lvlJc w:val="left"/>
      <w:pPr>
        <w:ind w:left="720" w:hanging="360"/>
      </w:pPr>
      <w:rPr>
        <w:rFonts w:ascii="Symbol" w:hAnsi="Symbol" w:hint="default"/>
      </w:rPr>
    </w:lvl>
    <w:lvl w:ilvl="1" w:tplc="EAFEB1DC">
      <w:start w:val="1"/>
      <w:numFmt w:val="bullet"/>
      <w:lvlText w:val="o"/>
      <w:lvlJc w:val="left"/>
      <w:pPr>
        <w:ind w:left="1440" w:hanging="360"/>
      </w:pPr>
      <w:rPr>
        <w:rFonts w:ascii="Courier New" w:hAnsi="Courier New" w:hint="default"/>
      </w:rPr>
    </w:lvl>
    <w:lvl w:ilvl="2" w:tplc="CD06E254">
      <w:start w:val="1"/>
      <w:numFmt w:val="bullet"/>
      <w:lvlText w:val=""/>
      <w:lvlJc w:val="left"/>
      <w:pPr>
        <w:ind w:left="2160" w:hanging="360"/>
      </w:pPr>
      <w:rPr>
        <w:rFonts w:ascii="Wingdings" w:hAnsi="Wingdings" w:hint="default"/>
      </w:rPr>
    </w:lvl>
    <w:lvl w:ilvl="3" w:tplc="600ABB5E">
      <w:start w:val="1"/>
      <w:numFmt w:val="bullet"/>
      <w:lvlText w:val=""/>
      <w:lvlJc w:val="left"/>
      <w:pPr>
        <w:ind w:left="2880" w:hanging="360"/>
      </w:pPr>
      <w:rPr>
        <w:rFonts w:ascii="Symbol" w:hAnsi="Symbol" w:hint="default"/>
      </w:rPr>
    </w:lvl>
    <w:lvl w:ilvl="4" w:tplc="7C402876">
      <w:start w:val="1"/>
      <w:numFmt w:val="bullet"/>
      <w:lvlText w:val="o"/>
      <w:lvlJc w:val="left"/>
      <w:pPr>
        <w:ind w:left="3600" w:hanging="360"/>
      </w:pPr>
      <w:rPr>
        <w:rFonts w:ascii="Courier New" w:hAnsi="Courier New" w:hint="default"/>
      </w:rPr>
    </w:lvl>
    <w:lvl w:ilvl="5" w:tplc="7A904CA0">
      <w:start w:val="1"/>
      <w:numFmt w:val="bullet"/>
      <w:lvlText w:val=""/>
      <w:lvlJc w:val="left"/>
      <w:pPr>
        <w:ind w:left="4320" w:hanging="360"/>
      </w:pPr>
      <w:rPr>
        <w:rFonts w:ascii="Wingdings" w:hAnsi="Wingdings" w:hint="default"/>
      </w:rPr>
    </w:lvl>
    <w:lvl w:ilvl="6" w:tplc="FFBA459C">
      <w:start w:val="1"/>
      <w:numFmt w:val="bullet"/>
      <w:lvlText w:val=""/>
      <w:lvlJc w:val="left"/>
      <w:pPr>
        <w:ind w:left="5040" w:hanging="360"/>
      </w:pPr>
      <w:rPr>
        <w:rFonts w:ascii="Symbol" w:hAnsi="Symbol" w:hint="default"/>
      </w:rPr>
    </w:lvl>
    <w:lvl w:ilvl="7" w:tplc="E59E88D4">
      <w:start w:val="1"/>
      <w:numFmt w:val="bullet"/>
      <w:lvlText w:val="o"/>
      <w:lvlJc w:val="left"/>
      <w:pPr>
        <w:ind w:left="5760" w:hanging="360"/>
      </w:pPr>
      <w:rPr>
        <w:rFonts w:ascii="Courier New" w:hAnsi="Courier New" w:hint="default"/>
      </w:rPr>
    </w:lvl>
    <w:lvl w:ilvl="8" w:tplc="9DF44A06">
      <w:start w:val="1"/>
      <w:numFmt w:val="bullet"/>
      <w:lvlText w:val=""/>
      <w:lvlJc w:val="left"/>
      <w:pPr>
        <w:ind w:left="6480" w:hanging="360"/>
      </w:pPr>
      <w:rPr>
        <w:rFonts w:ascii="Wingdings" w:hAnsi="Wingdings" w:hint="default"/>
      </w:rPr>
    </w:lvl>
  </w:abstractNum>
  <w:abstractNum w:abstractNumId="1" w15:restartNumberingAfterBreak="0">
    <w:nsid w:val="129FA85C"/>
    <w:multiLevelType w:val="hybridMultilevel"/>
    <w:tmpl w:val="FFFFFFFF"/>
    <w:lvl w:ilvl="0" w:tplc="8BC0B1C0">
      <w:start w:val="1"/>
      <w:numFmt w:val="bullet"/>
      <w:lvlText w:val=""/>
      <w:lvlJc w:val="left"/>
      <w:pPr>
        <w:ind w:left="720" w:hanging="360"/>
      </w:pPr>
      <w:rPr>
        <w:rFonts w:ascii="Symbol" w:hAnsi="Symbol" w:hint="default"/>
      </w:rPr>
    </w:lvl>
    <w:lvl w:ilvl="1" w:tplc="97D8E3EC">
      <w:start w:val="1"/>
      <w:numFmt w:val="bullet"/>
      <w:lvlText w:val="o"/>
      <w:lvlJc w:val="left"/>
      <w:pPr>
        <w:ind w:left="1440" w:hanging="360"/>
      </w:pPr>
      <w:rPr>
        <w:rFonts w:ascii="Courier New" w:hAnsi="Courier New" w:hint="default"/>
      </w:rPr>
    </w:lvl>
    <w:lvl w:ilvl="2" w:tplc="710094E6">
      <w:start w:val="1"/>
      <w:numFmt w:val="bullet"/>
      <w:lvlText w:val=""/>
      <w:lvlJc w:val="left"/>
      <w:pPr>
        <w:ind w:left="2160" w:hanging="360"/>
      </w:pPr>
      <w:rPr>
        <w:rFonts w:ascii="Wingdings" w:hAnsi="Wingdings" w:hint="default"/>
      </w:rPr>
    </w:lvl>
    <w:lvl w:ilvl="3" w:tplc="E918E746">
      <w:start w:val="1"/>
      <w:numFmt w:val="bullet"/>
      <w:lvlText w:val=""/>
      <w:lvlJc w:val="left"/>
      <w:pPr>
        <w:ind w:left="2880" w:hanging="360"/>
      </w:pPr>
      <w:rPr>
        <w:rFonts w:ascii="Symbol" w:hAnsi="Symbol" w:hint="default"/>
      </w:rPr>
    </w:lvl>
    <w:lvl w:ilvl="4" w:tplc="07F49D22">
      <w:start w:val="1"/>
      <w:numFmt w:val="bullet"/>
      <w:lvlText w:val="o"/>
      <w:lvlJc w:val="left"/>
      <w:pPr>
        <w:ind w:left="3600" w:hanging="360"/>
      </w:pPr>
      <w:rPr>
        <w:rFonts w:ascii="Courier New" w:hAnsi="Courier New" w:hint="default"/>
      </w:rPr>
    </w:lvl>
    <w:lvl w:ilvl="5" w:tplc="BDF85238">
      <w:start w:val="1"/>
      <w:numFmt w:val="bullet"/>
      <w:lvlText w:val=""/>
      <w:lvlJc w:val="left"/>
      <w:pPr>
        <w:ind w:left="4320" w:hanging="360"/>
      </w:pPr>
      <w:rPr>
        <w:rFonts w:ascii="Wingdings" w:hAnsi="Wingdings" w:hint="default"/>
      </w:rPr>
    </w:lvl>
    <w:lvl w:ilvl="6" w:tplc="914A44D8">
      <w:start w:val="1"/>
      <w:numFmt w:val="bullet"/>
      <w:lvlText w:val=""/>
      <w:lvlJc w:val="left"/>
      <w:pPr>
        <w:ind w:left="5040" w:hanging="360"/>
      </w:pPr>
      <w:rPr>
        <w:rFonts w:ascii="Symbol" w:hAnsi="Symbol" w:hint="default"/>
      </w:rPr>
    </w:lvl>
    <w:lvl w:ilvl="7" w:tplc="75E2EA12">
      <w:start w:val="1"/>
      <w:numFmt w:val="bullet"/>
      <w:lvlText w:val="o"/>
      <w:lvlJc w:val="left"/>
      <w:pPr>
        <w:ind w:left="5760" w:hanging="360"/>
      </w:pPr>
      <w:rPr>
        <w:rFonts w:ascii="Courier New" w:hAnsi="Courier New" w:hint="default"/>
      </w:rPr>
    </w:lvl>
    <w:lvl w:ilvl="8" w:tplc="61FEDEBA">
      <w:start w:val="1"/>
      <w:numFmt w:val="bullet"/>
      <w:lvlText w:val=""/>
      <w:lvlJc w:val="left"/>
      <w:pPr>
        <w:ind w:left="6480" w:hanging="360"/>
      </w:pPr>
      <w:rPr>
        <w:rFonts w:ascii="Wingdings" w:hAnsi="Wingdings" w:hint="default"/>
      </w:rPr>
    </w:lvl>
  </w:abstractNum>
  <w:abstractNum w:abstractNumId="2" w15:restartNumberingAfterBreak="0">
    <w:nsid w:val="1A7C4FBB"/>
    <w:multiLevelType w:val="hybridMultilevel"/>
    <w:tmpl w:val="5E742328"/>
    <w:lvl w:ilvl="0" w:tplc="4962A81A">
      <w:start w:val="1"/>
      <w:numFmt w:val="decimal"/>
      <w:lvlText w:val="%1."/>
      <w:lvlJc w:val="left"/>
      <w:pPr>
        <w:ind w:left="720" w:hanging="360"/>
      </w:pPr>
      <w:rPr>
        <w:rFonts w:hint="default"/>
        <w:sz w:val="4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FD440D8"/>
    <w:multiLevelType w:val="hybridMultilevel"/>
    <w:tmpl w:val="D7821F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D188AA4"/>
    <w:multiLevelType w:val="hybridMultilevel"/>
    <w:tmpl w:val="CA14DF2A"/>
    <w:lvl w:ilvl="0" w:tplc="0B9A7320">
      <w:start w:val="1"/>
      <w:numFmt w:val="bullet"/>
      <w:lvlText w:val=""/>
      <w:lvlJc w:val="left"/>
      <w:pPr>
        <w:ind w:left="720" w:hanging="360"/>
      </w:pPr>
      <w:rPr>
        <w:rFonts w:ascii="Symbol" w:hAnsi="Symbol" w:hint="default"/>
      </w:rPr>
    </w:lvl>
    <w:lvl w:ilvl="1" w:tplc="12800134">
      <w:start w:val="1"/>
      <w:numFmt w:val="bullet"/>
      <w:lvlText w:val="o"/>
      <w:lvlJc w:val="left"/>
      <w:pPr>
        <w:ind w:left="1440" w:hanging="360"/>
      </w:pPr>
      <w:rPr>
        <w:rFonts w:ascii="Courier New" w:hAnsi="Courier New" w:hint="default"/>
      </w:rPr>
    </w:lvl>
    <w:lvl w:ilvl="2" w:tplc="97308DD2">
      <w:start w:val="1"/>
      <w:numFmt w:val="bullet"/>
      <w:lvlText w:val=""/>
      <w:lvlJc w:val="left"/>
      <w:pPr>
        <w:ind w:left="2160" w:hanging="360"/>
      </w:pPr>
      <w:rPr>
        <w:rFonts w:ascii="Wingdings" w:hAnsi="Wingdings" w:hint="default"/>
      </w:rPr>
    </w:lvl>
    <w:lvl w:ilvl="3" w:tplc="236E9854">
      <w:start w:val="1"/>
      <w:numFmt w:val="bullet"/>
      <w:lvlText w:val=""/>
      <w:lvlJc w:val="left"/>
      <w:pPr>
        <w:ind w:left="2880" w:hanging="360"/>
      </w:pPr>
      <w:rPr>
        <w:rFonts w:ascii="Symbol" w:hAnsi="Symbol" w:hint="default"/>
      </w:rPr>
    </w:lvl>
    <w:lvl w:ilvl="4" w:tplc="401CFECA">
      <w:start w:val="1"/>
      <w:numFmt w:val="bullet"/>
      <w:lvlText w:val="o"/>
      <w:lvlJc w:val="left"/>
      <w:pPr>
        <w:ind w:left="3600" w:hanging="360"/>
      </w:pPr>
      <w:rPr>
        <w:rFonts w:ascii="Courier New" w:hAnsi="Courier New" w:hint="default"/>
      </w:rPr>
    </w:lvl>
    <w:lvl w:ilvl="5" w:tplc="31AA9344">
      <w:start w:val="1"/>
      <w:numFmt w:val="bullet"/>
      <w:lvlText w:val=""/>
      <w:lvlJc w:val="left"/>
      <w:pPr>
        <w:ind w:left="4320" w:hanging="360"/>
      </w:pPr>
      <w:rPr>
        <w:rFonts w:ascii="Wingdings" w:hAnsi="Wingdings" w:hint="default"/>
      </w:rPr>
    </w:lvl>
    <w:lvl w:ilvl="6" w:tplc="4420CC7A">
      <w:start w:val="1"/>
      <w:numFmt w:val="bullet"/>
      <w:lvlText w:val=""/>
      <w:lvlJc w:val="left"/>
      <w:pPr>
        <w:ind w:left="5040" w:hanging="360"/>
      </w:pPr>
      <w:rPr>
        <w:rFonts w:ascii="Symbol" w:hAnsi="Symbol" w:hint="default"/>
      </w:rPr>
    </w:lvl>
    <w:lvl w:ilvl="7" w:tplc="E934F21A">
      <w:start w:val="1"/>
      <w:numFmt w:val="bullet"/>
      <w:lvlText w:val="o"/>
      <w:lvlJc w:val="left"/>
      <w:pPr>
        <w:ind w:left="5760" w:hanging="360"/>
      </w:pPr>
      <w:rPr>
        <w:rFonts w:ascii="Courier New" w:hAnsi="Courier New" w:hint="default"/>
      </w:rPr>
    </w:lvl>
    <w:lvl w:ilvl="8" w:tplc="929E2A5C">
      <w:start w:val="1"/>
      <w:numFmt w:val="bullet"/>
      <w:lvlText w:val=""/>
      <w:lvlJc w:val="left"/>
      <w:pPr>
        <w:ind w:left="6480" w:hanging="360"/>
      </w:pPr>
      <w:rPr>
        <w:rFonts w:ascii="Wingdings" w:hAnsi="Wingdings" w:hint="default"/>
      </w:rPr>
    </w:lvl>
  </w:abstractNum>
  <w:abstractNum w:abstractNumId="5" w15:restartNumberingAfterBreak="0">
    <w:nsid w:val="30444BBF"/>
    <w:multiLevelType w:val="hybridMultilevel"/>
    <w:tmpl w:val="F5D0D81A"/>
    <w:lvl w:ilvl="0" w:tplc="F0A6AE84">
      <w:start w:val="1"/>
      <w:numFmt w:val="bullet"/>
      <w:lvlText w:val=""/>
      <w:lvlJc w:val="left"/>
      <w:pPr>
        <w:ind w:left="720" w:hanging="360"/>
      </w:pPr>
      <w:rPr>
        <w:rFonts w:ascii="Symbol" w:hAnsi="Symbol" w:hint="default"/>
      </w:rPr>
    </w:lvl>
    <w:lvl w:ilvl="1" w:tplc="874861BC">
      <w:start w:val="1"/>
      <w:numFmt w:val="bullet"/>
      <w:lvlText w:val="o"/>
      <w:lvlJc w:val="left"/>
      <w:pPr>
        <w:ind w:left="1440" w:hanging="360"/>
      </w:pPr>
      <w:rPr>
        <w:rFonts w:ascii="Courier New" w:hAnsi="Courier New" w:hint="default"/>
      </w:rPr>
    </w:lvl>
    <w:lvl w:ilvl="2" w:tplc="F6CCAAE4">
      <w:start w:val="1"/>
      <w:numFmt w:val="bullet"/>
      <w:lvlText w:val=""/>
      <w:lvlJc w:val="left"/>
      <w:pPr>
        <w:ind w:left="2160" w:hanging="360"/>
      </w:pPr>
      <w:rPr>
        <w:rFonts w:ascii="Wingdings" w:hAnsi="Wingdings" w:hint="default"/>
      </w:rPr>
    </w:lvl>
    <w:lvl w:ilvl="3" w:tplc="7C9267A2">
      <w:start w:val="1"/>
      <w:numFmt w:val="bullet"/>
      <w:lvlText w:val=""/>
      <w:lvlJc w:val="left"/>
      <w:pPr>
        <w:ind w:left="2880" w:hanging="360"/>
      </w:pPr>
      <w:rPr>
        <w:rFonts w:ascii="Symbol" w:hAnsi="Symbol" w:hint="default"/>
      </w:rPr>
    </w:lvl>
    <w:lvl w:ilvl="4" w:tplc="34CE2F42">
      <w:start w:val="1"/>
      <w:numFmt w:val="bullet"/>
      <w:lvlText w:val="o"/>
      <w:lvlJc w:val="left"/>
      <w:pPr>
        <w:ind w:left="3600" w:hanging="360"/>
      </w:pPr>
      <w:rPr>
        <w:rFonts w:ascii="Courier New" w:hAnsi="Courier New" w:hint="default"/>
      </w:rPr>
    </w:lvl>
    <w:lvl w:ilvl="5" w:tplc="5558A5EE">
      <w:start w:val="1"/>
      <w:numFmt w:val="bullet"/>
      <w:lvlText w:val=""/>
      <w:lvlJc w:val="left"/>
      <w:pPr>
        <w:ind w:left="4320" w:hanging="360"/>
      </w:pPr>
      <w:rPr>
        <w:rFonts w:ascii="Wingdings" w:hAnsi="Wingdings" w:hint="default"/>
      </w:rPr>
    </w:lvl>
    <w:lvl w:ilvl="6" w:tplc="2D8CBA8E">
      <w:start w:val="1"/>
      <w:numFmt w:val="bullet"/>
      <w:lvlText w:val=""/>
      <w:lvlJc w:val="left"/>
      <w:pPr>
        <w:ind w:left="5040" w:hanging="360"/>
      </w:pPr>
      <w:rPr>
        <w:rFonts w:ascii="Symbol" w:hAnsi="Symbol" w:hint="default"/>
      </w:rPr>
    </w:lvl>
    <w:lvl w:ilvl="7" w:tplc="54CA5ECC">
      <w:start w:val="1"/>
      <w:numFmt w:val="bullet"/>
      <w:lvlText w:val="o"/>
      <w:lvlJc w:val="left"/>
      <w:pPr>
        <w:ind w:left="5760" w:hanging="360"/>
      </w:pPr>
      <w:rPr>
        <w:rFonts w:ascii="Courier New" w:hAnsi="Courier New" w:hint="default"/>
      </w:rPr>
    </w:lvl>
    <w:lvl w:ilvl="8" w:tplc="3E021FD6">
      <w:start w:val="1"/>
      <w:numFmt w:val="bullet"/>
      <w:lvlText w:val=""/>
      <w:lvlJc w:val="left"/>
      <w:pPr>
        <w:ind w:left="6480" w:hanging="360"/>
      </w:pPr>
      <w:rPr>
        <w:rFonts w:ascii="Wingdings" w:hAnsi="Wingdings" w:hint="default"/>
      </w:rPr>
    </w:lvl>
  </w:abstractNum>
  <w:abstractNum w:abstractNumId="6" w15:restartNumberingAfterBreak="0">
    <w:nsid w:val="36C84904"/>
    <w:multiLevelType w:val="multilevel"/>
    <w:tmpl w:val="E5B26B82"/>
    <w:lvl w:ilvl="0">
      <w:start w:val="1"/>
      <w:numFmt w:val="decimal"/>
      <w:lvlText w:val="%1.0"/>
      <w:lvlJc w:val="left"/>
      <w:pPr>
        <w:ind w:left="525" w:hanging="525"/>
      </w:pPr>
      <w:rPr>
        <w:rFonts w:hint="default"/>
        <w:sz w:val="40"/>
      </w:rPr>
    </w:lvl>
    <w:lvl w:ilvl="1">
      <w:start w:val="1"/>
      <w:numFmt w:val="decimal"/>
      <w:lvlText w:val="%1.%2"/>
      <w:lvlJc w:val="left"/>
      <w:pPr>
        <w:ind w:left="1245" w:hanging="525"/>
      </w:pPr>
      <w:rPr>
        <w:rFonts w:hint="default"/>
        <w:sz w:val="40"/>
      </w:rPr>
    </w:lvl>
    <w:lvl w:ilvl="2">
      <w:start w:val="1"/>
      <w:numFmt w:val="decimal"/>
      <w:lvlText w:val="%1.%2.%3"/>
      <w:lvlJc w:val="left"/>
      <w:pPr>
        <w:ind w:left="1965" w:hanging="525"/>
      </w:pPr>
      <w:rPr>
        <w:rFonts w:hint="default"/>
        <w:sz w:val="40"/>
      </w:rPr>
    </w:lvl>
    <w:lvl w:ilvl="3">
      <w:start w:val="1"/>
      <w:numFmt w:val="decimal"/>
      <w:lvlText w:val="%1.%2.%3.%4"/>
      <w:lvlJc w:val="left"/>
      <w:pPr>
        <w:ind w:left="2880" w:hanging="720"/>
      </w:pPr>
      <w:rPr>
        <w:rFonts w:hint="default"/>
        <w:sz w:val="40"/>
      </w:rPr>
    </w:lvl>
    <w:lvl w:ilvl="4">
      <w:start w:val="1"/>
      <w:numFmt w:val="decimal"/>
      <w:lvlText w:val="%1.%2.%3.%4.%5"/>
      <w:lvlJc w:val="left"/>
      <w:pPr>
        <w:ind w:left="3600" w:hanging="720"/>
      </w:pPr>
      <w:rPr>
        <w:rFonts w:hint="default"/>
        <w:sz w:val="40"/>
      </w:rPr>
    </w:lvl>
    <w:lvl w:ilvl="5">
      <w:start w:val="1"/>
      <w:numFmt w:val="decimal"/>
      <w:lvlText w:val="%1.%2.%3.%4.%5.%6"/>
      <w:lvlJc w:val="left"/>
      <w:pPr>
        <w:ind w:left="4680" w:hanging="1080"/>
      </w:pPr>
      <w:rPr>
        <w:rFonts w:hint="default"/>
        <w:sz w:val="40"/>
      </w:rPr>
    </w:lvl>
    <w:lvl w:ilvl="6">
      <w:start w:val="1"/>
      <w:numFmt w:val="decimal"/>
      <w:lvlText w:val="%1.%2.%3.%4.%5.%6.%7"/>
      <w:lvlJc w:val="left"/>
      <w:pPr>
        <w:ind w:left="5400" w:hanging="1080"/>
      </w:pPr>
      <w:rPr>
        <w:rFonts w:hint="default"/>
        <w:sz w:val="40"/>
      </w:rPr>
    </w:lvl>
    <w:lvl w:ilvl="7">
      <w:start w:val="1"/>
      <w:numFmt w:val="decimal"/>
      <w:lvlText w:val="%1.%2.%3.%4.%5.%6.%7.%8"/>
      <w:lvlJc w:val="left"/>
      <w:pPr>
        <w:ind w:left="6120" w:hanging="1080"/>
      </w:pPr>
      <w:rPr>
        <w:rFonts w:hint="default"/>
        <w:sz w:val="40"/>
      </w:rPr>
    </w:lvl>
    <w:lvl w:ilvl="8">
      <w:start w:val="1"/>
      <w:numFmt w:val="decimal"/>
      <w:lvlText w:val="%1.%2.%3.%4.%5.%6.%7.%8.%9"/>
      <w:lvlJc w:val="left"/>
      <w:pPr>
        <w:ind w:left="7200" w:hanging="1440"/>
      </w:pPr>
      <w:rPr>
        <w:rFonts w:hint="default"/>
        <w:sz w:val="40"/>
      </w:rPr>
    </w:lvl>
  </w:abstractNum>
  <w:abstractNum w:abstractNumId="7" w15:restartNumberingAfterBreak="0">
    <w:nsid w:val="374DD7D5"/>
    <w:multiLevelType w:val="hybridMultilevel"/>
    <w:tmpl w:val="FFFFFFFF"/>
    <w:lvl w:ilvl="0" w:tplc="4D10DD70">
      <w:start w:val="1"/>
      <w:numFmt w:val="bullet"/>
      <w:lvlText w:val=""/>
      <w:lvlJc w:val="left"/>
      <w:pPr>
        <w:ind w:left="720" w:hanging="360"/>
      </w:pPr>
      <w:rPr>
        <w:rFonts w:ascii="Symbol" w:hAnsi="Symbol" w:hint="default"/>
      </w:rPr>
    </w:lvl>
    <w:lvl w:ilvl="1" w:tplc="96CCA9A0">
      <w:start w:val="1"/>
      <w:numFmt w:val="bullet"/>
      <w:lvlText w:val="o"/>
      <w:lvlJc w:val="left"/>
      <w:pPr>
        <w:ind w:left="1440" w:hanging="360"/>
      </w:pPr>
      <w:rPr>
        <w:rFonts w:ascii="Courier New" w:hAnsi="Courier New" w:hint="default"/>
      </w:rPr>
    </w:lvl>
    <w:lvl w:ilvl="2" w:tplc="FF8E8E6C">
      <w:start w:val="1"/>
      <w:numFmt w:val="bullet"/>
      <w:lvlText w:val=""/>
      <w:lvlJc w:val="left"/>
      <w:pPr>
        <w:ind w:left="2160" w:hanging="360"/>
      </w:pPr>
      <w:rPr>
        <w:rFonts w:ascii="Wingdings" w:hAnsi="Wingdings" w:hint="default"/>
      </w:rPr>
    </w:lvl>
    <w:lvl w:ilvl="3" w:tplc="6C56A15C">
      <w:start w:val="1"/>
      <w:numFmt w:val="bullet"/>
      <w:lvlText w:val=""/>
      <w:lvlJc w:val="left"/>
      <w:pPr>
        <w:ind w:left="2880" w:hanging="360"/>
      </w:pPr>
      <w:rPr>
        <w:rFonts w:ascii="Symbol" w:hAnsi="Symbol" w:hint="default"/>
      </w:rPr>
    </w:lvl>
    <w:lvl w:ilvl="4" w:tplc="BE3A6606">
      <w:start w:val="1"/>
      <w:numFmt w:val="bullet"/>
      <w:lvlText w:val="o"/>
      <w:lvlJc w:val="left"/>
      <w:pPr>
        <w:ind w:left="3600" w:hanging="360"/>
      </w:pPr>
      <w:rPr>
        <w:rFonts w:ascii="Courier New" w:hAnsi="Courier New" w:hint="default"/>
      </w:rPr>
    </w:lvl>
    <w:lvl w:ilvl="5" w:tplc="65A02C82">
      <w:start w:val="1"/>
      <w:numFmt w:val="bullet"/>
      <w:lvlText w:val=""/>
      <w:lvlJc w:val="left"/>
      <w:pPr>
        <w:ind w:left="4320" w:hanging="360"/>
      </w:pPr>
      <w:rPr>
        <w:rFonts w:ascii="Wingdings" w:hAnsi="Wingdings" w:hint="default"/>
      </w:rPr>
    </w:lvl>
    <w:lvl w:ilvl="6" w:tplc="D45E96BA">
      <w:start w:val="1"/>
      <w:numFmt w:val="bullet"/>
      <w:lvlText w:val=""/>
      <w:lvlJc w:val="left"/>
      <w:pPr>
        <w:ind w:left="5040" w:hanging="360"/>
      </w:pPr>
      <w:rPr>
        <w:rFonts w:ascii="Symbol" w:hAnsi="Symbol" w:hint="default"/>
      </w:rPr>
    </w:lvl>
    <w:lvl w:ilvl="7" w:tplc="F1EE005E">
      <w:start w:val="1"/>
      <w:numFmt w:val="bullet"/>
      <w:lvlText w:val="o"/>
      <w:lvlJc w:val="left"/>
      <w:pPr>
        <w:ind w:left="5760" w:hanging="360"/>
      </w:pPr>
      <w:rPr>
        <w:rFonts w:ascii="Courier New" w:hAnsi="Courier New" w:hint="default"/>
      </w:rPr>
    </w:lvl>
    <w:lvl w:ilvl="8" w:tplc="935A76A6">
      <w:start w:val="1"/>
      <w:numFmt w:val="bullet"/>
      <w:lvlText w:val=""/>
      <w:lvlJc w:val="left"/>
      <w:pPr>
        <w:ind w:left="6480" w:hanging="360"/>
      </w:pPr>
      <w:rPr>
        <w:rFonts w:ascii="Wingdings" w:hAnsi="Wingdings" w:hint="default"/>
      </w:rPr>
    </w:lvl>
  </w:abstractNum>
  <w:abstractNum w:abstractNumId="8" w15:restartNumberingAfterBreak="0">
    <w:nsid w:val="4C047A5D"/>
    <w:multiLevelType w:val="hybridMultilevel"/>
    <w:tmpl w:val="10A04E2A"/>
    <w:lvl w:ilvl="0" w:tplc="CA70A442">
      <w:start w:val="1"/>
      <w:numFmt w:val="bullet"/>
      <w:lvlText w:val=""/>
      <w:lvlJc w:val="left"/>
      <w:pPr>
        <w:ind w:left="720" w:hanging="360"/>
      </w:pPr>
      <w:rPr>
        <w:rFonts w:ascii="Wingdings" w:hAnsi="Wingdings" w:hint="default"/>
      </w:rPr>
    </w:lvl>
    <w:lvl w:ilvl="1" w:tplc="22AC805A" w:tentative="1">
      <w:start w:val="1"/>
      <w:numFmt w:val="bullet"/>
      <w:lvlText w:val="o"/>
      <w:lvlJc w:val="left"/>
      <w:pPr>
        <w:ind w:left="1440" w:hanging="360"/>
      </w:pPr>
      <w:rPr>
        <w:rFonts w:ascii="Courier New" w:hAnsi="Courier New" w:hint="default"/>
      </w:rPr>
    </w:lvl>
    <w:lvl w:ilvl="2" w:tplc="6FB86E22" w:tentative="1">
      <w:start w:val="1"/>
      <w:numFmt w:val="bullet"/>
      <w:lvlText w:val=""/>
      <w:lvlJc w:val="left"/>
      <w:pPr>
        <w:ind w:left="2160" w:hanging="360"/>
      </w:pPr>
      <w:rPr>
        <w:rFonts w:ascii="Wingdings" w:hAnsi="Wingdings" w:hint="default"/>
      </w:rPr>
    </w:lvl>
    <w:lvl w:ilvl="3" w:tplc="971C927E" w:tentative="1">
      <w:start w:val="1"/>
      <w:numFmt w:val="bullet"/>
      <w:lvlText w:val=""/>
      <w:lvlJc w:val="left"/>
      <w:pPr>
        <w:ind w:left="2880" w:hanging="360"/>
      </w:pPr>
      <w:rPr>
        <w:rFonts w:ascii="Symbol" w:hAnsi="Symbol" w:hint="default"/>
      </w:rPr>
    </w:lvl>
    <w:lvl w:ilvl="4" w:tplc="7C0AE77A" w:tentative="1">
      <w:start w:val="1"/>
      <w:numFmt w:val="bullet"/>
      <w:lvlText w:val="o"/>
      <w:lvlJc w:val="left"/>
      <w:pPr>
        <w:ind w:left="3600" w:hanging="360"/>
      </w:pPr>
      <w:rPr>
        <w:rFonts w:ascii="Courier New" w:hAnsi="Courier New" w:hint="default"/>
      </w:rPr>
    </w:lvl>
    <w:lvl w:ilvl="5" w:tplc="C3B23092" w:tentative="1">
      <w:start w:val="1"/>
      <w:numFmt w:val="bullet"/>
      <w:lvlText w:val=""/>
      <w:lvlJc w:val="left"/>
      <w:pPr>
        <w:ind w:left="4320" w:hanging="360"/>
      </w:pPr>
      <w:rPr>
        <w:rFonts w:ascii="Wingdings" w:hAnsi="Wingdings" w:hint="default"/>
      </w:rPr>
    </w:lvl>
    <w:lvl w:ilvl="6" w:tplc="CF326FE6" w:tentative="1">
      <w:start w:val="1"/>
      <w:numFmt w:val="bullet"/>
      <w:lvlText w:val=""/>
      <w:lvlJc w:val="left"/>
      <w:pPr>
        <w:ind w:left="5040" w:hanging="360"/>
      </w:pPr>
      <w:rPr>
        <w:rFonts w:ascii="Symbol" w:hAnsi="Symbol" w:hint="default"/>
      </w:rPr>
    </w:lvl>
    <w:lvl w:ilvl="7" w:tplc="651A2664" w:tentative="1">
      <w:start w:val="1"/>
      <w:numFmt w:val="bullet"/>
      <w:lvlText w:val="o"/>
      <w:lvlJc w:val="left"/>
      <w:pPr>
        <w:ind w:left="5760" w:hanging="360"/>
      </w:pPr>
      <w:rPr>
        <w:rFonts w:ascii="Courier New" w:hAnsi="Courier New" w:hint="default"/>
      </w:rPr>
    </w:lvl>
    <w:lvl w:ilvl="8" w:tplc="4140A0B4" w:tentative="1">
      <w:start w:val="1"/>
      <w:numFmt w:val="bullet"/>
      <w:lvlText w:val=""/>
      <w:lvlJc w:val="left"/>
      <w:pPr>
        <w:ind w:left="6480" w:hanging="360"/>
      </w:pPr>
      <w:rPr>
        <w:rFonts w:ascii="Wingdings" w:hAnsi="Wingdings" w:hint="default"/>
      </w:rPr>
    </w:lvl>
  </w:abstractNum>
  <w:abstractNum w:abstractNumId="9" w15:restartNumberingAfterBreak="0">
    <w:nsid w:val="558A507D"/>
    <w:multiLevelType w:val="hybridMultilevel"/>
    <w:tmpl w:val="45146306"/>
    <w:lvl w:ilvl="0" w:tplc="C82E226E">
      <w:start w:val="1"/>
      <w:numFmt w:val="decimal"/>
      <w:lvlText w:val="%1"/>
      <w:lvlJc w:val="left"/>
      <w:pPr>
        <w:ind w:left="720" w:hanging="360"/>
      </w:pPr>
      <w:rPr>
        <w:rFonts w:hint="default"/>
        <w:sz w:val="4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7B3AB1"/>
    <w:multiLevelType w:val="hybridMultilevel"/>
    <w:tmpl w:val="FFFFFFFF"/>
    <w:lvl w:ilvl="0" w:tplc="3990C7B4">
      <w:start w:val="1"/>
      <w:numFmt w:val="bullet"/>
      <w:lvlText w:val=""/>
      <w:lvlJc w:val="left"/>
      <w:pPr>
        <w:ind w:left="720" w:hanging="360"/>
      </w:pPr>
      <w:rPr>
        <w:rFonts w:ascii="Symbol" w:hAnsi="Symbol" w:hint="default"/>
      </w:rPr>
    </w:lvl>
    <w:lvl w:ilvl="1" w:tplc="BCA804A6">
      <w:start w:val="1"/>
      <w:numFmt w:val="bullet"/>
      <w:lvlText w:val="o"/>
      <w:lvlJc w:val="left"/>
      <w:pPr>
        <w:ind w:left="1440" w:hanging="360"/>
      </w:pPr>
      <w:rPr>
        <w:rFonts w:ascii="Courier New" w:hAnsi="Courier New" w:hint="default"/>
      </w:rPr>
    </w:lvl>
    <w:lvl w:ilvl="2" w:tplc="D5F25172">
      <w:start w:val="1"/>
      <w:numFmt w:val="bullet"/>
      <w:lvlText w:val=""/>
      <w:lvlJc w:val="left"/>
      <w:pPr>
        <w:ind w:left="2160" w:hanging="360"/>
      </w:pPr>
      <w:rPr>
        <w:rFonts w:ascii="Wingdings" w:hAnsi="Wingdings" w:hint="default"/>
      </w:rPr>
    </w:lvl>
    <w:lvl w:ilvl="3" w:tplc="F5E2685A">
      <w:start w:val="1"/>
      <w:numFmt w:val="bullet"/>
      <w:lvlText w:val=""/>
      <w:lvlJc w:val="left"/>
      <w:pPr>
        <w:ind w:left="2880" w:hanging="360"/>
      </w:pPr>
      <w:rPr>
        <w:rFonts w:ascii="Symbol" w:hAnsi="Symbol" w:hint="default"/>
      </w:rPr>
    </w:lvl>
    <w:lvl w:ilvl="4" w:tplc="CB46F1D2">
      <w:start w:val="1"/>
      <w:numFmt w:val="bullet"/>
      <w:lvlText w:val="o"/>
      <w:lvlJc w:val="left"/>
      <w:pPr>
        <w:ind w:left="3600" w:hanging="360"/>
      </w:pPr>
      <w:rPr>
        <w:rFonts w:ascii="Courier New" w:hAnsi="Courier New" w:hint="default"/>
      </w:rPr>
    </w:lvl>
    <w:lvl w:ilvl="5" w:tplc="89C48708">
      <w:start w:val="1"/>
      <w:numFmt w:val="bullet"/>
      <w:lvlText w:val=""/>
      <w:lvlJc w:val="left"/>
      <w:pPr>
        <w:ind w:left="4320" w:hanging="360"/>
      </w:pPr>
      <w:rPr>
        <w:rFonts w:ascii="Wingdings" w:hAnsi="Wingdings" w:hint="default"/>
      </w:rPr>
    </w:lvl>
    <w:lvl w:ilvl="6" w:tplc="BABA29FE">
      <w:start w:val="1"/>
      <w:numFmt w:val="bullet"/>
      <w:lvlText w:val=""/>
      <w:lvlJc w:val="left"/>
      <w:pPr>
        <w:ind w:left="5040" w:hanging="360"/>
      </w:pPr>
      <w:rPr>
        <w:rFonts w:ascii="Symbol" w:hAnsi="Symbol" w:hint="default"/>
      </w:rPr>
    </w:lvl>
    <w:lvl w:ilvl="7" w:tplc="59243D50">
      <w:start w:val="1"/>
      <w:numFmt w:val="bullet"/>
      <w:lvlText w:val="o"/>
      <w:lvlJc w:val="left"/>
      <w:pPr>
        <w:ind w:left="5760" w:hanging="360"/>
      </w:pPr>
      <w:rPr>
        <w:rFonts w:ascii="Courier New" w:hAnsi="Courier New" w:hint="default"/>
      </w:rPr>
    </w:lvl>
    <w:lvl w:ilvl="8" w:tplc="78B64B5E">
      <w:start w:val="1"/>
      <w:numFmt w:val="bullet"/>
      <w:lvlText w:val=""/>
      <w:lvlJc w:val="left"/>
      <w:pPr>
        <w:ind w:left="6480" w:hanging="360"/>
      </w:pPr>
      <w:rPr>
        <w:rFonts w:ascii="Wingdings" w:hAnsi="Wingdings" w:hint="default"/>
      </w:rPr>
    </w:lvl>
  </w:abstractNum>
  <w:abstractNum w:abstractNumId="11" w15:restartNumberingAfterBreak="0">
    <w:nsid w:val="691814CA"/>
    <w:multiLevelType w:val="hybridMultilevel"/>
    <w:tmpl w:val="66227C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D88365E"/>
    <w:multiLevelType w:val="hybridMultilevel"/>
    <w:tmpl w:val="DEC4A7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38F16BA"/>
    <w:multiLevelType w:val="hybridMultilevel"/>
    <w:tmpl w:val="048CC62C"/>
    <w:lvl w:ilvl="0" w:tplc="B942AA34">
      <w:start w:val="1"/>
      <w:numFmt w:val="bullet"/>
      <w:lvlText w:val=""/>
      <w:lvlJc w:val="left"/>
      <w:pPr>
        <w:ind w:left="720" w:hanging="360"/>
      </w:pPr>
      <w:rPr>
        <w:rFonts w:ascii="Wingdings" w:hAnsi="Wingdings" w:hint="default"/>
      </w:rPr>
    </w:lvl>
    <w:lvl w:ilvl="1" w:tplc="F8D6DDD2" w:tentative="1">
      <w:start w:val="1"/>
      <w:numFmt w:val="bullet"/>
      <w:lvlText w:val="o"/>
      <w:lvlJc w:val="left"/>
      <w:pPr>
        <w:ind w:left="1440" w:hanging="360"/>
      </w:pPr>
      <w:rPr>
        <w:rFonts w:ascii="Courier New" w:hAnsi="Courier New" w:hint="default"/>
      </w:rPr>
    </w:lvl>
    <w:lvl w:ilvl="2" w:tplc="4B545C32" w:tentative="1">
      <w:start w:val="1"/>
      <w:numFmt w:val="bullet"/>
      <w:lvlText w:val=""/>
      <w:lvlJc w:val="left"/>
      <w:pPr>
        <w:ind w:left="2160" w:hanging="360"/>
      </w:pPr>
      <w:rPr>
        <w:rFonts w:ascii="Wingdings" w:hAnsi="Wingdings" w:hint="default"/>
      </w:rPr>
    </w:lvl>
    <w:lvl w:ilvl="3" w:tplc="7CD8CFB6" w:tentative="1">
      <w:start w:val="1"/>
      <w:numFmt w:val="bullet"/>
      <w:lvlText w:val=""/>
      <w:lvlJc w:val="left"/>
      <w:pPr>
        <w:ind w:left="2880" w:hanging="360"/>
      </w:pPr>
      <w:rPr>
        <w:rFonts w:ascii="Symbol" w:hAnsi="Symbol" w:hint="default"/>
      </w:rPr>
    </w:lvl>
    <w:lvl w:ilvl="4" w:tplc="0620696C" w:tentative="1">
      <w:start w:val="1"/>
      <w:numFmt w:val="bullet"/>
      <w:lvlText w:val="o"/>
      <w:lvlJc w:val="left"/>
      <w:pPr>
        <w:ind w:left="3600" w:hanging="360"/>
      </w:pPr>
      <w:rPr>
        <w:rFonts w:ascii="Courier New" w:hAnsi="Courier New" w:hint="default"/>
      </w:rPr>
    </w:lvl>
    <w:lvl w:ilvl="5" w:tplc="C16AA0E2" w:tentative="1">
      <w:start w:val="1"/>
      <w:numFmt w:val="bullet"/>
      <w:lvlText w:val=""/>
      <w:lvlJc w:val="left"/>
      <w:pPr>
        <w:ind w:left="4320" w:hanging="360"/>
      </w:pPr>
      <w:rPr>
        <w:rFonts w:ascii="Wingdings" w:hAnsi="Wingdings" w:hint="default"/>
      </w:rPr>
    </w:lvl>
    <w:lvl w:ilvl="6" w:tplc="8C3C5252" w:tentative="1">
      <w:start w:val="1"/>
      <w:numFmt w:val="bullet"/>
      <w:lvlText w:val=""/>
      <w:lvlJc w:val="left"/>
      <w:pPr>
        <w:ind w:left="5040" w:hanging="360"/>
      </w:pPr>
      <w:rPr>
        <w:rFonts w:ascii="Symbol" w:hAnsi="Symbol" w:hint="default"/>
      </w:rPr>
    </w:lvl>
    <w:lvl w:ilvl="7" w:tplc="782EEEFA" w:tentative="1">
      <w:start w:val="1"/>
      <w:numFmt w:val="bullet"/>
      <w:lvlText w:val="o"/>
      <w:lvlJc w:val="left"/>
      <w:pPr>
        <w:ind w:left="5760" w:hanging="360"/>
      </w:pPr>
      <w:rPr>
        <w:rFonts w:ascii="Courier New" w:hAnsi="Courier New" w:hint="default"/>
      </w:rPr>
    </w:lvl>
    <w:lvl w:ilvl="8" w:tplc="9500CC98" w:tentative="1">
      <w:start w:val="1"/>
      <w:numFmt w:val="bullet"/>
      <w:lvlText w:val=""/>
      <w:lvlJc w:val="left"/>
      <w:pPr>
        <w:ind w:left="6480" w:hanging="360"/>
      </w:pPr>
      <w:rPr>
        <w:rFonts w:ascii="Wingdings" w:hAnsi="Wingdings" w:hint="default"/>
      </w:rPr>
    </w:lvl>
  </w:abstractNum>
  <w:abstractNum w:abstractNumId="14" w15:restartNumberingAfterBreak="0">
    <w:nsid w:val="77F42841"/>
    <w:multiLevelType w:val="hybridMultilevel"/>
    <w:tmpl w:val="FFFFFFFF"/>
    <w:lvl w:ilvl="0" w:tplc="D442A80E">
      <w:start w:val="1"/>
      <w:numFmt w:val="bullet"/>
      <w:lvlText w:val=""/>
      <w:lvlJc w:val="left"/>
      <w:pPr>
        <w:ind w:left="720" w:hanging="360"/>
      </w:pPr>
      <w:rPr>
        <w:rFonts w:ascii="Symbol" w:hAnsi="Symbol" w:hint="default"/>
      </w:rPr>
    </w:lvl>
    <w:lvl w:ilvl="1" w:tplc="B7E0ACB0">
      <w:start w:val="1"/>
      <w:numFmt w:val="bullet"/>
      <w:lvlText w:val="o"/>
      <w:lvlJc w:val="left"/>
      <w:pPr>
        <w:ind w:left="1440" w:hanging="360"/>
      </w:pPr>
      <w:rPr>
        <w:rFonts w:ascii="Courier New" w:hAnsi="Courier New" w:hint="default"/>
      </w:rPr>
    </w:lvl>
    <w:lvl w:ilvl="2" w:tplc="463E3DCE">
      <w:start w:val="1"/>
      <w:numFmt w:val="bullet"/>
      <w:lvlText w:val=""/>
      <w:lvlJc w:val="left"/>
      <w:pPr>
        <w:ind w:left="2160" w:hanging="360"/>
      </w:pPr>
      <w:rPr>
        <w:rFonts w:ascii="Wingdings" w:hAnsi="Wingdings" w:hint="default"/>
      </w:rPr>
    </w:lvl>
    <w:lvl w:ilvl="3" w:tplc="7F988D82">
      <w:start w:val="1"/>
      <w:numFmt w:val="bullet"/>
      <w:lvlText w:val=""/>
      <w:lvlJc w:val="left"/>
      <w:pPr>
        <w:ind w:left="2880" w:hanging="360"/>
      </w:pPr>
      <w:rPr>
        <w:rFonts w:ascii="Symbol" w:hAnsi="Symbol" w:hint="default"/>
      </w:rPr>
    </w:lvl>
    <w:lvl w:ilvl="4" w:tplc="252A2E1A">
      <w:start w:val="1"/>
      <w:numFmt w:val="bullet"/>
      <w:lvlText w:val="o"/>
      <w:lvlJc w:val="left"/>
      <w:pPr>
        <w:ind w:left="3600" w:hanging="360"/>
      </w:pPr>
      <w:rPr>
        <w:rFonts w:ascii="Courier New" w:hAnsi="Courier New" w:hint="default"/>
      </w:rPr>
    </w:lvl>
    <w:lvl w:ilvl="5" w:tplc="F202B56E">
      <w:start w:val="1"/>
      <w:numFmt w:val="bullet"/>
      <w:lvlText w:val=""/>
      <w:lvlJc w:val="left"/>
      <w:pPr>
        <w:ind w:left="4320" w:hanging="360"/>
      </w:pPr>
      <w:rPr>
        <w:rFonts w:ascii="Wingdings" w:hAnsi="Wingdings" w:hint="default"/>
      </w:rPr>
    </w:lvl>
    <w:lvl w:ilvl="6" w:tplc="B3D0B400">
      <w:start w:val="1"/>
      <w:numFmt w:val="bullet"/>
      <w:lvlText w:val=""/>
      <w:lvlJc w:val="left"/>
      <w:pPr>
        <w:ind w:left="5040" w:hanging="360"/>
      </w:pPr>
      <w:rPr>
        <w:rFonts w:ascii="Symbol" w:hAnsi="Symbol" w:hint="default"/>
      </w:rPr>
    </w:lvl>
    <w:lvl w:ilvl="7" w:tplc="DCC27EA6">
      <w:start w:val="1"/>
      <w:numFmt w:val="bullet"/>
      <w:lvlText w:val="o"/>
      <w:lvlJc w:val="left"/>
      <w:pPr>
        <w:ind w:left="5760" w:hanging="360"/>
      </w:pPr>
      <w:rPr>
        <w:rFonts w:ascii="Courier New" w:hAnsi="Courier New" w:hint="default"/>
      </w:rPr>
    </w:lvl>
    <w:lvl w:ilvl="8" w:tplc="031CC894">
      <w:start w:val="1"/>
      <w:numFmt w:val="bullet"/>
      <w:lvlText w:val=""/>
      <w:lvlJc w:val="left"/>
      <w:pPr>
        <w:ind w:left="6480" w:hanging="360"/>
      </w:pPr>
      <w:rPr>
        <w:rFonts w:ascii="Wingdings" w:hAnsi="Wingdings" w:hint="default"/>
      </w:rPr>
    </w:lvl>
  </w:abstractNum>
  <w:abstractNum w:abstractNumId="15" w15:restartNumberingAfterBreak="0">
    <w:nsid w:val="7DEC0D64"/>
    <w:multiLevelType w:val="hybridMultilevel"/>
    <w:tmpl w:val="0B90DBC2"/>
    <w:lvl w:ilvl="0" w:tplc="8E62C28C">
      <w:start w:val="1"/>
      <w:numFmt w:val="decimal"/>
      <w:lvlText w:val="%1"/>
      <w:lvlJc w:val="left"/>
      <w:pPr>
        <w:ind w:left="720" w:hanging="360"/>
      </w:pPr>
      <w:rPr>
        <w:rFonts w:hint="default"/>
        <w:sz w:val="4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69388549">
    <w:abstractNumId w:val="3"/>
  </w:num>
  <w:num w:numId="2" w16cid:durableId="2118020059">
    <w:abstractNumId w:val="12"/>
  </w:num>
  <w:num w:numId="3" w16cid:durableId="396126888">
    <w:abstractNumId w:val="5"/>
  </w:num>
  <w:num w:numId="4" w16cid:durableId="1682275167">
    <w:abstractNumId w:val="4"/>
  </w:num>
  <w:num w:numId="5" w16cid:durableId="1170413004">
    <w:abstractNumId w:val="13"/>
  </w:num>
  <w:num w:numId="6" w16cid:durableId="2009014248">
    <w:abstractNumId w:val="8"/>
  </w:num>
  <w:num w:numId="7" w16cid:durableId="714890561">
    <w:abstractNumId w:val="1"/>
  </w:num>
  <w:num w:numId="8" w16cid:durableId="193807741">
    <w:abstractNumId w:val="7"/>
  </w:num>
  <w:num w:numId="9" w16cid:durableId="93092327">
    <w:abstractNumId w:val="10"/>
  </w:num>
  <w:num w:numId="10" w16cid:durableId="479157504">
    <w:abstractNumId w:val="14"/>
  </w:num>
  <w:num w:numId="11" w16cid:durableId="2136022881">
    <w:abstractNumId w:val="0"/>
  </w:num>
  <w:num w:numId="12" w16cid:durableId="377511264">
    <w:abstractNumId w:val="11"/>
  </w:num>
  <w:num w:numId="13" w16cid:durableId="139927197">
    <w:abstractNumId w:val="2"/>
  </w:num>
  <w:num w:numId="14" w16cid:durableId="1892232306">
    <w:abstractNumId w:val="15"/>
  </w:num>
  <w:num w:numId="15" w16cid:durableId="2032952969">
    <w:abstractNumId w:val="6"/>
  </w:num>
  <w:num w:numId="16" w16cid:durableId="1858303626">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00271287: Ciaran O Connor">
    <w15:presenceInfo w15:providerId="AD" w15:userId="S::K00271287@student.tus.ie::94108188-2fb9-4807-8bc9-676eba3215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79"/>
    <w:rsid w:val="000043EC"/>
    <w:rsid w:val="00005488"/>
    <w:rsid w:val="00007404"/>
    <w:rsid w:val="00007CB6"/>
    <w:rsid w:val="000305CC"/>
    <w:rsid w:val="00060415"/>
    <w:rsid w:val="00070323"/>
    <w:rsid w:val="00070520"/>
    <w:rsid w:val="00090E8E"/>
    <w:rsid w:val="000D2BDA"/>
    <w:rsid w:val="000F4653"/>
    <w:rsid w:val="000F622E"/>
    <w:rsid w:val="00120E66"/>
    <w:rsid w:val="00121BAF"/>
    <w:rsid w:val="00131E5B"/>
    <w:rsid w:val="0017278A"/>
    <w:rsid w:val="00177882"/>
    <w:rsid w:val="001B11A7"/>
    <w:rsid w:val="001C7037"/>
    <w:rsid w:val="001D4B99"/>
    <w:rsid w:val="00203F58"/>
    <w:rsid w:val="002321B0"/>
    <w:rsid w:val="00255F99"/>
    <w:rsid w:val="00280539"/>
    <w:rsid w:val="00286FFF"/>
    <w:rsid w:val="002C072F"/>
    <w:rsid w:val="002D6E79"/>
    <w:rsid w:val="00306C70"/>
    <w:rsid w:val="0030720E"/>
    <w:rsid w:val="00371C92"/>
    <w:rsid w:val="003B48E3"/>
    <w:rsid w:val="003C5C2F"/>
    <w:rsid w:val="004127E3"/>
    <w:rsid w:val="00431058"/>
    <w:rsid w:val="00437BE6"/>
    <w:rsid w:val="004B382E"/>
    <w:rsid w:val="004D7724"/>
    <w:rsid w:val="004E1641"/>
    <w:rsid w:val="004E5CA7"/>
    <w:rsid w:val="004F2543"/>
    <w:rsid w:val="005043CB"/>
    <w:rsid w:val="005071AA"/>
    <w:rsid w:val="00524FB6"/>
    <w:rsid w:val="00573E3F"/>
    <w:rsid w:val="005747F4"/>
    <w:rsid w:val="00574DA1"/>
    <w:rsid w:val="0059099D"/>
    <w:rsid w:val="005A467C"/>
    <w:rsid w:val="005C6A34"/>
    <w:rsid w:val="005F1FC4"/>
    <w:rsid w:val="006338D0"/>
    <w:rsid w:val="00636A64"/>
    <w:rsid w:val="006427BC"/>
    <w:rsid w:val="00652F68"/>
    <w:rsid w:val="0072583B"/>
    <w:rsid w:val="007315A5"/>
    <w:rsid w:val="00750EFB"/>
    <w:rsid w:val="007615D3"/>
    <w:rsid w:val="00775D61"/>
    <w:rsid w:val="00783DBD"/>
    <w:rsid w:val="00793EDF"/>
    <w:rsid w:val="007C0E65"/>
    <w:rsid w:val="007C340D"/>
    <w:rsid w:val="007D0800"/>
    <w:rsid w:val="008156C5"/>
    <w:rsid w:val="00842B8E"/>
    <w:rsid w:val="0084373B"/>
    <w:rsid w:val="00860071"/>
    <w:rsid w:val="008611BA"/>
    <w:rsid w:val="008773FA"/>
    <w:rsid w:val="0088383C"/>
    <w:rsid w:val="00885DE7"/>
    <w:rsid w:val="008B0795"/>
    <w:rsid w:val="008C7E4C"/>
    <w:rsid w:val="008F1680"/>
    <w:rsid w:val="009310D7"/>
    <w:rsid w:val="009434E5"/>
    <w:rsid w:val="009824AA"/>
    <w:rsid w:val="009A014D"/>
    <w:rsid w:val="009A2B28"/>
    <w:rsid w:val="009C6B73"/>
    <w:rsid w:val="009D6E37"/>
    <w:rsid w:val="00A16EE4"/>
    <w:rsid w:val="00A42A37"/>
    <w:rsid w:val="00A44431"/>
    <w:rsid w:val="00A614CB"/>
    <w:rsid w:val="00A822C8"/>
    <w:rsid w:val="00AA131E"/>
    <w:rsid w:val="00AB1979"/>
    <w:rsid w:val="00AB65F7"/>
    <w:rsid w:val="00AD50F0"/>
    <w:rsid w:val="00AD6853"/>
    <w:rsid w:val="00AE37C6"/>
    <w:rsid w:val="00AE695A"/>
    <w:rsid w:val="00B308A9"/>
    <w:rsid w:val="00B546BE"/>
    <w:rsid w:val="00B76C3A"/>
    <w:rsid w:val="00B841AB"/>
    <w:rsid w:val="00BA19CC"/>
    <w:rsid w:val="00BB02E1"/>
    <w:rsid w:val="00BC1446"/>
    <w:rsid w:val="00BC5331"/>
    <w:rsid w:val="00BF7CAF"/>
    <w:rsid w:val="00C1586A"/>
    <w:rsid w:val="00C75911"/>
    <w:rsid w:val="00C83A95"/>
    <w:rsid w:val="00CC2FE0"/>
    <w:rsid w:val="00CD46C8"/>
    <w:rsid w:val="00CD5A0A"/>
    <w:rsid w:val="00CE3C84"/>
    <w:rsid w:val="00CF05D7"/>
    <w:rsid w:val="00D0093B"/>
    <w:rsid w:val="00D01FC6"/>
    <w:rsid w:val="00D04E7E"/>
    <w:rsid w:val="00D17B37"/>
    <w:rsid w:val="00D3301B"/>
    <w:rsid w:val="00D53E83"/>
    <w:rsid w:val="00D61D6B"/>
    <w:rsid w:val="00D74DD4"/>
    <w:rsid w:val="00D86C7A"/>
    <w:rsid w:val="00D90198"/>
    <w:rsid w:val="00D96338"/>
    <w:rsid w:val="00DA5162"/>
    <w:rsid w:val="00DB380D"/>
    <w:rsid w:val="00DB524F"/>
    <w:rsid w:val="00E215E5"/>
    <w:rsid w:val="00E86B30"/>
    <w:rsid w:val="00E9466B"/>
    <w:rsid w:val="00EC3513"/>
    <w:rsid w:val="00EF47E5"/>
    <w:rsid w:val="00F016A6"/>
    <w:rsid w:val="00F628AE"/>
    <w:rsid w:val="00F9531D"/>
    <w:rsid w:val="00FB1155"/>
    <w:rsid w:val="00FB3E01"/>
    <w:rsid w:val="00FB7237"/>
    <w:rsid w:val="00FE2580"/>
    <w:rsid w:val="0DAC9CF4"/>
    <w:rsid w:val="119B4BFA"/>
    <w:rsid w:val="221AFCE5"/>
    <w:rsid w:val="3F369E06"/>
    <w:rsid w:val="4E812E49"/>
    <w:rsid w:val="541EEEFA"/>
    <w:rsid w:val="70576D9E"/>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1C38"/>
  <w15:chartTrackingRefBased/>
  <w15:docId w15:val="{42BCF79E-E350-4557-824D-B8862F86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32"/>
        <w:lang w:val="en-IE"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E65"/>
    <w:pPr>
      <w:jc w:val="both"/>
    </w:pPr>
  </w:style>
  <w:style w:type="paragraph" w:styleId="Heading1">
    <w:name w:val="heading 1"/>
    <w:basedOn w:val="Normal"/>
    <w:next w:val="Normal"/>
    <w:link w:val="Heading1Char"/>
    <w:uiPriority w:val="9"/>
    <w:qFormat/>
    <w:rsid w:val="005F1FC4"/>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AB1979"/>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unhideWhenUsed/>
    <w:qFormat/>
    <w:rsid w:val="00AB1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979"/>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AB1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979"/>
    <w:rPr>
      <w:rFonts w:eastAsiaTheme="majorEastAsia" w:cstheme="majorBidi"/>
      <w:color w:val="272727" w:themeColor="text1" w:themeTint="D8"/>
    </w:rPr>
  </w:style>
  <w:style w:type="paragraph" w:styleId="Title">
    <w:name w:val="Title"/>
    <w:basedOn w:val="Normal"/>
    <w:next w:val="Normal"/>
    <w:link w:val="TitleChar"/>
    <w:uiPriority w:val="10"/>
    <w:qFormat/>
    <w:rsid w:val="00AB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979"/>
    <w:pPr>
      <w:spacing w:before="160"/>
      <w:jc w:val="center"/>
    </w:pPr>
    <w:rPr>
      <w:i/>
      <w:iCs/>
      <w:color w:val="404040" w:themeColor="text1" w:themeTint="BF"/>
    </w:rPr>
  </w:style>
  <w:style w:type="character" w:customStyle="1" w:styleId="QuoteChar">
    <w:name w:val="Quote Char"/>
    <w:basedOn w:val="DefaultParagraphFont"/>
    <w:link w:val="Quote"/>
    <w:uiPriority w:val="29"/>
    <w:rsid w:val="00AB1979"/>
    <w:rPr>
      <w:i/>
      <w:iCs/>
      <w:color w:val="404040" w:themeColor="text1" w:themeTint="BF"/>
    </w:rPr>
  </w:style>
  <w:style w:type="paragraph" w:styleId="ListParagraph">
    <w:name w:val="List Paragraph"/>
    <w:basedOn w:val="Normal"/>
    <w:uiPriority w:val="34"/>
    <w:qFormat/>
    <w:rsid w:val="00AB1979"/>
    <w:pPr>
      <w:ind w:left="720"/>
      <w:contextualSpacing/>
    </w:pPr>
  </w:style>
  <w:style w:type="character" w:styleId="IntenseEmphasis">
    <w:name w:val="Intense Emphasis"/>
    <w:basedOn w:val="DefaultParagraphFont"/>
    <w:uiPriority w:val="21"/>
    <w:qFormat/>
    <w:rsid w:val="00AB1979"/>
    <w:rPr>
      <w:i/>
      <w:iCs/>
      <w:color w:val="0F4761" w:themeColor="accent1" w:themeShade="BF"/>
    </w:rPr>
  </w:style>
  <w:style w:type="paragraph" w:styleId="IntenseQuote">
    <w:name w:val="Intense Quote"/>
    <w:basedOn w:val="Normal"/>
    <w:next w:val="Normal"/>
    <w:link w:val="IntenseQuoteChar"/>
    <w:uiPriority w:val="30"/>
    <w:qFormat/>
    <w:rsid w:val="00AB1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979"/>
    <w:rPr>
      <w:i/>
      <w:iCs/>
      <w:color w:val="0F4761" w:themeColor="accent1" w:themeShade="BF"/>
    </w:rPr>
  </w:style>
  <w:style w:type="character" w:styleId="IntenseReference">
    <w:name w:val="Intense Reference"/>
    <w:basedOn w:val="DefaultParagraphFont"/>
    <w:uiPriority w:val="32"/>
    <w:qFormat/>
    <w:rsid w:val="00AB1979"/>
    <w:rPr>
      <w:b/>
      <w:bCs/>
      <w:smallCaps/>
      <w:color w:val="0F4761" w:themeColor="accent1" w:themeShade="BF"/>
      <w:spacing w:val="5"/>
    </w:rPr>
  </w:style>
  <w:style w:type="character" w:styleId="Hyperlink">
    <w:name w:val="Hyperlink"/>
    <w:basedOn w:val="DefaultParagraphFont"/>
    <w:uiPriority w:val="99"/>
    <w:unhideWhenUsed/>
    <w:rsid w:val="00AB1979"/>
    <w:rPr>
      <w:color w:val="467886" w:themeColor="hyperlink"/>
      <w:u w:val="single"/>
    </w:rPr>
  </w:style>
  <w:style w:type="character" w:styleId="UnresolvedMention">
    <w:name w:val="Unresolved Mention"/>
    <w:basedOn w:val="DefaultParagraphFont"/>
    <w:uiPriority w:val="99"/>
    <w:semiHidden/>
    <w:unhideWhenUsed/>
    <w:rsid w:val="00AB1979"/>
    <w:rPr>
      <w:color w:val="605E5C"/>
      <w:shd w:val="clear" w:color="auto" w:fill="E1DFDD"/>
    </w:rPr>
  </w:style>
  <w:style w:type="paragraph" w:customStyle="1" w:styleId="paragraph">
    <w:name w:val="paragraph"/>
    <w:basedOn w:val="Normal"/>
    <w:rsid w:val="00AB1979"/>
    <w:pPr>
      <w:spacing w:before="100" w:beforeAutospacing="1" w:after="100" w:afterAutospacing="1" w:line="240" w:lineRule="auto"/>
    </w:pPr>
    <w:rPr>
      <w:rFonts w:eastAsia="Times New Roman" w:cs="Times New Roman"/>
      <w:kern w:val="0"/>
      <w:lang w:eastAsia="en-IE"/>
      <w14:ligatures w14:val="none"/>
    </w:rPr>
  </w:style>
  <w:style w:type="character" w:customStyle="1" w:styleId="normaltextrun">
    <w:name w:val="normaltextrun"/>
    <w:basedOn w:val="DefaultParagraphFont"/>
    <w:rsid w:val="00AB1979"/>
  </w:style>
  <w:style w:type="character" w:customStyle="1" w:styleId="eop">
    <w:name w:val="eop"/>
    <w:basedOn w:val="DefaultParagraphFont"/>
    <w:rsid w:val="00AB1979"/>
  </w:style>
  <w:style w:type="character" w:customStyle="1" w:styleId="scxw242798844">
    <w:name w:val="scxw242798844"/>
    <w:basedOn w:val="DefaultParagraphFont"/>
    <w:rsid w:val="00AB1979"/>
  </w:style>
  <w:style w:type="character" w:customStyle="1" w:styleId="wacimagecontainer">
    <w:name w:val="wacimagecontainer"/>
    <w:basedOn w:val="DefaultParagraphFont"/>
    <w:rsid w:val="00AB1979"/>
  </w:style>
  <w:style w:type="paragraph" w:styleId="NoSpacing">
    <w:name w:val="No Spacing"/>
    <w:uiPriority w:val="1"/>
    <w:qFormat/>
    <w:rsid w:val="00AB1979"/>
    <w:pPr>
      <w:spacing w:after="0" w:line="240" w:lineRule="auto"/>
    </w:pPr>
  </w:style>
  <w:style w:type="character" w:styleId="Emphasis">
    <w:name w:val="Emphasis"/>
    <w:basedOn w:val="DefaultParagraphFont"/>
    <w:uiPriority w:val="20"/>
    <w:qFormat/>
    <w:rsid w:val="009C6B73"/>
    <w:rPr>
      <w:i/>
      <w:iCs/>
    </w:rPr>
  </w:style>
  <w:style w:type="paragraph" w:styleId="TOC9">
    <w:name w:val="toc 9"/>
    <w:basedOn w:val="Normal"/>
    <w:next w:val="Normal"/>
    <w:uiPriority w:val="39"/>
    <w:unhideWhenUsed/>
    <w:rsid w:val="00203F58"/>
    <w:pPr>
      <w:spacing w:after="100"/>
      <w:ind w:left="1760"/>
    </w:pPr>
  </w:style>
  <w:style w:type="paragraph" w:styleId="Caption">
    <w:name w:val="caption"/>
    <w:basedOn w:val="Normal"/>
    <w:next w:val="Normal"/>
    <w:uiPriority w:val="35"/>
    <w:unhideWhenUsed/>
    <w:qFormat/>
    <w:rsid w:val="00286FF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841A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841AB"/>
    <w:pPr>
      <w:spacing w:after="100"/>
    </w:pPr>
  </w:style>
  <w:style w:type="paragraph" w:styleId="TOC2">
    <w:name w:val="toc 2"/>
    <w:basedOn w:val="Normal"/>
    <w:next w:val="Normal"/>
    <w:autoRedefine/>
    <w:uiPriority w:val="39"/>
    <w:unhideWhenUsed/>
    <w:rsid w:val="00C75911"/>
    <w:pPr>
      <w:spacing w:after="100" w:line="278" w:lineRule="auto"/>
      <w:ind w:left="240"/>
    </w:pPr>
    <w:rPr>
      <w:rFonts w:asciiTheme="minorHAnsi" w:hAnsiTheme="minorHAnsi"/>
      <w:szCs w:val="24"/>
    </w:rPr>
  </w:style>
  <w:style w:type="paragraph" w:styleId="TOC3">
    <w:name w:val="toc 3"/>
    <w:basedOn w:val="Normal"/>
    <w:next w:val="Normal"/>
    <w:autoRedefine/>
    <w:uiPriority w:val="39"/>
    <w:unhideWhenUsed/>
    <w:rsid w:val="00C75911"/>
    <w:pPr>
      <w:spacing w:after="100" w:line="278" w:lineRule="auto"/>
      <w:ind w:left="480"/>
    </w:pPr>
    <w:rPr>
      <w:rFonts w:asciiTheme="minorHAnsi" w:hAnsiTheme="minorHAnsi"/>
      <w:szCs w:val="24"/>
    </w:rPr>
  </w:style>
  <w:style w:type="table" w:styleId="TableGrid">
    <w:name w:val="Table Grid"/>
    <w:basedOn w:val="TableNormal"/>
    <w:uiPriority w:val="39"/>
    <w:rsid w:val="00177882"/>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42743878">
    <w:name w:val="scxw42743878"/>
    <w:basedOn w:val="DefaultParagraphFont"/>
    <w:rsid w:val="00B76C3A"/>
  </w:style>
  <w:style w:type="paragraph" w:styleId="Header">
    <w:name w:val="header"/>
    <w:basedOn w:val="Normal"/>
    <w:link w:val="HeaderChar"/>
    <w:uiPriority w:val="99"/>
    <w:unhideWhenUsed/>
    <w:rsid w:val="00D74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DD4"/>
  </w:style>
  <w:style w:type="paragraph" w:styleId="Footer">
    <w:name w:val="footer"/>
    <w:basedOn w:val="Normal"/>
    <w:link w:val="FooterChar"/>
    <w:uiPriority w:val="99"/>
    <w:unhideWhenUsed/>
    <w:rsid w:val="00D74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711048">
      <w:bodyDiv w:val="1"/>
      <w:marLeft w:val="0"/>
      <w:marRight w:val="0"/>
      <w:marTop w:val="0"/>
      <w:marBottom w:val="0"/>
      <w:divBdr>
        <w:top w:val="none" w:sz="0" w:space="0" w:color="auto"/>
        <w:left w:val="none" w:sz="0" w:space="0" w:color="auto"/>
        <w:bottom w:val="none" w:sz="0" w:space="0" w:color="auto"/>
        <w:right w:val="none" w:sz="0" w:space="0" w:color="auto"/>
      </w:divBdr>
      <w:divsChild>
        <w:div w:id="107435001">
          <w:marLeft w:val="0"/>
          <w:marRight w:val="0"/>
          <w:marTop w:val="0"/>
          <w:marBottom w:val="0"/>
          <w:divBdr>
            <w:top w:val="none" w:sz="0" w:space="0" w:color="auto"/>
            <w:left w:val="none" w:sz="0" w:space="0" w:color="auto"/>
            <w:bottom w:val="none" w:sz="0" w:space="0" w:color="auto"/>
            <w:right w:val="none" w:sz="0" w:space="0" w:color="auto"/>
          </w:divBdr>
        </w:div>
        <w:div w:id="695815186">
          <w:marLeft w:val="0"/>
          <w:marRight w:val="0"/>
          <w:marTop w:val="0"/>
          <w:marBottom w:val="0"/>
          <w:divBdr>
            <w:top w:val="none" w:sz="0" w:space="0" w:color="auto"/>
            <w:left w:val="none" w:sz="0" w:space="0" w:color="auto"/>
            <w:bottom w:val="none" w:sz="0" w:space="0" w:color="auto"/>
            <w:right w:val="none" w:sz="0" w:space="0" w:color="auto"/>
          </w:divBdr>
        </w:div>
        <w:div w:id="1679848196">
          <w:marLeft w:val="0"/>
          <w:marRight w:val="0"/>
          <w:marTop w:val="0"/>
          <w:marBottom w:val="0"/>
          <w:divBdr>
            <w:top w:val="none" w:sz="0" w:space="0" w:color="auto"/>
            <w:left w:val="none" w:sz="0" w:space="0" w:color="auto"/>
            <w:bottom w:val="none" w:sz="0" w:space="0" w:color="auto"/>
            <w:right w:val="none" w:sz="0" w:space="0" w:color="auto"/>
          </w:divBdr>
        </w:div>
        <w:div w:id="1888957029">
          <w:marLeft w:val="0"/>
          <w:marRight w:val="0"/>
          <w:marTop w:val="0"/>
          <w:marBottom w:val="0"/>
          <w:divBdr>
            <w:top w:val="none" w:sz="0" w:space="0" w:color="auto"/>
            <w:left w:val="none" w:sz="0" w:space="0" w:color="auto"/>
            <w:bottom w:val="none" w:sz="0" w:space="0" w:color="auto"/>
            <w:right w:val="none" w:sz="0" w:space="0" w:color="auto"/>
          </w:divBdr>
        </w:div>
        <w:div w:id="1924948624">
          <w:marLeft w:val="0"/>
          <w:marRight w:val="0"/>
          <w:marTop w:val="0"/>
          <w:marBottom w:val="0"/>
          <w:divBdr>
            <w:top w:val="none" w:sz="0" w:space="0" w:color="auto"/>
            <w:left w:val="none" w:sz="0" w:space="0" w:color="auto"/>
            <w:bottom w:val="none" w:sz="0" w:space="0" w:color="auto"/>
            <w:right w:val="none" w:sz="0" w:space="0" w:color="auto"/>
          </w:divBdr>
        </w:div>
        <w:div w:id="2073232074">
          <w:marLeft w:val="0"/>
          <w:marRight w:val="0"/>
          <w:marTop w:val="0"/>
          <w:marBottom w:val="0"/>
          <w:divBdr>
            <w:top w:val="none" w:sz="0" w:space="0" w:color="auto"/>
            <w:left w:val="none" w:sz="0" w:space="0" w:color="auto"/>
            <w:bottom w:val="none" w:sz="0" w:space="0" w:color="auto"/>
            <w:right w:val="none" w:sz="0" w:space="0" w:color="auto"/>
          </w:divBdr>
        </w:div>
      </w:divsChild>
    </w:div>
    <w:div w:id="178742615">
      <w:bodyDiv w:val="1"/>
      <w:marLeft w:val="0"/>
      <w:marRight w:val="0"/>
      <w:marTop w:val="0"/>
      <w:marBottom w:val="0"/>
      <w:divBdr>
        <w:top w:val="none" w:sz="0" w:space="0" w:color="auto"/>
        <w:left w:val="none" w:sz="0" w:space="0" w:color="auto"/>
        <w:bottom w:val="none" w:sz="0" w:space="0" w:color="auto"/>
        <w:right w:val="none" w:sz="0" w:space="0" w:color="auto"/>
      </w:divBdr>
      <w:divsChild>
        <w:div w:id="16934714">
          <w:marLeft w:val="0"/>
          <w:marRight w:val="0"/>
          <w:marTop w:val="0"/>
          <w:marBottom w:val="0"/>
          <w:divBdr>
            <w:top w:val="none" w:sz="0" w:space="0" w:color="auto"/>
            <w:left w:val="none" w:sz="0" w:space="0" w:color="auto"/>
            <w:bottom w:val="none" w:sz="0" w:space="0" w:color="auto"/>
            <w:right w:val="none" w:sz="0" w:space="0" w:color="auto"/>
          </w:divBdr>
        </w:div>
        <w:div w:id="49885871">
          <w:marLeft w:val="0"/>
          <w:marRight w:val="0"/>
          <w:marTop w:val="0"/>
          <w:marBottom w:val="0"/>
          <w:divBdr>
            <w:top w:val="none" w:sz="0" w:space="0" w:color="auto"/>
            <w:left w:val="none" w:sz="0" w:space="0" w:color="auto"/>
            <w:bottom w:val="none" w:sz="0" w:space="0" w:color="auto"/>
            <w:right w:val="none" w:sz="0" w:space="0" w:color="auto"/>
          </w:divBdr>
        </w:div>
        <w:div w:id="86855453">
          <w:marLeft w:val="0"/>
          <w:marRight w:val="0"/>
          <w:marTop w:val="0"/>
          <w:marBottom w:val="0"/>
          <w:divBdr>
            <w:top w:val="none" w:sz="0" w:space="0" w:color="auto"/>
            <w:left w:val="none" w:sz="0" w:space="0" w:color="auto"/>
            <w:bottom w:val="none" w:sz="0" w:space="0" w:color="auto"/>
            <w:right w:val="none" w:sz="0" w:space="0" w:color="auto"/>
          </w:divBdr>
        </w:div>
        <w:div w:id="90201973">
          <w:marLeft w:val="0"/>
          <w:marRight w:val="0"/>
          <w:marTop w:val="0"/>
          <w:marBottom w:val="0"/>
          <w:divBdr>
            <w:top w:val="none" w:sz="0" w:space="0" w:color="auto"/>
            <w:left w:val="none" w:sz="0" w:space="0" w:color="auto"/>
            <w:bottom w:val="none" w:sz="0" w:space="0" w:color="auto"/>
            <w:right w:val="none" w:sz="0" w:space="0" w:color="auto"/>
          </w:divBdr>
        </w:div>
        <w:div w:id="188883674">
          <w:marLeft w:val="0"/>
          <w:marRight w:val="0"/>
          <w:marTop w:val="0"/>
          <w:marBottom w:val="0"/>
          <w:divBdr>
            <w:top w:val="none" w:sz="0" w:space="0" w:color="auto"/>
            <w:left w:val="none" w:sz="0" w:space="0" w:color="auto"/>
            <w:bottom w:val="none" w:sz="0" w:space="0" w:color="auto"/>
            <w:right w:val="none" w:sz="0" w:space="0" w:color="auto"/>
          </w:divBdr>
        </w:div>
        <w:div w:id="210308199">
          <w:marLeft w:val="0"/>
          <w:marRight w:val="0"/>
          <w:marTop w:val="0"/>
          <w:marBottom w:val="0"/>
          <w:divBdr>
            <w:top w:val="none" w:sz="0" w:space="0" w:color="auto"/>
            <w:left w:val="none" w:sz="0" w:space="0" w:color="auto"/>
            <w:bottom w:val="none" w:sz="0" w:space="0" w:color="auto"/>
            <w:right w:val="none" w:sz="0" w:space="0" w:color="auto"/>
          </w:divBdr>
        </w:div>
        <w:div w:id="221139550">
          <w:marLeft w:val="0"/>
          <w:marRight w:val="0"/>
          <w:marTop w:val="0"/>
          <w:marBottom w:val="0"/>
          <w:divBdr>
            <w:top w:val="none" w:sz="0" w:space="0" w:color="auto"/>
            <w:left w:val="none" w:sz="0" w:space="0" w:color="auto"/>
            <w:bottom w:val="none" w:sz="0" w:space="0" w:color="auto"/>
            <w:right w:val="none" w:sz="0" w:space="0" w:color="auto"/>
          </w:divBdr>
        </w:div>
        <w:div w:id="347760941">
          <w:marLeft w:val="0"/>
          <w:marRight w:val="0"/>
          <w:marTop w:val="0"/>
          <w:marBottom w:val="0"/>
          <w:divBdr>
            <w:top w:val="none" w:sz="0" w:space="0" w:color="auto"/>
            <w:left w:val="none" w:sz="0" w:space="0" w:color="auto"/>
            <w:bottom w:val="none" w:sz="0" w:space="0" w:color="auto"/>
            <w:right w:val="none" w:sz="0" w:space="0" w:color="auto"/>
          </w:divBdr>
        </w:div>
        <w:div w:id="348022499">
          <w:marLeft w:val="0"/>
          <w:marRight w:val="0"/>
          <w:marTop w:val="0"/>
          <w:marBottom w:val="0"/>
          <w:divBdr>
            <w:top w:val="none" w:sz="0" w:space="0" w:color="auto"/>
            <w:left w:val="none" w:sz="0" w:space="0" w:color="auto"/>
            <w:bottom w:val="none" w:sz="0" w:space="0" w:color="auto"/>
            <w:right w:val="none" w:sz="0" w:space="0" w:color="auto"/>
          </w:divBdr>
        </w:div>
        <w:div w:id="376244310">
          <w:marLeft w:val="0"/>
          <w:marRight w:val="0"/>
          <w:marTop w:val="0"/>
          <w:marBottom w:val="0"/>
          <w:divBdr>
            <w:top w:val="none" w:sz="0" w:space="0" w:color="auto"/>
            <w:left w:val="none" w:sz="0" w:space="0" w:color="auto"/>
            <w:bottom w:val="none" w:sz="0" w:space="0" w:color="auto"/>
            <w:right w:val="none" w:sz="0" w:space="0" w:color="auto"/>
          </w:divBdr>
        </w:div>
        <w:div w:id="416832723">
          <w:marLeft w:val="0"/>
          <w:marRight w:val="0"/>
          <w:marTop w:val="0"/>
          <w:marBottom w:val="0"/>
          <w:divBdr>
            <w:top w:val="none" w:sz="0" w:space="0" w:color="auto"/>
            <w:left w:val="none" w:sz="0" w:space="0" w:color="auto"/>
            <w:bottom w:val="none" w:sz="0" w:space="0" w:color="auto"/>
            <w:right w:val="none" w:sz="0" w:space="0" w:color="auto"/>
          </w:divBdr>
        </w:div>
        <w:div w:id="618533651">
          <w:marLeft w:val="0"/>
          <w:marRight w:val="0"/>
          <w:marTop w:val="0"/>
          <w:marBottom w:val="0"/>
          <w:divBdr>
            <w:top w:val="none" w:sz="0" w:space="0" w:color="auto"/>
            <w:left w:val="none" w:sz="0" w:space="0" w:color="auto"/>
            <w:bottom w:val="none" w:sz="0" w:space="0" w:color="auto"/>
            <w:right w:val="none" w:sz="0" w:space="0" w:color="auto"/>
          </w:divBdr>
        </w:div>
        <w:div w:id="639270240">
          <w:marLeft w:val="0"/>
          <w:marRight w:val="0"/>
          <w:marTop w:val="0"/>
          <w:marBottom w:val="0"/>
          <w:divBdr>
            <w:top w:val="none" w:sz="0" w:space="0" w:color="auto"/>
            <w:left w:val="none" w:sz="0" w:space="0" w:color="auto"/>
            <w:bottom w:val="none" w:sz="0" w:space="0" w:color="auto"/>
            <w:right w:val="none" w:sz="0" w:space="0" w:color="auto"/>
          </w:divBdr>
        </w:div>
        <w:div w:id="689599169">
          <w:marLeft w:val="0"/>
          <w:marRight w:val="0"/>
          <w:marTop w:val="0"/>
          <w:marBottom w:val="0"/>
          <w:divBdr>
            <w:top w:val="none" w:sz="0" w:space="0" w:color="auto"/>
            <w:left w:val="none" w:sz="0" w:space="0" w:color="auto"/>
            <w:bottom w:val="none" w:sz="0" w:space="0" w:color="auto"/>
            <w:right w:val="none" w:sz="0" w:space="0" w:color="auto"/>
          </w:divBdr>
        </w:div>
        <w:div w:id="754979157">
          <w:marLeft w:val="0"/>
          <w:marRight w:val="0"/>
          <w:marTop w:val="0"/>
          <w:marBottom w:val="0"/>
          <w:divBdr>
            <w:top w:val="none" w:sz="0" w:space="0" w:color="auto"/>
            <w:left w:val="none" w:sz="0" w:space="0" w:color="auto"/>
            <w:bottom w:val="none" w:sz="0" w:space="0" w:color="auto"/>
            <w:right w:val="none" w:sz="0" w:space="0" w:color="auto"/>
          </w:divBdr>
        </w:div>
        <w:div w:id="785394842">
          <w:marLeft w:val="0"/>
          <w:marRight w:val="0"/>
          <w:marTop w:val="0"/>
          <w:marBottom w:val="0"/>
          <w:divBdr>
            <w:top w:val="none" w:sz="0" w:space="0" w:color="auto"/>
            <w:left w:val="none" w:sz="0" w:space="0" w:color="auto"/>
            <w:bottom w:val="none" w:sz="0" w:space="0" w:color="auto"/>
            <w:right w:val="none" w:sz="0" w:space="0" w:color="auto"/>
          </w:divBdr>
        </w:div>
        <w:div w:id="798382971">
          <w:marLeft w:val="0"/>
          <w:marRight w:val="0"/>
          <w:marTop w:val="0"/>
          <w:marBottom w:val="0"/>
          <w:divBdr>
            <w:top w:val="none" w:sz="0" w:space="0" w:color="auto"/>
            <w:left w:val="none" w:sz="0" w:space="0" w:color="auto"/>
            <w:bottom w:val="none" w:sz="0" w:space="0" w:color="auto"/>
            <w:right w:val="none" w:sz="0" w:space="0" w:color="auto"/>
          </w:divBdr>
        </w:div>
        <w:div w:id="876937700">
          <w:marLeft w:val="0"/>
          <w:marRight w:val="0"/>
          <w:marTop w:val="0"/>
          <w:marBottom w:val="0"/>
          <w:divBdr>
            <w:top w:val="none" w:sz="0" w:space="0" w:color="auto"/>
            <w:left w:val="none" w:sz="0" w:space="0" w:color="auto"/>
            <w:bottom w:val="none" w:sz="0" w:space="0" w:color="auto"/>
            <w:right w:val="none" w:sz="0" w:space="0" w:color="auto"/>
          </w:divBdr>
        </w:div>
        <w:div w:id="890120270">
          <w:marLeft w:val="0"/>
          <w:marRight w:val="0"/>
          <w:marTop w:val="0"/>
          <w:marBottom w:val="0"/>
          <w:divBdr>
            <w:top w:val="none" w:sz="0" w:space="0" w:color="auto"/>
            <w:left w:val="none" w:sz="0" w:space="0" w:color="auto"/>
            <w:bottom w:val="none" w:sz="0" w:space="0" w:color="auto"/>
            <w:right w:val="none" w:sz="0" w:space="0" w:color="auto"/>
          </w:divBdr>
        </w:div>
        <w:div w:id="929655900">
          <w:marLeft w:val="0"/>
          <w:marRight w:val="0"/>
          <w:marTop w:val="0"/>
          <w:marBottom w:val="0"/>
          <w:divBdr>
            <w:top w:val="none" w:sz="0" w:space="0" w:color="auto"/>
            <w:left w:val="none" w:sz="0" w:space="0" w:color="auto"/>
            <w:bottom w:val="none" w:sz="0" w:space="0" w:color="auto"/>
            <w:right w:val="none" w:sz="0" w:space="0" w:color="auto"/>
          </w:divBdr>
        </w:div>
        <w:div w:id="934749537">
          <w:marLeft w:val="0"/>
          <w:marRight w:val="0"/>
          <w:marTop w:val="0"/>
          <w:marBottom w:val="0"/>
          <w:divBdr>
            <w:top w:val="none" w:sz="0" w:space="0" w:color="auto"/>
            <w:left w:val="none" w:sz="0" w:space="0" w:color="auto"/>
            <w:bottom w:val="none" w:sz="0" w:space="0" w:color="auto"/>
            <w:right w:val="none" w:sz="0" w:space="0" w:color="auto"/>
          </w:divBdr>
        </w:div>
        <w:div w:id="963079823">
          <w:marLeft w:val="0"/>
          <w:marRight w:val="0"/>
          <w:marTop w:val="0"/>
          <w:marBottom w:val="0"/>
          <w:divBdr>
            <w:top w:val="none" w:sz="0" w:space="0" w:color="auto"/>
            <w:left w:val="none" w:sz="0" w:space="0" w:color="auto"/>
            <w:bottom w:val="none" w:sz="0" w:space="0" w:color="auto"/>
            <w:right w:val="none" w:sz="0" w:space="0" w:color="auto"/>
          </w:divBdr>
        </w:div>
        <w:div w:id="1085227115">
          <w:marLeft w:val="0"/>
          <w:marRight w:val="0"/>
          <w:marTop w:val="0"/>
          <w:marBottom w:val="0"/>
          <w:divBdr>
            <w:top w:val="none" w:sz="0" w:space="0" w:color="auto"/>
            <w:left w:val="none" w:sz="0" w:space="0" w:color="auto"/>
            <w:bottom w:val="none" w:sz="0" w:space="0" w:color="auto"/>
            <w:right w:val="none" w:sz="0" w:space="0" w:color="auto"/>
          </w:divBdr>
        </w:div>
        <w:div w:id="1244216269">
          <w:marLeft w:val="0"/>
          <w:marRight w:val="0"/>
          <w:marTop w:val="0"/>
          <w:marBottom w:val="0"/>
          <w:divBdr>
            <w:top w:val="none" w:sz="0" w:space="0" w:color="auto"/>
            <w:left w:val="none" w:sz="0" w:space="0" w:color="auto"/>
            <w:bottom w:val="none" w:sz="0" w:space="0" w:color="auto"/>
            <w:right w:val="none" w:sz="0" w:space="0" w:color="auto"/>
          </w:divBdr>
        </w:div>
        <w:div w:id="1274509592">
          <w:marLeft w:val="0"/>
          <w:marRight w:val="0"/>
          <w:marTop w:val="0"/>
          <w:marBottom w:val="0"/>
          <w:divBdr>
            <w:top w:val="none" w:sz="0" w:space="0" w:color="auto"/>
            <w:left w:val="none" w:sz="0" w:space="0" w:color="auto"/>
            <w:bottom w:val="none" w:sz="0" w:space="0" w:color="auto"/>
            <w:right w:val="none" w:sz="0" w:space="0" w:color="auto"/>
          </w:divBdr>
        </w:div>
        <w:div w:id="1429961913">
          <w:marLeft w:val="0"/>
          <w:marRight w:val="0"/>
          <w:marTop w:val="0"/>
          <w:marBottom w:val="0"/>
          <w:divBdr>
            <w:top w:val="none" w:sz="0" w:space="0" w:color="auto"/>
            <w:left w:val="none" w:sz="0" w:space="0" w:color="auto"/>
            <w:bottom w:val="none" w:sz="0" w:space="0" w:color="auto"/>
            <w:right w:val="none" w:sz="0" w:space="0" w:color="auto"/>
          </w:divBdr>
        </w:div>
        <w:div w:id="1569028452">
          <w:marLeft w:val="0"/>
          <w:marRight w:val="0"/>
          <w:marTop w:val="0"/>
          <w:marBottom w:val="0"/>
          <w:divBdr>
            <w:top w:val="none" w:sz="0" w:space="0" w:color="auto"/>
            <w:left w:val="none" w:sz="0" w:space="0" w:color="auto"/>
            <w:bottom w:val="none" w:sz="0" w:space="0" w:color="auto"/>
            <w:right w:val="none" w:sz="0" w:space="0" w:color="auto"/>
          </w:divBdr>
        </w:div>
        <w:div w:id="1673752394">
          <w:marLeft w:val="0"/>
          <w:marRight w:val="0"/>
          <w:marTop w:val="0"/>
          <w:marBottom w:val="0"/>
          <w:divBdr>
            <w:top w:val="none" w:sz="0" w:space="0" w:color="auto"/>
            <w:left w:val="none" w:sz="0" w:space="0" w:color="auto"/>
            <w:bottom w:val="none" w:sz="0" w:space="0" w:color="auto"/>
            <w:right w:val="none" w:sz="0" w:space="0" w:color="auto"/>
          </w:divBdr>
        </w:div>
        <w:div w:id="1674719882">
          <w:marLeft w:val="0"/>
          <w:marRight w:val="0"/>
          <w:marTop w:val="0"/>
          <w:marBottom w:val="0"/>
          <w:divBdr>
            <w:top w:val="none" w:sz="0" w:space="0" w:color="auto"/>
            <w:left w:val="none" w:sz="0" w:space="0" w:color="auto"/>
            <w:bottom w:val="none" w:sz="0" w:space="0" w:color="auto"/>
            <w:right w:val="none" w:sz="0" w:space="0" w:color="auto"/>
          </w:divBdr>
        </w:div>
        <w:div w:id="1694839232">
          <w:marLeft w:val="0"/>
          <w:marRight w:val="0"/>
          <w:marTop w:val="0"/>
          <w:marBottom w:val="0"/>
          <w:divBdr>
            <w:top w:val="none" w:sz="0" w:space="0" w:color="auto"/>
            <w:left w:val="none" w:sz="0" w:space="0" w:color="auto"/>
            <w:bottom w:val="none" w:sz="0" w:space="0" w:color="auto"/>
            <w:right w:val="none" w:sz="0" w:space="0" w:color="auto"/>
          </w:divBdr>
        </w:div>
        <w:div w:id="1912303747">
          <w:marLeft w:val="0"/>
          <w:marRight w:val="0"/>
          <w:marTop w:val="0"/>
          <w:marBottom w:val="0"/>
          <w:divBdr>
            <w:top w:val="none" w:sz="0" w:space="0" w:color="auto"/>
            <w:left w:val="none" w:sz="0" w:space="0" w:color="auto"/>
            <w:bottom w:val="none" w:sz="0" w:space="0" w:color="auto"/>
            <w:right w:val="none" w:sz="0" w:space="0" w:color="auto"/>
          </w:divBdr>
        </w:div>
        <w:div w:id="1931309077">
          <w:marLeft w:val="0"/>
          <w:marRight w:val="0"/>
          <w:marTop w:val="0"/>
          <w:marBottom w:val="0"/>
          <w:divBdr>
            <w:top w:val="none" w:sz="0" w:space="0" w:color="auto"/>
            <w:left w:val="none" w:sz="0" w:space="0" w:color="auto"/>
            <w:bottom w:val="none" w:sz="0" w:space="0" w:color="auto"/>
            <w:right w:val="none" w:sz="0" w:space="0" w:color="auto"/>
          </w:divBdr>
        </w:div>
        <w:div w:id="1991668399">
          <w:marLeft w:val="0"/>
          <w:marRight w:val="0"/>
          <w:marTop w:val="0"/>
          <w:marBottom w:val="0"/>
          <w:divBdr>
            <w:top w:val="none" w:sz="0" w:space="0" w:color="auto"/>
            <w:left w:val="none" w:sz="0" w:space="0" w:color="auto"/>
            <w:bottom w:val="none" w:sz="0" w:space="0" w:color="auto"/>
            <w:right w:val="none" w:sz="0" w:space="0" w:color="auto"/>
          </w:divBdr>
        </w:div>
        <w:div w:id="2027825943">
          <w:marLeft w:val="0"/>
          <w:marRight w:val="0"/>
          <w:marTop w:val="0"/>
          <w:marBottom w:val="0"/>
          <w:divBdr>
            <w:top w:val="none" w:sz="0" w:space="0" w:color="auto"/>
            <w:left w:val="none" w:sz="0" w:space="0" w:color="auto"/>
            <w:bottom w:val="none" w:sz="0" w:space="0" w:color="auto"/>
            <w:right w:val="none" w:sz="0" w:space="0" w:color="auto"/>
          </w:divBdr>
        </w:div>
        <w:div w:id="2058817389">
          <w:marLeft w:val="0"/>
          <w:marRight w:val="0"/>
          <w:marTop w:val="0"/>
          <w:marBottom w:val="0"/>
          <w:divBdr>
            <w:top w:val="none" w:sz="0" w:space="0" w:color="auto"/>
            <w:left w:val="none" w:sz="0" w:space="0" w:color="auto"/>
            <w:bottom w:val="none" w:sz="0" w:space="0" w:color="auto"/>
            <w:right w:val="none" w:sz="0" w:space="0" w:color="auto"/>
          </w:divBdr>
        </w:div>
      </w:divsChild>
    </w:div>
    <w:div w:id="222521126">
      <w:bodyDiv w:val="1"/>
      <w:marLeft w:val="0"/>
      <w:marRight w:val="0"/>
      <w:marTop w:val="0"/>
      <w:marBottom w:val="0"/>
      <w:divBdr>
        <w:top w:val="none" w:sz="0" w:space="0" w:color="auto"/>
        <w:left w:val="none" w:sz="0" w:space="0" w:color="auto"/>
        <w:bottom w:val="none" w:sz="0" w:space="0" w:color="auto"/>
        <w:right w:val="none" w:sz="0" w:space="0" w:color="auto"/>
      </w:divBdr>
      <w:divsChild>
        <w:div w:id="502672384">
          <w:marLeft w:val="0"/>
          <w:marRight w:val="0"/>
          <w:marTop w:val="0"/>
          <w:marBottom w:val="0"/>
          <w:divBdr>
            <w:top w:val="none" w:sz="0" w:space="0" w:color="auto"/>
            <w:left w:val="none" w:sz="0" w:space="0" w:color="auto"/>
            <w:bottom w:val="none" w:sz="0" w:space="0" w:color="auto"/>
            <w:right w:val="none" w:sz="0" w:space="0" w:color="auto"/>
          </w:divBdr>
        </w:div>
        <w:div w:id="609897505">
          <w:marLeft w:val="0"/>
          <w:marRight w:val="0"/>
          <w:marTop w:val="0"/>
          <w:marBottom w:val="0"/>
          <w:divBdr>
            <w:top w:val="none" w:sz="0" w:space="0" w:color="auto"/>
            <w:left w:val="none" w:sz="0" w:space="0" w:color="auto"/>
            <w:bottom w:val="none" w:sz="0" w:space="0" w:color="auto"/>
            <w:right w:val="none" w:sz="0" w:space="0" w:color="auto"/>
          </w:divBdr>
        </w:div>
        <w:div w:id="714086513">
          <w:marLeft w:val="0"/>
          <w:marRight w:val="0"/>
          <w:marTop w:val="0"/>
          <w:marBottom w:val="0"/>
          <w:divBdr>
            <w:top w:val="none" w:sz="0" w:space="0" w:color="auto"/>
            <w:left w:val="none" w:sz="0" w:space="0" w:color="auto"/>
            <w:bottom w:val="none" w:sz="0" w:space="0" w:color="auto"/>
            <w:right w:val="none" w:sz="0" w:space="0" w:color="auto"/>
          </w:divBdr>
        </w:div>
      </w:divsChild>
    </w:div>
    <w:div w:id="270288212">
      <w:bodyDiv w:val="1"/>
      <w:marLeft w:val="0"/>
      <w:marRight w:val="0"/>
      <w:marTop w:val="0"/>
      <w:marBottom w:val="0"/>
      <w:divBdr>
        <w:top w:val="none" w:sz="0" w:space="0" w:color="auto"/>
        <w:left w:val="none" w:sz="0" w:space="0" w:color="auto"/>
        <w:bottom w:val="none" w:sz="0" w:space="0" w:color="auto"/>
        <w:right w:val="none" w:sz="0" w:space="0" w:color="auto"/>
      </w:divBdr>
      <w:divsChild>
        <w:div w:id="16277520">
          <w:marLeft w:val="0"/>
          <w:marRight w:val="0"/>
          <w:marTop w:val="0"/>
          <w:marBottom w:val="0"/>
          <w:divBdr>
            <w:top w:val="none" w:sz="0" w:space="0" w:color="auto"/>
            <w:left w:val="none" w:sz="0" w:space="0" w:color="auto"/>
            <w:bottom w:val="none" w:sz="0" w:space="0" w:color="auto"/>
            <w:right w:val="none" w:sz="0" w:space="0" w:color="auto"/>
          </w:divBdr>
        </w:div>
        <w:div w:id="51930742">
          <w:marLeft w:val="0"/>
          <w:marRight w:val="0"/>
          <w:marTop w:val="0"/>
          <w:marBottom w:val="0"/>
          <w:divBdr>
            <w:top w:val="none" w:sz="0" w:space="0" w:color="auto"/>
            <w:left w:val="none" w:sz="0" w:space="0" w:color="auto"/>
            <w:bottom w:val="none" w:sz="0" w:space="0" w:color="auto"/>
            <w:right w:val="none" w:sz="0" w:space="0" w:color="auto"/>
          </w:divBdr>
          <w:divsChild>
            <w:div w:id="60031089">
              <w:marLeft w:val="0"/>
              <w:marRight w:val="0"/>
              <w:marTop w:val="0"/>
              <w:marBottom w:val="0"/>
              <w:divBdr>
                <w:top w:val="none" w:sz="0" w:space="0" w:color="auto"/>
                <w:left w:val="none" w:sz="0" w:space="0" w:color="auto"/>
                <w:bottom w:val="none" w:sz="0" w:space="0" w:color="auto"/>
                <w:right w:val="none" w:sz="0" w:space="0" w:color="auto"/>
              </w:divBdr>
            </w:div>
            <w:div w:id="176848824">
              <w:marLeft w:val="0"/>
              <w:marRight w:val="0"/>
              <w:marTop w:val="0"/>
              <w:marBottom w:val="0"/>
              <w:divBdr>
                <w:top w:val="none" w:sz="0" w:space="0" w:color="auto"/>
                <w:left w:val="none" w:sz="0" w:space="0" w:color="auto"/>
                <w:bottom w:val="none" w:sz="0" w:space="0" w:color="auto"/>
                <w:right w:val="none" w:sz="0" w:space="0" w:color="auto"/>
              </w:divBdr>
            </w:div>
            <w:div w:id="181744250">
              <w:marLeft w:val="0"/>
              <w:marRight w:val="0"/>
              <w:marTop w:val="0"/>
              <w:marBottom w:val="0"/>
              <w:divBdr>
                <w:top w:val="none" w:sz="0" w:space="0" w:color="auto"/>
                <w:left w:val="none" w:sz="0" w:space="0" w:color="auto"/>
                <w:bottom w:val="none" w:sz="0" w:space="0" w:color="auto"/>
                <w:right w:val="none" w:sz="0" w:space="0" w:color="auto"/>
              </w:divBdr>
            </w:div>
            <w:div w:id="267011752">
              <w:marLeft w:val="0"/>
              <w:marRight w:val="0"/>
              <w:marTop w:val="0"/>
              <w:marBottom w:val="0"/>
              <w:divBdr>
                <w:top w:val="none" w:sz="0" w:space="0" w:color="auto"/>
                <w:left w:val="none" w:sz="0" w:space="0" w:color="auto"/>
                <w:bottom w:val="none" w:sz="0" w:space="0" w:color="auto"/>
                <w:right w:val="none" w:sz="0" w:space="0" w:color="auto"/>
              </w:divBdr>
            </w:div>
            <w:div w:id="296886045">
              <w:marLeft w:val="0"/>
              <w:marRight w:val="0"/>
              <w:marTop w:val="0"/>
              <w:marBottom w:val="0"/>
              <w:divBdr>
                <w:top w:val="none" w:sz="0" w:space="0" w:color="auto"/>
                <w:left w:val="none" w:sz="0" w:space="0" w:color="auto"/>
                <w:bottom w:val="none" w:sz="0" w:space="0" w:color="auto"/>
                <w:right w:val="none" w:sz="0" w:space="0" w:color="auto"/>
              </w:divBdr>
            </w:div>
            <w:div w:id="328171418">
              <w:marLeft w:val="0"/>
              <w:marRight w:val="0"/>
              <w:marTop w:val="0"/>
              <w:marBottom w:val="0"/>
              <w:divBdr>
                <w:top w:val="none" w:sz="0" w:space="0" w:color="auto"/>
                <w:left w:val="none" w:sz="0" w:space="0" w:color="auto"/>
                <w:bottom w:val="none" w:sz="0" w:space="0" w:color="auto"/>
                <w:right w:val="none" w:sz="0" w:space="0" w:color="auto"/>
              </w:divBdr>
            </w:div>
            <w:div w:id="615721045">
              <w:marLeft w:val="0"/>
              <w:marRight w:val="0"/>
              <w:marTop w:val="0"/>
              <w:marBottom w:val="0"/>
              <w:divBdr>
                <w:top w:val="none" w:sz="0" w:space="0" w:color="auto"/>
                <w:left w:val="none" w:sz="0" w:space="0" w:color="auto"/>
                <w:bottom w:val="none" w:sz="0" w:space="0" w:color="auto"/>
                <w:right w:val="none" w:sz="0" w:space="0" w:color="auto"/>
              </w:divBdr>
            </w:div>
            <w:div w:id="670177178">
              <w:marLeft w:val="0"/>
              <w:marRight w:val="0"/>
              <w:marTop w:val="0"/>
              <w:marBottom w:val="0"/>
              <w:divBdr>
                <w:top w:val="none" w:sz="0" w:space="0" w:color="auto"/>
                <w:left w:val="none" w:sz="0" w:space="0" w:color="auto"/>
                <w:bottom w:val="none" w:sz="0" w:space="0" w:color="auto"/>
                <w:right w:val="none" w:sz="0" w:space="0" w:color="auto"/>
              </w:divBdr>
            </w:div>
            <w:div w:id="825052625">
              <w:marLeft w:val="0"/>
              <w:marRight w:val="0"/>
              <w:marTop w:val="0"/>
              <w:marBottom w:val="0"/>
              <w:divBdr>
                <w:top w:val="none" w:sz="0" w:space="0" w:color="auto"/>
                <w:left w:val="none" w:sz="0" w:space="0" w:color="auto"/>
                <w:bottom w:val="none" w:sz="0" w:space="0" w:color="auto"/>
                <w:right w:val="none" w:sz="0" w:space="0" w:color="auto"/>
              </w:divBdr>
            </w:div>
            <w:div w:id="875237300">
              <w:marLeft w:val="0"/>
              <w:marRight w:val="0"/>
              <w:marTop w:val="0"/>
              <w:marBottom w:val="0"/>
              <w:divBdr>
                <w:top w:val="none" w:sz="0" w:space="0" w:color="auto"/>
                <w:left w:val="none" w:sz="0" w:space="0" w:color="auto"/>
                <w:bottom w:val="none" w:sz="0" w:space="0" w:color="auto"/>
                <w:right w:val="none" w:sz="0" w:space="0" w:color="auto"/>
              </w:divBdr>
            </w:div>
            <w:div w:id="888763221">
              <w:marLeft w:val="0"/>
              <w:marRight w:val="0"/>
              <w:marTop w:val="0"/>
              <w:marBottom w:val="0"/>
              <w:divBdr>
                <w:top w:val="none" w:sz="0" w:space="0" w:color="auto"/>
                <w:left w:val="none" w:sz="0" w:space="0" w:color="auto"/>
                <w:bottom w:val="none" w:sz="0" w:space="0" w:color="auto"/>
                <w:right w:val="none" w:sz="0" w:space="0" w:color="auto"/>
              </w:divBdr>
            </w:div>
            <w:div w:id="929050166">
              <w:marLeft w:val="0"/>
              <w:marRight w:val="0"/>
              <w:marTop w:val="0"/>
              <w:marBottom w:val="0"/>
              <w:divBdr>
                <w:top w:val="none" w:sz="0" w:space="0" w:color="auto"/>
                <w:left w:val="none" w:sz="0" w:space="0" w:color="auto"/>
                <w:bottom w:val="none" w:sz="0" w:space="0" w:color="auto"/>
                <w:right w:val="none" w:sz="0" w:space="0" w:color="auto"/>
              </w:divBdr>
            </w:div>
            <w:div w:id="1069497213">
              <w:marLeft w:val="0"/>
              <w:marRight w:val="0"/>
              <w:marTop w:val="0"/>
              <w:marBottom w:val="0"/>
              <w:divBdr>
                <w:top w:val="none" w:sz="0" w:space="0" w:color="auto"/>
                <w:left w:val="none" w:sz="0" w:space="0" w:color="auto"/>
                <w:bottom w:val="none" w:sz="0" w:space="0" w:color="auto"/>
                <w:right w:val="none" w:sz="0" w:space="0" w:color="auto"/>
              </w:divBdr>
            </w:div>
            <w:div w:id="1388602063">
              <w:marLeft w:val="0"/>
              <w:marRight w:val="0"/>
              <w:marTop w:val="0"/>
              <w:marBottom w:val="0"/>
              <w:divBdr>
                <w:top w:val="none" w:sz="0" w:space="0" w:color="auto"/>
                <w:left w:val="none" w:sz="0" w:space="0" w:color="auto"/>
                <w:bottom w:val="none" w:sz="0" w:space="0" w:color="auto"/>
                <w:right w:val="none" w:sz="0" w:space="0" w:color="auto"/>
              </w:divBdr>
            </w:div>
            <w:div w:id="1513062114">
              <w:marLeft w:val="0"/>
              <w:marRight w:val="0"/>
              <w:marTop w:val="0"/>
              <w:marBottom w:val="0"/>
              <w:divBdr>
                <w:top w:val="none" w:sz="0" w:space="0" w:color="auto"/>
                <w:left w:val="none" w:sz="0" w:space="0" w:color="auto"/>
                <w:bottom w:val="none" w:sz="0" w:space="0" w:color="auto"/>
                <w:right w:val="none" w:sz="0" w:space="0" w:color="auto"/>
              </w:divBdr>
            </w:div>
            <w:div w:id="1681349661">
              <w:marLeft w:val="0"/>
              <w:marRight w:val="0"/>
              <w:marTop w:val="0"/>
              <w:marBottom w:val="0"/>
              <w:divBdr>
                <w:top w:val="none" w:sz="0" w:space="0" w:color="auto"/>
                <w:left w:val="none" w:sz="0" w:space="0" w:color="auto"/>
                <w:bottom w:val="none" w:sz="0" w:space="0" w:color="auto"/>
                <w:right w:val="none" w:sz="0" w:space="0" w:color="auto"/>
              </w:divBdr>
            </w:div>
            <w:div w:id="1741948111">
              <w:marLeft w:val="0"/>
              <w:marRight w:val="0"/>
              <w:marTop w:val="0"/>
              <w:marBottom w:val="0"/>
              <w:divBdr>
                <w:top w:val="none" w:sz="0" w:space="0" w:color="auto"/>
                <w:left w:val="none" w:sz="0" w:space="0" w:color="auto"/>
                <w:bottom w:val="none" w:sz="0" w:space="0" w:color="auto"/>
                <w:right w:val="none" w:sz="0" w:space="0" w:color="auto"/>
              </w:divBdr>
            </w:div>
            <w:div w:id="1818719798">
              <w:marLeft w:val="0"/>
              <w:marRight w:val="0"/>
              <w:marTop w:val="0"/>
              <w:marBottom w:val="0"/>
              <w:divBdr>
                <w:top w:val="none" w:sz="0" w:space="0" w:color="auto"/>
                <w:left w:val="none" w:sz="0" w:space="0" w:color="auto"/>
                <w:bottom w:val="none" w:sz="0" w:space="0" w:color="auto"/>
                <w:right w:val="none" w:sz="0" w:space="0" w:color="auto"/>
              </w:divBdr>
            </w:div>
            <w:div w:id="1836609995">
              <w:marLeft w:val="0"/>
              <w:marRight w:val="0"/>
              <w:marTop w:val="0"/>
              <w:marBottom w:val="0"/>
              <w:divBdr>
                <w:top w:val="none" w:sz="0" w:space="0" w:color="auto"/>
                <w:left w:val="none" w:sz="0" w:space="0" w:color="auto"/>
                <w:bottom w:val="none" w:sz="0" w:space="0" w:color="auto"/>
                <w:right w:val="none" w:sz="0" w:space="0" w:color="auto"/>
              </w:divBdr>
            </w:div>
            <w:div w:id="1936669907">
              <w:marLeft w:val="0"/>
              <w:marRight w:val="0"/>
              <w:marTop w:val="0"/>
              <w:marBottom w:val="0"/>
              <w:divBdr>
                <w:top w:val="none" w:sz="0" w:space="0" w:color="auto"/>
                <w:left w:val="none" w:sz="0" w:space="0" w:color="auto"/>
                <w:bottom w:val="none" w:sz="0" w:space="0" w:color="auto"/>
                <w:right w:val="none" w:sz="0" w:space="0" w:color="auto"/>
              </w:divBdr>
            </w:div>
          </w:divsChild>
        </w:div>
        <w:div w:id="77410101">
          <w:marLeft w:val="0"/>
          <w:marRight w:val="0"/>
          <w:marTop w:val="0"/>
          <w:marBottom w:val="0"/>
          <w:divBdr>
            <w:top w:val="none" w:sz="0" w:space="0" w:color="auto"/>
            <w:left w:val="none" w:sz="0" w:space="0" w:color="auto"/>
            <w:bottom w:val="none" w:sz="0" w:space="0" w:color="auto"/>
            <w:right w:val="none" w:sz="0" w:space="0" w:color="auto"/>
          </w:divBdr>
        </w:div>
        <w:div w:id="81487880">
          <w:marLeft w:val="0"/>
          <w:marRight w:val="0"/>
          <w:marTop w:val="0"/>
          <w:marBottom w:val="0"/>
          <w:divBdr>
            <w:top w:val="none" w:sz="0" w:space="0" w:color="auto"/>
            <w:left w:val="none" w:sz="0" w:space="0" w:color="auto"/>
            <w:bottom w:val="none" w:sz="0" w:space="0" w:color="auto"/>
            <w:right w:val="none" w:sz="0" w:space="0" w:color="auto"/>
          </w:divBdr>
        </w:div>
        <w:div w:id="174921788">
          <w:marLeft w:val="0"/>
          <w:marRight w:val="0"/>
          <w:marTop w:val="0"/>
          <w:marBottom w:val="0"/>
          <w:divBdr>
            <w:top w:val="none" w:sz="0" w:space="0" w:color="auto"/>
            <w:left w:val="none" w:sz="0" w:space="0" w:color="auto"/>
            <w:bottom w:val="none" w:sz="0" w:space="0" w:color="auto"/>
            <w:right w:val="none" w:sz="0" w:space="0" w:color="auto"/>
          </w:divBdr>
        </w:div>
        <w:div w:id="208151440">
          <w:marLeft w:val="0"/>
          <w:marRight w:val="0"/>
          <w:marTop w:val="0"/>
          <w:marBottom w:val="0"/>
          <w:divBdr>
            <w:top w:val="none" w:sz="0" w:space="0" w:color="auto"/>
            <w:left w:val="none" w:sz="0" w:space="0" w:color="auto"/>
            <w:bottom w:val="none" w:sz="0" w:space="0" w:color="auto"/>
            <w:right w:val="none" w:sz="0" w:space="0" w:color="auto"/>
          </w:divBdr>
          <w:divsChild>
            <w:div w:id="10184193">
              <w:marLeft w:val="0"/>
              <w:marRight w:val="0"/>
              <w:marTop w:val="0"/>
              <w:marBottom w:val="0"/>
              <w:divBdr>
                <w:top w:val="none" w:sz="0" w:space="0" w:color="auto"/>
                <w:left w:val="none" w:sz="0" w:space="0" w:color="auto"/>
                <w:bottom w:val="none" w:sz="0" w:space="0" w:color="auto"/>
                <w:right w:val="none" w:sz="0" w:space="0" w:color="auto"/>
              </w:divBdr>
            </w:div>
            <w:div w:id="253977050">
              <w:marLeft w:val="0"/>
              <w:marRight w:val="0"/>
              <w:marTop w:val="0"/>
              <w:marBottom w:val="0"/>
              <w:divBdr>
                <w:top w:val="none" w:sz="0" w:space="0" w:color="auto"/>
                <w:left w:val="none" w:sz="0" w:space="0" w:color="auto"/>
                <w:bottom w:val="none" w:sz="0" w:space="0" w:color="auto"/>
                <w:right w:val="none" w:sz="0" w:space="0" w:color="auto"/>
              </w:divBdr>
            </w:div>
            <w:div w:id="263269593">
              <w:marLeft w:val="0"/>
              <w:marRight w:val="0"/>
              <w:marTop w:val="0"/>
              <w:marBottom w:val="0"/>
              <w:divBdr>
                <w:top w:val="none" w:sz="0" w:space="0" w:color="auto"/>
                <w:left w:val="none" w:sz="0" w:space="0" w:color="auto"/>
                <w:bottom w:val="none" w:sz="0" w:space="0" w:color="auto"/>
                <w:right w:val="none" w:sz="0" w:space="0" w:color="auto"/>
              </w:divBdr>
            </w:div>
            <w:div w:id="416639704">
              <w:marLeft w:val="0"/>
              <w:marRight w:val="0"/>
              <w:marTop w:val="0"/>
              <w:marBottom w:val="0"/>
              <w:divBdr>
                <w:top w:val="none" w:sz="0" w:space="0" w:color="auto"/>
                <w:left w:val="none" w:sz="0" w:space="0" w:color="auto"/>
                <w:bottom w:val="none" w:sz="0" w:space="0" w:color="auto"/>
                <w:right w:val="none" w:sz="0" w:space="0" w:color="auto"/>
              </w:divBdr>
            </w:div>
            <w:div w:id="598219569">
              <w:marLeft w:val="0"/>
              <w:marRight w:val="0"/>
              <w:marTop w:val="0"/>
              <w:marBottom w:val="0"/>
              <w:divBdr>
                <w:top w:val="none" w:sz="0" w:space="0" w:color="auto"/>
                <w:left w:val="none" w:sz="0" w:space="0" w:color="auto"/>
                <w:bottom w:val="none" w:sz="0" w:space="0" w:color="auto"/>
                <w:right w:val="none" w:sz="0" w:space="0" w:color="auto"/>
              </w:divBdr>
            </w:div>
            <w:div w:id="743837289">
              <w:marLeft w:val="0"/>
              <w:marRight w:val="0"/>
              <w:marTop w:val="0"/>
              <w:marBottom w:val="0"/>
              <w:divBdr>
                <w:top w:val="none" w:sz="0" w:space="0" w:color="auto"/>
                <w:left w:val="none" w:sz="0" w:space="0" w:color="auto"/>
                <w:bottom w:val="none" w:sz="0" w:space="0" w:color="auto"/>
                <w:right w:val="none" w:sz="0" w:space="0" w:color="auto"/>
              </w:divBdr>
            </w:div>
            <w:div w:id="750586632">
              <w:marLeft w:val="0"/>
              <w:marRight w:val="0"/>
              <w:marTop w:val="0"/>
              <w:marBottom w:val="0"/>
              <w:divBdr>
                <w:top w:val="none" w:sz="0" w:space="0" w:color="auto"/>
                <w:left w:val="none" w:sz="0" w:space="0" w:color="auto"/>
                <w:bottom w:val="none" w:sz="0" w:space="0" w:color="auto"/>
                <w:right w:val="none" w:sz="0" w:space="0" w:color="auto"/>
              </w:divBdr>
            </w:div>
            <w:div w:id="1047490540">
              <w:marLeft w:val="0"/>
              <w:marRight w:val="0"/>
              <w:marTop w:val="0"/>
              <w:marBottom w:val="0"/>
              <w:divBdr>
                <w:top w:val="none" w:sz="0" w:space="0" w:color="auto"/>
                <w:left w:val="none" w:sz="0" w:space="0" w:color="auto"/>
                <w:bottom w:val="none" w:sz="0" w:space="0" w:color="auto"/>
                <w:right w:val="none" w:sz="0" w:space="0" w:color="auto"/>
              </w:divBdr>
            </w:div>
            <w:div w:id="1103377960">
              <w:marLeft w:val="0"/>
              <w:marRight w:val="0"/>
              <w:marTop w:val="0"/>
              <w:marBottom w:val="0"/>
              <w:divBdr>
                <w:top w:val="none" w:sz="0" w:space="0" w:color="auto"/>
                <w:left w:val="none" w:sz="0" w:space="0" w:color="auto"/>
                <w:bottom w:val="none" w:sz="0" w:space="0" w:color="auto"/>
                <w:right w:val="none" w:sz="0" w:space="0" w:color="auto"/>
              </w:divBdr>
            </w:div>
            <w:div w:id="1134444773">
              <w:marLeft w:val="0"/>
              <w:marRight w:val="0"/>
              <w:marTop w:val="0"/>
              <w:marBottom w:val="0"/>
              <w:divBdr>
                <w:top w:val="none" w:sz="0" w:space="0" w:color="auto"/>
                <w:left w:val="none" w:sz="0" w:space="0" w:color="auto"/>
                <w:bottom w:val="none" w:sz="0" w:space="0" w:color="auto"/>
                <w:right w:val="none" w:sz="0" w:space="0" w:color="auto"/>
              </w:divBdr>
            </w:div>
            <w:div w:id="1154224313">
              <w:marLeft w:val="0"/>
              <w:marRight w:val="0"/>
              <w:marTop w:val="0"/>
              <w:marBottom w:val="0"/>
              <w:divBdr>
                <w:top w:val="none" w:sz="0" w:space="0" w:color="auto"/>
                <w:left w:val="none" w:sz="0" w:space="0" w:color="auto"/>
                <w:bottom w:val="none" w:sz="0" w:space="0" w:color="auto"/>
                <w:right w:val="none" w:sz="0" w:space="0" w:color="auto"/>
              </w:divBdr>
            </w:div>
            <w:div w:id="1238979706">
              <w:marLeft w:val="0"/>
              <w:marRight w:val="0"/>
              <w:marTop w:val="0"/>
              <w:marBottom w:val="0"/>
              <w:divBdr>
                <w:top w:val="none" w:sz="0" w:space="0" w:color="auto"/>
                <w:left w:val="none" w:sz="0" w:space="0" w:color="auto"/>
                <w:bottom w:val="none" w:sz="0" w:space="0" w:color="auto"/>
                <w:right w:val="none" w:sz="0" w:space="0" w:color="auto"/>
              </w:divBdr>
            </w:div>
            <w:div w:id="1344428934">
              <w:marLeft w:val="0"/>
              <w:marRight w:val="0"/>
              <w:marTop w:val="0"/>
              <w:marBottom w:val="0"/>
              <w:divBdr>
                <w:top w:val="none" w:sz="0" w:space="0" w:color="auto"/>
                <w:left w:val="none" w:sz="0" w:space="0" w:color="auto"/>
                <w:bottom w:val="none" w:sz="0" w:space="0" w:color="auto"/>
                <w:right w:val="none" w:sz="0" w:space="0" w:color="auto"/>
              </w:divBdr>
            </w:div>
            <w:div w:id="1581283602">
              <w:marLeft w:val="0"/>
              <w:marRight w:val="0"/>
              <w:marTop w:val="0"/>
              <w:marBottom w:val="0"/>
              <w:divBdr>
                <w:top w:val="none" w:sz="0" w:space="0" w:color="auto"/>
                <w:left w:val="none" w:sz="0" w:space="0" w:color="auto"/>
                <w:bottom w:val="none" w:sz="0" w:space="0" w:color="auto"/>
                <w:right w:val="none" w:sz="0" w:space="0" w:color="auto"/>
              </w:divBdr>
            </w:div>
            <w:div w:id="1832480296">
              <w:marLeft w:val="0"/>
              <w:marRight w:val="0"/>
              <w:marTop w:val="0"/>
              <w:marBottom w:val="0"/>
              <w:divBdr>
                <w:top w:val="none" w:sz="0" w:space="0" w:color="auto"/>
                <w:left w:val="none" w:sz="0" w:space="0" w:color="auto"/>
                <w:bottom w:val="none" w:sz="0" w:space="0" w:color="auto"/>
                <w:right w:val="none" w:sz="0" w:space="0" w:color="auto"/>
              </w:divBdr>
            </w:div>
            <w:div w:id="1837501993">
              <w:marLeft w:val="0"/>
              <w:marRight w:val="0"/>
              <w:marTop w:val="0"/>
              <w:marBottom w:val="0"/>
              <w:divBdr>
                <w:top w:val="none" w:sz="0" w:space="0" w:color="auto"/>
                <w:left w:val="none" w:sz="0" w:space="0" w:color="auto"/>
                <w:bottom w:val="none" w:sz="0" w:space="0" w:color="auto"/>
                <w:right w:val="none" w:sz="0" w:space="0" w:color="auto"/>
              </w:divBdr>
            </w:div>
            <w:div w:id="1884905959">
              <w:marLeft w:val="0"/>
              <w:marRight w:val="0"/>
              <w:marTop w:val="0"/>
              <w:marBottom w:val="0"/>
              <w:divBdr>
                <w:top w:val="none" w:sz="0" w:space="0" w:color="auto"/>
                <w:left w:val="none" w:sz="0" w:space="0" w:color="auto"/>
                <w:bottom w:val="none" w:sz="0" w:space="0" w:color="auto"/>
                <w:right w:val="none" w:sz="0" w:space="0" w:color="auto"/>
              </w:divBdr>
            </w:div>
            <w:div w:id="1965235248">
              <w:marLeft w:val="0"/>
              <w:marRight w:val="0"/>
              <w:marTop w:val="0"/>
              <w:marBottom w:val="0"/>
              <w:divBdr>
                <w:top w:val="none" w:sz="0" w:space="0" w:color="auto"/>
                <w:left w:val="none" w:sz="0" w:space="0" w:color="auto"/>
                <w:bottom w:val="none" w:sz="0" w:space="0" w:color="auto"/>
                <w:right w:val="none" w:sz="0" w:space="0" w:color="auto"/>
              </w:divBdr>
            </w:div>
            <w:div w:id="1977754736">
              <w:marLeft w:val="0"/>
              <w:marRight w:val="0"/>
              <w:marTop w:val="0"/>
              <w:marBottom w:val="0"/>
              <w:divBdr>
                <w:top w:val="none" w:sz="0" w:space="0" w:color="auto"/>
                <w:left w:val="none" w:sz="0" w:space="0" w:color="auto"/>
                <w:bottom w:val="none" w:sz="0" w:space="0" w:color="auto"/>
                <w:right w:val="none" w:sz="0" w:space="0" w:color="auto"/>
              </w:divBdr>
            </w:div>
            <w:div w:id="2138722647">
              <w:marLeft w:val="0"/>
              <w:marRight w:val="0"/>
              <w:marTop w:val="0"/>
              <w:marBottom w:val="0"/>
              <w:divBdr>
                <w:top w:val="none" w:sz="0" w:space="0" w:color="auto"/>
                <w:left w:val="none" w:sz="0" w:space="0" w:color="auto"/>
                <w:bottom w:val="none" w:sz="0" w:space="0" w:color="auto"/>
                <w:right w:val="none" w:sz="0" w:space="0" w:color="auto"/>
              </w:divBdr>
            </w:div>
          </w:divsChild>
        </w:div>
        <w:div w:id="240146275">
          <w:marLeft w:val="0"/>
          <w:marRight w:val="0"/>
          <w:marTop w:val="0"/>
          <w:marBottom w:val="0"/>
          <w:divBdr>
            <w:top w:val="none" w:sz="0" w:space="0" w:color="auto"/>
            <w:left w:val="none" w:sz="0" w:space="0" w:color="auto"/>
            <w:bottom w:val="none" w:sz="0" w:space="0" w:color="auto"/>
            <w:right w:val="none" w:sz="0" w:space="0" w:color="auto"/>
          </w:divBdr>
        </w:div>
        <w:div w:id="318701903">
          <w:marLeft w:val="0"/>
          <w:marRight w:val="0"/>
          <w:marTop w:val="0"/>
          <w:marBottom w:val="0"/>
          <w:divBdr>
            <w:top w:val="none" w:sz="0" w:space="0" w:color="auto"/>
            <w:left w:val="none" w:sz="0" w:space="0" w:color="auto"/>
            <w:bottom w:val="none" w:sz="0" w:space="0" w:color="auto"/>
            <w:right w:val="none" w:sz="0" w:space="0" w:color="auto"/>
          </w:divBdr>
        </w:div>
        <w:div w:id="372653190">
          <w:marLeft w:val="0"/>
          <w:marRight w:val="0"/>
          <w:marTop w:val="0"/>
          <w:marBottom w:val="0"/>
          <w:divBdr>
            <w:top w:val="none" w:sz="0" w:space="0" w:color="auto"/>
            <w:left w:val="none" w:sz="0" w:space="0" w:color="auto"/>
            <w:bottom w:val="none" w:sz="0" w:space="0" w:color="auto"/>
            <w:right w:val="none" w:sz="0" w:space="0" w:color="auto"/>
          </w:divBdr>
          <w:divsChild>
            <w:div w:id="191306611">
              <w:marLeft w:val="0"/>
              <w:marRight w:val="0"/>
              <w:marTop w:val="0"/>
              <w:marBottom w:val="0"/>
              <w:divBdr>
                <w:top w:val="none" w:sz="0" w:space="0" w:color="auto"/>
                <w:left w:val="none" w:sz="0" w:space="0" w:color="auto"/>
                <w:bottom w:val="none" w:sz="0" w:space="0" w:color="auto"/>
                <w:right w:val="none" w:sz="0" w:space="0" w:color="auto"/>
              </w:divBdr>
            </w:div>
            <w:div w:id="250436556">
              <w:marLeft w:val="0"/>
              <w:marRight w:val="0"/>
              <w:marTop w:val="0"/>
              <w:marBottom w:val="0"/>
              <w:divBdr>
                <w:top w:val="none" w:sz="0" w:space="0" w:color="auto"/>
                <w:left w:val="none" w:sz="0" w:space="0" w:color="auto"/>
                <w:bottom w:val="none" w:sz="0" w:space="0" w:color="auto"/>
                <w:right w:val="none" w:sz="0" w:space="0" w:color="auto"/>
              </w:divBdr>
            </w:div>
            <w:div w:id="336539118">
              <w:marLeft w:val="0"/>
              <w:marRight w:val="0"/>
              <w:marTop w:val="0"/>
              <w:marBottom w:val="0"/>
              <w:divBdr>
                <w:top w:val="none" w:sz="0" w:space="0" w:color="auto"/>
                <w:left w:val="none" w:sz="0" w:space="0" w:color="auto"/>
                <w:bottom w:val="none" w:sz="0" w:space="0" w:color="auto"/>
                <w:right w:val="none" w:sz="0" w:space="0" w:color="auto"/>
              </w:divBdr>
            </w:div>
            <w:div w:id="408768994">
              <w:marLeft w:val="0"/>
              <w:marRight w:val="0"/>
              <w:marTop w:val="0"/>
              <w:marBottom w:val="0"/>
              <w:divBdr>
                <w:top w:val="none" w:sz="0" w:space="0" w:color="auto"/>
                <w:left w:val="none" w:sz="0" w:space="0" w:color="auto"/>
                <w:bottom w:val="none" w:sz="0" w:space="0" w:color="auto"/>
                <w:right w:val="none" w:sz="0" w:space="0" w:color="auto"/>
              </w:divBdr>
            </w:div>
            <w:div w:id="633682783">
              <w:marLeft w:val="0"/>
              <w:marRight w:val="0"/>
              <w:marTop w:val="0"/>
              <w:marBottom w:val="0"/>
              <w:divBdr>
                <w:top w:val="none" w:sz="0" w:space="0" w:color="auto"/>
                <w:left w:val="none" w:sz="0" w:space="0" w:color="auto"/>
                <w:bottom w:val="none" w:sz="0" w:space="0" w:color="auto"/>
                <w:right w:val="none" w:sz="0" w:space="0" w:color="auto"/>
              </w:divBdr>
            </w:div>
            <w:div w:id="636111462">
              <w:marLeft w:val="0"/>
              <w:marRight w:val="0"/>
              <w:marTop w:val="0"/>
              <w:marBottom w:val="0"/>
              <w:divBdr>
                <w:top w:val="none" w:sz="0" w:space="0" w:color="auto"/>
                <w:left w:val="none" w:sz="0" w:space="0" w:color="auto"/>
                <w:bottom w:val="none" w:sz="0" w:space="0" w:color="auto"/>
                <w:right w:val="none" w:sz="0" w:space="0" w:color="auto"/>
              </w:divBdr>
            </w:div>
            <w:div w:id="662707458">
              <w:marLeft w:val="0"/>
              <w:marRight w:val="0"/>
              <w:marTop w:val="0"/>
              <w:marBottom w:val="0"/>
              <w:divBdr>
                <w:top w:val="none" w:sz="0" w:space="0" w:color="auto"/>
                <w:left w:val="none" w:sz="0" w:space="0" w:color="auto"/>
                <w:bottom w:val="none" w:sz="0" w:space="0" w:color="auto"/>
                <w:right w:val="none" w:sz="0" w:space="0" w:color="auto"/>
              </w:divBdr>
            </w:div>
            <w:div w:id="692151789">
              <w:marLeft w:val="0"/>
              <w:marRight w:val="0"/>
              <w:marTop w:val="0"/>
              <w:marBottom w:val="0"/>
              <w:divBdr>
                <w:top w:val="none" w:sz="0" w:space="0" w:color="auto"/>
                <w:left w:val="none" w:sz="0" w:space="0" w:color="auto"/>
                <w:bottom w:val="none" w:sz="0" w:space="0" w:color="auto"/>
                <w:right w:val="none" w:sz="0" w:space="0" w:color="auto"/>
              </w:divBdr>
            </w:div>
            <w:div w:id="831723050">
              <w:marLeft w:val="0"/>
              <w:marRight w:val="0"/>
              <w:marTop w:val="0"/>
              <w:marBottom w:val="0"/>
              <w:divBdr>
                <w:top w:val="none" w:sz="0" w:space="0" w:color="auto"/>
                <w:left w:val="none" w:sz="0" w:space="0" w:color="auto"/>
                <w:bottom w:val="none" w:sz="0" w:space="0" w:color="auto"/>
                <w:right w:val="none" w:sz="0" w:space="0" w:color="auto"/>
              </w:divBdr>
            </w:div>
            <w:div w:id="1317999311">
              <w:marLeft w:val="0"/>
              <w:marRight w:val="0"/>
              <w:marTop w:val="0"/>
              <w:marBottom w:val="0"/>
              <w:divBdr>
                <w:top w:val="none" w:sz="0" w:space="0" w:color="auto"/>
                <w:left w:val="none" w:sz="0" w:space="0" w:color="auto"/>
                <w:bottom w:val="none" w:sz="0" w:space="0" w:color="auto"/>
                <w:right w:val="none" w:sz="0" w:space="0" w:color="auto"/>
              </w:divBdr>
            </w:div>
            <w:div w:id="1348869261">
              <w:marLeft w:val="0"/>
              <w:marRight w:val="0"/>
              <w:marTop w:val="0"/>
              <w:marBottom w:val="0"/>
              <w:divBdr>
                <w:top w:val="none" w:sz="0" w:space="0" w:color="auto"/>
                <w:left w:val="none" w:sz="0" w:space="0" w:color="auto"/>
                <w:bottom w:val="none" w:sz="0" w:space="0" w:color="auto"/>
                <w:right w:val="none" w:sz="0" w:space="0" w:color="auto"/>
              </w:divBdr>
            </w:div>
            <w:div w:id="1466266783">
              <w:marLeft w:val="0"/>
              <w:marRight w:val="0"/>
              <w:marTop w:val="0"/>
              <w:marBottom w:val="0"/>
              <w:divBdr>
                <w:top w:val="none" w:sz="0" w:space="0" w:color="auto"/>
                <w:left w:val="none" w:sz="0" w:space="0" w:color="auto"/>
                <w:bottom w:val="none" w:sz="0" w:space="0" w:color="auto"/>
                <w:right w:val="none" w:sz="0" w:space="0" w:color="auto"/>
              </w:divBdr>
            </w:div>
            <w:div w:id="1499736664">
              <w:marLeft w:val="0"/>
              <w:marRight w:val="0"/>
              <w:marTop w:val="0"/>
              <w:marBottom w:val="0"/>
              <w:divBdr>
                <w:top w:val="none" w:sz="0" w:space="0" w:color="auto"/>
                <w:left w:val="none" w:sz="0" w:space="0" w:color="auto"/>
                <w:bottom w:val="none" w:sz="0" w:space="0" w:color="auto"/>
                <w:right w:val="none" w:sz="0" w:space="0" w:color="auto"/>
              </w:divBdr>
            </w:div>
            <w:div w:id="1507554335">
              <w:marLeft w:val="0"/>
              <w:marRight w:val="0"/>
              <w:marTop w:val="0"/>
              <w:marBottom w:val="0"/>
              <w:divBdr>
                <w:top w:val="none" w:sz="0" w:space="0" w:color="auto"/>
                <w:left w:val="none" w:sz="0" w:space="0" w:color="auto"/>
                <w:bottom w:val="none" w:sz="0" w:space="0" w:color="auto"/>
                <w:right w:val="none" w:sz="0" w:space="0" w:color="auto"/>
              </w:divBdr>
            </w:div>
            <w:div w:id="1518227294">
              <w:marLeft w:val="0"/>
              <w:marRight w:val="0"/>
              <w:marTop w:val="0"/>
              <w:marBottom w:val="0"/>
              <w:divBdr>
                <w:top w:val="none" w:sz="0" w:space="0" w:color="auto"/>
                <w:left w:val="none" w:sz="0" w:space="0" w:color="auto"/>
                <w:bottom w:val="none" w:sz="0" w:space="0" w:color="auto"/>
                <w:right w:val="none" w:sz="0" w:space="0" w:color="auto"/>
              </w:divBdr>
            </w:div>
            <w:div w:id="1546063993">
              <w:marLeft w:val="0"/>
              <w:marRight w:val="0"/>
              <w:marTop w:val="0"/>
              <w:marBottom w:val="0"/>
              <w:divBdr>
                <w:top w:val="none" w:sz="0" w:space="0" w:color="auto"/>
                <w:left w:val="none" w:sz="0" w:space="0" w:color="auto"/>
                <w:bottom w:val="none" w:sz="0" w:space="0" w:color="auto"/>
                <w:right w:val="none" w:sz="0" w:space="0" w:color="auto"/>
              </w:divBdr>
            </w:div>
            <w:div w:id="1707875372">
              <w:marLeft w:val="0"/>
              <w:marRight w:val="0"/>
              <w:marTop w:val="0"/>
              <w:marBottom w:val="0"/>
              <w:divBdr>
                <w:top w:val="none" w:sz="0" w:space="0" w:color="auto"/>
                <w:left w:val="none" w:sz="0" w:space="0" w:color="auto"/>
                <w:bottom w:val="none" w:sz="0" w:space="0" w:color="auto"/>
                <w:right w:val="none" w:sz="0" w:space="0" w:color="auto"/>
              </w:divBdr>
            </w:div>
            <w:div w:id="1739936224">
              <w:marLeft w:val="0"/>
              <w:marRight w:val="0"/>
              <w:marTop w:val="0"/>
              <w:marBottom w:val="0"/>
              <w:divBdr>
                <w:top w:val="none" w:sz="0" w:space="0" w:color="auto"/>
                <w:left w:val="none" w:sz="0" w:space="0" w:color="auto"/>
                <w:bottom w:val="none" w:sz="0" w:space="0" w:color="auto"/>
                <w:right w:val="none" w:sz="0" w:space="0" w:color="auto"/>
              </w:divBdr>
            </w:div>
            <w:div w:id="1801338963">
              <w:marLeft w:val="0"/>
              <w:marRight w:val="0"/>
              <w:marTop w:val="0"/>
              <w:marBottom w:val="0"/>
              <w:divBdr>
                <w:top w:val="none" w:sz="0" w:space="0" w:color="auto"/>
                <w:left w:val="none" w:sz="0" w:space="0" w:color="auto"/>
                <w:bottom w:val="none" w:sz="0" w:space="0" w:color="auto"/>
                <w:right w:val="none" w:sz="0" w:space="0" w:color="auto"/>
              </w:divBdr>
            </w:div>
            <w:div w:id="2089500845">
              <w:marLeft w:val="0"/>
              <w:marRight w:val="0"/>
              <w:marTop w:val="0"/>
              <w:marBottom w:val="0"/>
              <w:divBdr>
                <w:top w:val="none" w:sz="0" w:space="0" w:color="auto"/>
                <w:left w:val="none" w:sz="0" w:space="0" w:color="auto"/>
                <w:bottom w:val="none" w:sz="0" w:space="0" w:color="auto"/>
                <w:right w:val="none" w:sz="0" w:space="0" w:color="auto"/>
              </w:divBdr>
            </w:div>
          </w:divsChild>
        </w:div>
        <w:div w:id="484126488">
          <w:marLeft w:val="0"/>
          <w:marRight w:val="0"/>
          <w:marTop w:val="0"/>
          <w:marBottom w:val="0"/>
          <w:divBdr>
            <w:top w:val="none" w:sz="0" w:space="0" w:color="auto"/>
            <w:left w:val="none" w:sz="0" w:space="0" w:color="auto"/>
            <w:bottom w:val="none" w:sz="0" w:space="0" w:color="auto"/>
            <w:right w:val="none" w:sz="0" w:space="0" w:color="auto"/>
          </w:divBdr>
          <w:divsChild>
            <w:div w:id="81607329">
              <w:marLeft w:val="0"/>
              <w:marRight w:val="0"/>
              <w:marTop w:val="0"/>
              <w:marBottom w:val="0"/>
              <w:divBdr>
                <w:top w:val="none" w:sz="0" w:space="0" w:color="auto"/>
                <w:left w:val="none" w:sz="0" w:space="0" w:color="auto"/>
                <w:bottom w:val="none" w:sz="0" w:space="0" w:color="auto"/>
                <w:right w:val="none" w:sz="0" w:space="0" w:color="auto"/>
              </w:divBdr>
            </w:div>
            <w:div w:id="142045479">
              <w:marLeft w:val="0"/>
              <w:marRight w:val="0"/>
              <w:marTop w:val="0"/>
              <w:marBottom w:val="0"/>
              <w:divBdr>
                <w:top w:val="none" w:sz="0" w:space="0" w:color="auto"/>
                <w:left w:val="none" w:sz="0" w:space="0" w:color="auto"/>
                <w:bottom w:val="none" w:sz="0" w:space="0" w:color="auto"/>
                <w:right w:val="none" w:sz="0" w:space="0" w:color="auto"/>
              </w:divBdr>
            </w:div>
            <w:div w:id="254746714">
              <w:marLeft w:val="0"/>
              <w:marRight w:val="0"/>
              <w:marTop w:val="0"/>
              <w:marBottom w:val="0"/>
              <w:divBdr>
                <w:top w:val="none" w:sz="0" w:space="0" w:color="auto"/>
                <w:left w:val="none" w:sz="0" w:space="0" w:color="auto"/>
                <w:bottom w:val="none" w:sz="0" w:space="0" w:color="auto"/>
                <w:right w:val="none" w:sz="0" w:space="0" w:color="auto"/>
              </w:divBdr>
            </w:div>
            <w:div w:id="429082339">
              <w:marLeft w:val="0"/>
              <w:marRight w:val="0"/>
              <w:marTop w:val="0"/>
              <w:marBottom w:val="0"/>
              <w:divBdr>
                <w:top w:val="none" w:sz="0" w:space="0" w:color="auto"/>
                <w:left w:val="none" w:sz="0" w:space="0" w:color="auto"/>
                <w:bottom w:val="none" w:sz="0" w:space="0" w:color="auto"/>
                <w:right w:val="none" w:sz="0" w:space="0" w:color="auto"/>
              </w:divBdr>
            </w:div>
            <w:div w:id="579146346">
              <w:marLeft w:val="0"/>
              <w:marRight w:val="0"/>
              <w:marTop w:val="0"/>
              <w:marBottom w:val="0"/>
              <w:divBdr>
                <w:top w:val="none" w:sz="0" w:space="0" w:color="auto"/>
                <w:left w:val="none" w:sz="0" w:space="0" w:color="auto"/>
                <w:bottom w:val="none" w:sz="0" w:space="0" w:color="auto"/>
                <w:right w:val="none" w:sz="0" w:space="0" w:color="auto"/>
              </w:divBdr>
            </w:div>
            <w:div w:id="947930317">
              <w:marLeft w:val="0"/>
              <w:marRight w:val="0"/>
              <w:marTop w:val="0"/>
              <w:marBottom w:val="0"/>
              <w:divBdr>
                <w:top w:val="none" w:sz="0" w:space="0" w:color="auto"/>
                <w:left w:val="none" w:sz="0" w:space="0" w:color="auto"/>
                <w:bottom w:val="none" w:sz="0" w:space="0" w:color="auto"/>
                <w:right w:val="none" w:sz="0" w:space="0" w:color="auto"/>
              </w:divBdr>
            </w:div>
            <w:div w:id="1009986718">
              <w:marLeft w:val="0"/>
              <w:marRight w:val="0"/>
              <w:marTop w:val="0"/>
              <w:marBottom w:val="0"/>
              <w:divBdr>
                <w:top w:val="none" w:sz="0" w:space="0" w:color="auto"/>
                <w:left w:val="none" w:sz="0" w:space="0" w:color="auto"/>
                <w:bottom w:val="none" w:sz="0" w:space="0" w:color="auto"/>
                <w:right w:val="none" w:sz="0" w:space="0" w:color="auto"/>
              </w:divBdr>
            </w:div>
            <w:div w:id="1014772069">
              <w:marLeft w:val="0"/>
              <w:marRight w:val="0"/>
              <w:marTop w:val="0"/>
              <w:marBottom w:val="0"/>
              <w:divBdr>
                <w:top w:val="none" w:sz="0" w:space="0" w:color="auto"/>
                <w:left w:val="none" w:sz="0" w:space="0" w:color="auto"/>
                <w:bottom w:val="none" w:sz="0" w:space="0" w:color="auto"/>
                <w:right w:val="none" w:sz="0" w:space="0" w:color="auto"/>
              </w:divBdr>
            </w:div>
            <w:div w:id="1037125747">
              <w:marLeft w:val="0"/>
              <w:marRight w:val="0"/>
              <w:marTop w:val="0"/>
              <w:marBottom w:val="0"/>
              <w:divBdr>
                <w:top w:val="none" w:sz="0" w:space="0" w:color="auto"/>
                <w:left w:val="none" w:sz="0" w:space="0" w:color="auto"/>
                <w:bottom w:val="none" w:sz="0" w:space="0" w:color="auto"/>
                <w:right w:val="none" w:sz="0" w:space="0" w:color="auto"/>
              </w:divBdr>
            </w:div>
            <w:div w:id="1242450077">
              <w:marLeft w:val="0"/>
              <w:marRight w:val="0"/>
              <w:marTop w:val="0"/>
              <w:marBottom w:val="0"/>
              <w:divBdr>
                <w:top w:val="none" w:sz="0" w:space="0" w:color="auto"/>
                <w:left w:val="none" w:sz="0" w:space="0" w:color="auto"/>
                <w:bottom w:val="none" w:sz="0" w:space="0" w:color="auto"/>
                <w:right w:val="none" w:sz="0" w:space="0" w:color="auto"/>
              </w:divBdr>
            </w:div>
            <w:div w:id="1350138327">
              <w:marLeft w:val="0"/>
              <w:marRight w:val="0"/>
              <w:marTop w:val="0"/>
              <w:marBottom w:val="0"/>
              <w:divBdr>
                <w:top w:val="none" w:sz="0" w:space="0" w:color="auto"/>
                <w:left w:val="none" w:sz="0" w:space="0" w:color="auto"/>
                <w:bottom w:val="none" w:sz="0" w:space="0" w:color="auto"/>
                <w:right w:val="none" w:sz="0" w:space="0" w:color="auto"/>
              </w:divBdr>
            </w:div>
            <w:div w:id="1370373932">
              <w:marLeft w:val="0"/>
              <w:marRight w:val="0"/>
              <w:marTop w:val="0"/>
              <w:marBottom w:val="0"/>
              <w:divBdr>
                <w:top w:val="none" w:sz="0" w:space="0" w:color="auto"/>
                <w:left w:val="none" w:sz="0" w:space="0" w:color="auto"/>
                <w:bottom w:val="none" w:sz="0" w:space="0" w:color="auto"/>
                <w:right w:val="none" w:sz="0" w:space="0" w:color="auto"/>
              </w:divBdr>
            </w:div>
            <w:div w:id="1442409601">
              <w:marLeft w:val="0"/>
              <w:marRight w:val="0"/>
              <w:marTop w:val="0"/>
              <w:marBottom w:val="0"/>
              <w:divBdr>
                <w:top w:val="none" w:sz="0" w:space="0" w:color="auto"/>
                <w:left w:val="none" w:sz="0" w:space="0" w:color="auto"/>
                <w:bottom w:val="none" w:sz="0" w:space="0" w:color="auto"/>
                <w:right w:val="none" w:sz="0" w:space="0" w:color="auto"/>
              </w:divBdr>
            </w:div>
            <w:div w:id="1482039414">
              <w:marLeft w:val="0"/>
              <w:marRight w:val="0"/>
              <w:marTop w:val="0"/>
              <w:marBottom w:val="0"/>
              <w:divBdr>
                <w:top w:val="none" w:sz="0" w:space="0" w:color="auto"/>
                <w:left w:val="none" w:sz="0" w:space="0" w:color="auto"/>
                <w:bottom w:val="none" w:sz="0" w:space="0" w:color="auto"/>
                <w:right w:val="none" w:sz="0" w:space="0" w:color="auto"/>
              </w:divBdr>
            </w:div>
            <w:div w:id="1635526806">
              <w:marLeft w:val="0"/>
              <w:marRight w:val="0"/>
              <w:marTop w:val="0"/>
              <w:marBottom w:val="0"/>
              <w:divBdr>
                <w:top w:val="none" w:sz="0" w:space="0" w:color="auto"/>
                <w:left w:val="none" w:sz="0" w:space="0" w:color="auto"/>
                <w:bottom w:val="none" w:sz="0" w:space="0" w:color="auto"/>
                <w:right w:val="none" w:sz="0" w:space="0" w:color="auto"/>
              </w:divBdr>
            </w:div>
            <w:div w:id="1733231566">
              <w:marLeft w:val="0"/>
              <w:marRight w:val="0"/>
              <w:marTop w:val="0"/>
              <w:marBottom w:val="0"/>
              <w:divBdr>
                <w:top w:val="none" w:sz="0" w:space="0" w:color="auto"/>
                <w:left w:val="none" w:sz="0" w:space="0" w:color="auto"/>
                <w:bottom w:val="none" w:sz="0" w:space="0" w:color="auto"/>
                <w:right w:val="none" w:sz="0" w:space="0" w:color="auto"/>
              </w:divBdr>
            </w:div>
            <w:div w:id="1846557052">
              <w:marLeft w:val="0"/>
              <w:marRight w:val="0"/>
              <w:marTop w:val="0"/>
              <w:marBottom w:val="0"/>
              <w:divBdr>
                <w:top w:val="none" w:sz="0" w:space="0" w:color="auto"/>
                <w:left w:val="none" w:sz="0" w:space="0" w:color="auto"/>
                <w:bottom w:val="none" w:sz="0" w:space="0" w:color="auto"/>
                <w:right w:val="none" w:sz="0" w:space="0" w:color="auto"/>
              </w:divBdr>
            </w:div>
            <w:div w:id="1937323707">
              <w:marLeft w:val="0"/>
              <w:marRight w:val="0"/>
              <w:marTop w:val="0"/>
              <w:marBottom w:val="0"/>
              <w:divBdr>
                <w:top w:val="none" w:sz="0" w:space="0" w:color="auto"/>
                <w:left w:val="none" w:sz="0" w:space="0" w:color="auto"/>
                <w:bottom w:val="none" w:sz="0" w:space="0" w:color="auto"/>
                <w:right w:val="none" w:sz="0" w:space="0" w:color="auto"/>
              </w:divBdr>
            </w:div>
            <w:div w:id="2005425144">
              <w:marLeft w:val="0"/>
              <w:marRight w:val="0"/>
              <w:marTop w:val="0"/>
              <w:marBottom w:val="0"/>
              <w:divBdr>
                <w:top w:val="none" w:sz="0" w:space="0" w:color="auto"/>
                <w:left w:val="none" w:sz="0" w:space="0" w:color="auto"/>
                <w:bottom w:val="none" w:sz="0" w:space="0" w:color="auto"/>
                <w:right w:val="none" w:sz="0" w:space="0" w:color="auto"/>
              </w:divBdr>
            </w:div>
            <w:div w:id="2099671866">
              <w:marLeft w:val="0"/>
              <w:marRight w:val="0"/>
              <w:marTop w:val="0"/>
              <w:marBottom w:val="0"/>
              <w:divBdr>
                <w:top w:val="none" w:sz="0" w:space="0" w:color="auto"/>
                <w:left w:val="none" w:sz="0" w:space="0" w:color="auto"/>
                <w:bottom w:val="none" w:sz="0" w:space="0" w:color="auto"/>
                <w:right w:val="none" w:sz="0" w:space="0" w:color="auto"/>
              </w:divBdr>
            </w:div>
          </w:divsChild>
        </w:div>
        <w:div w:id="485973466">
          <w:marLeft w:val="0"/>
          <w:marRight w:val="0"/>
          <w:marTop w:val="0"/>
          <w:marBottom w:val="0"/>
          <w:divBdr>
            <w:top w:val="none" w:sz="0" w:space="0" w:color="auto"/>
            <w:left w:val="none" w:sz="0" w:space="0" w:color="auto"/>
            <w:bottom w:val="none" w:sz="0" w:space="0" w:color="auto"/>
            <w:right w:val="none" w:sz="0" w:space="0" w:color="auto"/>
          </w:divBdr>
        </w:div>
        <w:div w:id="547494285">
          <w:marLeft w:val="0"/>
          <w:marRight w:val="0"/>
          <w:marTop w:val="0"/>
          <w:marBottom w:val="0"/>
          <w:divBdr>
            <w:top w:val="none" w:sz="0" w:space="0" w:color="auto"/>
            <w:left w:val="none" w:sz="0" w:space="0" w:color="auto"/>
            <w:bottom w:val="none" w:sz="0" w:space="0" w:color="auto"/>
            <w:right w:val="none" w:sz="0" w:space="0" w:color="auto"/>
          </w:divBdr>
        </w:div>
        <w:div w:id="706947619">
          <w:marLeft w:val="0"/>
          <w:marRight w:val="0"/>
          <w:marTop w:val="0"/>
          <w:marBottom w:val="0"/>
          <w:divBdr>
            <w:top w:val="none" w:sz="0" w:space="0" w:color="auto"/>
            <w:left w:val="none" w:sz="0" w:space="0" w:color="auto"/>
            <w:bottom w:val="none" w:sz="0" w:space="0" w:color="auto"/>
            <w:right w:val="none" w:sz="0" w:space="0" w:color="auto"/>
          </w:divBdr>
        </w:div>
        <w:div w:id="907813270">
          <w:marLeft w:val="0"/>
          <w:marRight w:val="0"/>
          <w:marTop w:val="0"/>
          <w:marBottom w:val="0"/>
          <w:divBdr>
            <w:top w:val="none" w:sz="0" w:space="0" w:color="auto"/>
            <w:left w:val="none" w:sz="0" w:space="0" w:color="auto"/>
            <w:bottom w:val="none" w:sz="0" w:space="0" w:color="auto"/>
            <w:right w:val="none" w:sz="0" w:space="0" w:color="auto"/>
          </w:divBdr>
        </w:div>
        <w:div w:id="941644397">
          <w:marLeft w:val="0"/>
          <w:marRight w:val="0"/>
          <w:marTop w:val="0"/>
          <w:marBottom w:val="0"/>
          <w:divBdr>
            <w:top w:val="none" w:sz="0" w:space="0" w:color="auto"/>
            <w:left w:val="none" w:sz="0" w:space="0" w:color="auto"/>
            <w:bottom w:val="none" w:sz="0" w:space="0" w:color="auto"/>
            <w:right w:val="none" w:sz="0" w:space="0" w:color="auto"/>
          </w:divBdr>
          <w:divsChild>
            <w:div w:id="14623689">
              <w:marLeft w:val="0"/>
              <w:marRight w:val="0"/>
              <w:marTop w:val="0"/>
              <w:marBottom w:val="0"/>
              <w:divBdr>
                <w:top w:val="none" w:sz="0" w:space="0" w:color="auto"/>
                <w:left w:val="none" w:sz="0" w:space="0" w:color="auto"/>
                <w:bottom w:val="none" w:sz="0" w:space="0" w:color="auto"/>
                <w:right w:val="none" w:sz="0" w:space="0" w:color="auto"/>
              </w:divBdr>
            </w:div>
            <w:div w:id="98450554">
              <w:marLeft w:val="0"/>
              <w:marRight w:val="0"/>
              <w:marTop w:val="0"/>
              <w:marBottom w:val="0"/>
              <w:divBdr>
                <w:top w:val="none" w:sz="0" w:space="0" w:color="auto"/>
                <w:left w:val="none" w:sz="0" w:space="0" w:color="auto"/>
                <w:bottom w:val="none" w:sz="0" w:space="0" w:color="auto"/>
                <w:right w:val="none" w:sz="0" w:space="0" w:color="auto"/>
              </w:divBdr>
            </w:div>
            <w:div w:id="188832646">
              <w:marLeft w:val="0"/>
              <w:marRight w:val="0"/>
              <w:marTop w:val="0"/>
              <w:marBottom w:val="0"/>
              <w:divBdr>
                <w:top w:val="none" w:sz="0" w:space="0" w:color="auto"/>
                <w:left w:val="none" w:sz="0" w:space="0" w:color="auto"/>
                <w:bottom w:val="none" w:sz="0" w:space="0" w:color="auto"/>
                <w:right w:val="none" w:sz="0" w:space="0" w:color="auto"/>
              </w:divBdr>
            </w:div>
            <w:div w:id="349793031">
              <w:marLeft w:val="0"/>
              <w:marRight w:val="0"/>
              <w:marTop w:val="0"/>
              <w:marBottom w:val="0"/>
              <w:divBdr>
                <w:top w:val="none" w:sz="0" w:space="0" w:color="auto"/>
                <w:left w:val="none" w:sz="0" w:space="0" w:color="auto"/>
                <w:bottom w:val="none" w:sz="0" w:space="0" w:color="auto"/>
                <w:right w:val="none" w:sz="0" w:space="0" w:color="auto"/>
              </w:divBdr>
            </w:div>
            <w:div w:id="494344522">
              <w:marLeft w:val="0"/>
              <w:marRight w:val="0"/>
              <w:marTop w:val="0"/>
              <w:marBottom w:val="0"/>
              <w:divBdr>
                <w:top w:val="none" w:sz="0" w:space="0" w:color="auto"/>
                <w:left w:val="none" w:sz="0" w:space="0" w:color="auto"/>
                <w:bottom w:val="none" w:sz="0" w:space="0" w:color="auto"/>
                <w:right w:val="none" w:sz="0" w:space="0" w:color="auto"/>
              </w:divBdr>
            </w:div>
            <w:div w:id="608659508">
              <w:marLeft w:val="0"/>
              <w:marRight w:val="0"/>
              <w:marTop w:val="0"/>
              <w:marBottom w:val="0"/>
              <w:divBdr>
                <w:top w:val="none" w:sz="0" w:space="0" w:color="auto"/>
                <w:left w:val="none" w:sz="0" w:space="0" w:color="auto"/>
                <w:bottom w:val="none" w:sz="0" w:space="0" w:color="auto"/>
                <w:right w:val="none" w:sz="0" w:space="0" w:color="auto"/>
              </w:divBdr>
            </w:div>
            <w:div w:id="929700385">
              <w:marLeft w:val="0"/>
              <w:marRight w:val="0"/>
              <w:marTop w:val="0"/>
              <w:marBottom w:val="0"/>
              <w:divBdr>
                <w:top w:val="none" w:sz="0" w:space="0" w:color="auto"/>
                <w:left w:val="none" w:sz="0" w:space="0" w:color="auto"/>
                <w:bottom w:val="none" w:sz="0" w:space="0" w:color="auto"/>
                <w:right w:val="none" w:sz="0" w:space="0" w:color="auto"/>
              </w:divBdr>
            </w:div>
            <w:div w:id="958609000">
              <w:marLeft w:val="0"/>
              <w:marRight w:val="0"/>
              <w:marTop w:val="0"/>
              <w:marBottom w:val="0"/>
              <w:divBdr>
                <w:top w:val="none" w:sz="0" w:space="0" w:color="auto"/>
                <w:left w:val="none" w:sz="0" w:space="0" w:color="auto"/>
                <w:bottom w:val="none" w:sz="0" w:space="0" w:color="auto"/>
                <w:right w:val="none" w:sz="0" w:space="0" w:color="auto"/>
              </w:divBdr>
            </w:div>
            <w:div w:id="982849113">
              <w:marLeft w:val="0"/>
              <w:marRight w:val="0"/>
              <w:marTop w:val="0"/>
              <w:marBottom w:val="0"/>
              <w:divBdr>
                <w:top w:val="none" w:sz="0" w:space="0" w:color="auto"/>
                <w:left w:val="none" w:sz="0" w:space="0" w:color="auto"/>
                <w:bottom w:val="none" w:sz="0" w:space="0" w:color="auto"/>
                <w:right w:val="none" w:sz="0" w:space="0" w:color="auto"/>
              </w:divBdr>
            </w:div>
            <w:div w:id="1285499665">
              <w:marLeft w:val="0"/>
              <w:marRight w:val="0"/>
              <w:marTop w:val="0"/>
              <w:marBottom w:val="0"/>
              <w:divBdr>
                <w:top w:val="none" w:sz="0" w:space="0" w:color="auto"/>
                <w:left w:val="none" w:sz="0" w:space="0" w:color="auto"/>
                <w:bottom w:val="none" w:sz="0" w:space="0" w:color="auto"/>
                <w:right w:val="none" w:sz="0" w:space="0" w:color="auto"/>
              </w:divBdr>
            </w:div>
            <w:div w:id="1363282611">
              <w:marLeft w:val="0"/>
              <w:marRight w:val="0"/>
              <w:marTop w:val="0"/>
              <w:marBottom w:val="0"/>
              <w:divBdr>
                <w:top w:val="none" w:sz="0" w:space="0" w:color="auto"/>
                <w:left w:val="none" w:sz="0" w:space="0" w:color="auto"/>
                <w:bottom w:val="none" w:sz="0" w:space="0" w:color="auto"/>
                <w:right w:val="none" w:sz="0" w:space="0" w:color="auto"/>
              </w:divBdr>
            </w:div>
            <w:div w:id="1412463243">
              <w:marLeft w:val="0"/>
              <w:marRight w:val="0"/>
              <w:marTop w:val="0"/>
              <w:marBottom w:val="0"/>
              <w:divBdr>
                <w:top w:val="none" w:sz="0" w:space="0" w:color="auto"/>
                <w:left w:val="none" w:sz="0" w:space="0" w:color="auto"/>
                <w:bottom w:val="none" w:sz="0" w:space="0" w:color="auto"/>
                <w:right w:val="none" w:sz="0" w:space="0" w:color="auto"/>
              </w:divBdr>
            </w:div>
            <w:div w:id="1505824590">
              <w:marLeft w:val="0"/>
              <w:marRight w:val="0"/>
              <w:marTop w:val="0"/>
              <w:marBottom w:val="0"/>
              <w:divBdr>
                <w:top w:val="none" w:sz="0" w:space="0" w:color="auto"/>
                <w:left w:val="none" w:sz="0" w:space="0" w:color="auto"/>
                <w:bottom w:val="none" w:sz="0" w:space="0" w:color="auto"/>
                <w:right w:val="none" w:sz="0" w:space="0" w:color="auto"/>
              </w:divBdr>
            </w:div>
            <w:div w:id="1710686751">
              <w:marLeft w:val="0"/>
              <w:marRight w:val="0"/>
              <w:marTop w:val="0"/>
              <w:marBottom w:val="0"/>
              <w:divBdr>
                <w:top w:val="none" w:sz="0" w:space="0" w:color="auto"/>
                <w:left w:val="none" w:sz="0" w:space="0" w:color="auto"/>
                <w:bottom w:val="none" w:sz="0" w:space="0" w:color="auto"/>
                <w:right w:val="none" w:sz="0" w:space="0" w:color="auto"/>
              </w:divBdr>
            </w:div>
            <w:div w:id="1747192046">
              <w:marLeft w:val="0"/>
              <w:marRight w:val="0"/>
              <w:marTop w:val="0"/>
              <w:marBottom w:val="0"/>
              <w:divBdr>
                <w:top w:val="none" w:sz="0" w:space="0" w:color="auto"/>
                <w:left w:val="none" w:sz="0" w:space="0" w:color="auto"/>
                <w:bottom w:val="none" w:sz="0" w:space="0" w:color="auto"/>
                <w:right w:val="none" w:sz="0" w:space="0" w:color="auto"/>
              </w:divBdr>
            </w:div>
            <w:div w:id="2059862062">
              <w:marLeft w:val="0"/>
              <w:marRight w:val="0"/>
              <w:marTop w:val="0"/>
              <w:marBottom w:val="0"/>
              <w:divBdr>
                <w:top w:val="none" w:sz="0" w:space="0" w:color="auto"/>
                <w:left w:val="none" w:sz="0" w:space="0" w:color="auto"/>
                <w:bottom w:val="none" w:sz="0" w:space="0" w:color="auto"/>
                <w:right w:val="none" w:sz="0" w:space="0" w:color="auto"/>
              </w:divBdr>
            </w:div>
            <w:div w:id="2096705881">
              <w:marLeft w:val="0"/>
              <w:marRight w:val="0"/>
              <w:marTop w:val="0"/>
              <w:marBottom w:val="0"/>
              <w:divBdr>
                <w:top w:val="none" w:sz="0" w:space="0" w:color="auto"/>
                <w:left w:val="none" w:sz="0" w:space="0" w:color="auto"/>
                <w:bottom w:val="none" w:sz="0" w:space="0" w:color="auto"/>
                <w:right w:val="none" w:sz="0" w:space="0" w:color="auto"/>
              </w:divBdr>
            </w:div>
          </w:divsChild>
        </w:div>
        <w:div w:id="979771384">
          <w:marLeft w:val="0"/>
          <w:marRight w:val="0"/>
          <w:marTop w:val="0"/>
          <w:marBottom w:val="0"/>
          <w:divBdr>
            <w:top w:val="none" w:sz="0" w:space="0" w:color="auto"/>
            <w:left w:val="none" w:sz="0" w:space="0" w:color="auto"/>
            <w:bottom w:val="none" w:sz="0" w:space="0" w:color="auto"/>
            <w:right w:val="none" w:sz="0" w:space="0" w:color="auto"/>
          </w:divBdr>
        </w:div>
        <w:div w:id="1074477360">
          <w:marLeft w:val="0"/>
          <w:marRight w:val="0"/>
          <w:marTop w:val="0"/>
          <w:marBottom w:val="0"/>
          <w:divBdr>
            <w:top w:val="none" w:sz="0" w:space="0" w:color="auto"/>
            <w:left w:val="none" w:sz="0" w:space="0" w:color="auto"/>
            <w:bottom w:val="none" w:sz="0" w:space="0" w:color="auto"/>
            <w:right w:val="none" w:sz="0" w:space="0" w:color="auto"/>
          </w:divBdr>
        </w:div>
        <w:div w:id="1087772078">
          <w:marLeft w:val="0"/>
          <w:marRight w:val="0"/>
          <w:marTop w:val="0"/>
          <w:marBottom w:val="0"/>
          <w:divBdr>
            <w:top w:val="none" w:sz="0" w:space="0" w:color="auto"/>
            <w:left w:val="none" w:sz="0" w:space="0" w:color="auto"/>
            <w:bottom w:val="none" w:sz="0" w:space="0" w:color="auto"/>
            <w:right w:val="none" w:sz="0" w:space="0" w:color="auto"/>
          </w:divBdr>
        </w:div>
        <w:div w:id="1092320163">
          <w:marLeft w:val="0"/>
          <w:marRight w:val="0"/>
          <w:marTop w:val="0"/>
          <w:marBottom w:val="0"/>
          <w:divBdr>
            <w:top w:val="none" w:sz="0" w:space="0" w:color="auto"/>
            <w:left w:val="none" w:sz="0" w:space="0" w:color="auto"/>
            <w:bottom w:val="none" w:sz="0" w:space="0" w:color="auto"/>
            <w:right w:val="none" w:sz="0" w:space="0" w:color="auto"/>
          </w:divBdr>
        </w:div>
        <w:div w:id="1152452931">
          <w:marLeft w:val="0"/>
          <w:marRight w:val="0"/>
          <w:marTop w:val="0"/>
          <w:marBottom w:val="0"/>
          <w:divBdr>
            <w:top w:val="none" w:sz="0" w:space="0" w:color="auto"/>
            <w:left w:val="none" w:sz="0" w:space="0" w:color="auto"/>
            <w:bottom w:val="none" w:sz="0" w:space="0" w:color="auto"/>
            <w:right w:val="none" w:sz="0" w:space="0" w:color="auto"/>
          </w:divBdr>
          <w:divsChild>
            <w:div w:id="82728606">
              <w:marLeft w:val="0"/>
              <w:marRight w:val="0"/>
              <w:marTop w:val="0"/>
              <w:marBottom w:val="0"/>
              <w:divBdr>
                <w:top w:val="none" w:sz="0" w:space="0" w:color="auto"/>
                <w:left w:val="none" w:sz="0" w:space="0" w:color="auto"/>
                <w:bottom w:val="none" w:sz="0" w:space="0" w:color="auto"/>
                <w:right w:val="none" w:sz="0" w:space="0" w:color="auto"/>
              </w:divBdr>
            </w:div>
            <w:div w:id="83502796">
              <w:marLeft w:val="0"/>
              <w:marRight w:val="0"/>
              <w:marTop w:val="0"/>
              <w:marBottom w:val="0"/>
              <w:divBdr>
                <w:top w:val="none" w:sz="0" w:space="0" w:color="auto"/>
                <w:left w:val="none" w:sz="0" w:space="0" w:color="auto"/>
                <w:bottom w:val="none" w:sz="0" w:space="0" w:color="auto"/>
                <w:right w:val="none" w:sz="0" w:space="0" w:color="auto"/>
              </w:divBdr>
            </w:div>
            <w:div w:id="128717665">
              <w:marLeft w:val="0"/>
              <w:marRight w:val="0"/>
              <w:marTop w:val="0"/>
              <w:marBottom w:val="0"/>
              <w:divBdr>
                <w:top w:val="none" w:sz="0" w:space="0" w:color="auto"/>
                <w:left w:val="none" w:sz="0" w:space="0" w:color="auto"/>
                <w:bottom w:val="none" w:sz="0" w:space="0" w:color="auto"/>
                <w:right w:val="none" w:sz="0" w:space="0" w:color="auto"/>
              </w:divBdr>
            </w:div>
            <w:div w:id="180779987">
              <w:marLeft w:val="0"/>
              <w:marRight w:val="0"/>
              <w:marTop w:val="0"/>
              <w:marBottom w:val="0"/>
              <w:divBdr>
                <w:top w:val="none" w:sz="0" w:space="0" w:color="auto"/>
                <w:left w:val="none" w:sz="0" w:space="0" w:color="auto"/>
                <w:bottom w:val="none" w:sz="0" w:space="0" w:color="auto"/>
                <w:right w:val="none" w:sz="0" w:space="0" w:color="auto"/>
              </w:divBdr>
            </w:div>
            <w:div w:id="193661294">
              <w:marLeft w:val="0"/>
              <w:marRight w:val="0"/>
              <w:marTop w:val="0"/>
              <w:marBottom w:val="0"/>
              <w:divBdr>
                <w:top w:val="none" w:sz="0" w:space="0" w:color="auto"/>
                <w:left w:val="none" w:sz="0" w:space="0" w:color="auto"/>
                <w:bottom w:val="none" w:sz="0" w:space="0" w:color="auto"/>
                <w:right w:val="none" w:sz="0" w:space="0" w:color="auto"/>
              </w:divBdr>
            </w:div>
            <w:div w:id="245963661">
              <w:marLeft w:val="0"/>
              <w:marRight w:val="0"/>
              <w:marTop w:val="0"/>
              <w:marBottom w:val="0"/>
              <w:divBdr>
                <w:top w:val="none" w:sz="0" w:space="0" w:color="auto"/>
                <w:left w:val="none" w:sz="0" w:space="0" w:color="auto"/>
                <w:bottom w:val="none" w:sz="0" w:space="0" w:color="auto"/>
                <w:right w:val="none" w:sz="0" w:space="0" w:color="auto"/>
              </w:divBdr>
            </w:div>
            <w:div w:id="279144249">
              <w:marLeft w:val="0"/>
              <w:marRight w:val="0"/>
              <w:marTop w:val="0"/>
              <w:marBottom w:val="0"/>
              <w:divBdr>
                <w:top w:val="none" w:sz="0" w:space="0" w:color="auto"/>
                <w:left w:val="none" w:sz="0" w:space="0" w:color="auto"/>
                <w:bottom w:val="none" w:sz="0" w:space="0" w:color="auto"/>
                <w:right w:val="none" w:sz="0" w:space="0" w:color="auto"/>
              </w:divBdr>
            </w:div>
            <w:div w:id="428737098">
              <w:marLeft w:val="0"/>
              <w:marRight w:val="0"/>
              <w:marTop w:val="0"/>
              <w:marBottom w:val="0"/>
              <w:divBdr>
                <w:top w:val="none" w:sz="0" w:space="0" w:color="auto"/>
                <w:left w:val="none" w:sz="0" w:space="0" w:color="auto"/>
                <w:bottom w:val="none" w:sz="0" w:space="0" w:color="auto"/>
                <w:right w:val="none" w:sz="0" w:space="0" w:color="auto"/>
              </w:divBdr>
            </w:div>
            <w:div w:id="597257431">
              <w:marLeft w:val="0"/>
              <w:marRight w:val="0"/>
              <w:marTop w:val="0"/>
              <w:marBottom w:val="0"/>
              <w:divBdr>
                <w:top w:val="none" w:sz="0" w:space="0" w:color="auto"/>
                <w:left w:val="none" w:sz="0" w:space="0" w:color="auto"/>
                <w:bottom w:val="none" w:sz="0" w:space="0" w:color="auto"/>
                <w:right w:val="none" w:sz="0" w:space="0" w:color="auto"/>
              </w:divBdr>
            </w:div>
            <w:div w:id="734014468">
              <w:marLeft w:val="0"/>
              <w:marRight w:val="0"/>
              <w:marTop w:val="0"/>
              <w:marBottom w:val="0"/>
              <w:divBdr>
                <w:top w:val="none" w:sz="0" w:space="0" w:color="auto"/>
                <w:left w:val="none" w:sz="0" w:space="0" w:color="auto"/>
                <w:bottom w:val="none" w:sz="0" w:space="0" w:color="auto"/>
                <w:right w:val="none" w:sz="0" w:space="0" w:color="auto"/>
              </w:divBdr>
            </w:div>
            <w:div w:id="820077325">
              <w:marLeft w:val="0"/>
              <w:marRight w:val="0"/>
              <w:marTop w:val="0"/>
              <w:marBottom w:val="0"/>
              <w:divBdr>
                <w:top w:val="none" w:sz="0" w:space="0" w:color="auto"/>
                <w:left w:val="none" w:sz="0" w:space="0" w:color="auto"/>
                <w:bottom w:val="none" w:sz="0" w:space="0" w:color="auto"/>
                <w:right w:val="none" w:sz="0" w:space="0" w:color="auto"/>
              </w:divBdr>
            </w:div>
            <w:div w:id="855650830">
              <w:marLeft w:val="0"/>
              <w:marRight w:val="0"/>
              <w:marTop w:val="0"/>
              <w:marBottom w:val="0"/>
              <w:divBdr>
                <w:top w:val="none" w:sz="0" w:space="0" w:color="auto"/>
                <w:left w:val="none" w:sz="0" w:space="0" w:color="auto"/>
                <w:bottom w:val="none" w:sz="0" w:space="0" w:color="auto"/>
                <w:right w:val="none" w:sz="0" w:space="0" w:color="auto"/>
              </w:divBdr>
            </w:div>
            <w:div w:id="1042483305">
              <w:marLeft w:val="0"/>
              <w:marRight w:val="0"/>
              <w:marTop w:val="0"/>
              <w:marBottom w:val="0"/>
              <w:divBdr>
                <w:top w:val="none" w:sz="0" w:space="0" w:color="auto"/>
                <w:left w:val="none" w:sz="0" w:space="0" w:color="auto"/>
                <w:bottom w:val="none" w:sz="0" w:space="0" w:color="auto"/>
                <w:right w:val="none" w:sz="0" w:space="0" w:color="auto"/>
              </w:divBdr>
            </w:div>
            <w:div w:id="1049263668">
              <w:marLeft w:val="0"/>
              <w:marRight w:val="0"/>
              <w:marTop w:val="0"/>
              <w:marBottom w:val="0"/>
              <w:divBdr>
                <w:top w:val="none" w:sz="0" w:space="0" w:color="auto"/>
                <w:left w:val="none" w:sz="0" w:space="0" w:color="auto"/>
                <w:bottom w:val="none" w:sz="0" w:space="0" w:color="auto"/>
                <w:right w:val="none" w:sz="0" w:space="0" w:color="auto"/>
              </w:divBdr>
            </w:div>
            <w:div w:id="1096750455">
              <w:marLeft w:val="0"/>
              <w:marRight w:val="0"/>
              <w:marTop w:val="0"/>
              <w:marBottom w:val="0"/>
              <w:divBdr>
                <w:top w:val="none" w:sz="0" w:space="0" w:color="auto"/>
                <w:left w:val="none" w:sz="0" w:space="0" w:color="auto"/>
                <w:bottom w:val="none" w:sz="0" w:space="0" w:color="auto"/>
                <w:right w:val="none" w:sz="0" w:space="0" w:color="auto"/>
              </w:divBdr>
            </w:div>
            <w:div w:id="1146584534">
              <w:marLeft w:val="0"/>
              <w:marRight w:val="0"/>
              <w:marTop w:val="0"/>
              <w:marBottom w:val="0"/>
              <w:divBdr>
                <w:top w:val="none" w:sz="0" w:space="0" w:color="auto"/>
                <w:left w:val="none" w:sz="0" w:space="0" w:color="auto"/>
                <w:bottom w:val="none" w:sz="0" w:space="0" w:color="auto"/>
                <w:right w:val="none" w:sz="0" w:space="0" w:color="auto"/>
              </w:divBdr>
            </w:div>
            <w:div w:id="1193424904">
              <w:marLeft w:val="0"/>
              <w:marRight w:val="0"/>
              <w:marTop w:val="0"/>
              <w:marBottom w:val="0"/>
              <w:divBdr>
                <w:top w:val="none" w:sz="0" w:space="0" w:color="auto"/>
                <w:left w:val="none" w:sz="0" w:space="0" w:color="auto"/>
                <w:bottom w:val="none" w:sz="0" w:space="0" w:color="auto"/>
                <w:right w:val="none" w:sz="0" w:space="0" w:color="auto"/>
              </w:divBdr>
            </w:div>
            <w:div w:id="1205751705">
              <w:marLeft w:val="0"/>
              <w:marRight w:val="0"/>
              <w:marTop w:val="0"/>
              <w:marBottom w:val="0"/>
              <w:divBdr>
                <w:top w:val="none" w:sz="0" w:space="0" w:color="auto"/>
                <w:left w:val="none" w:sz="0" w:space="0" w:color="auto"/>
                <w:bottom w:val="none" w:sz="0" w:space="0" w:color="auto"/>
                <w:right w:val="none" w:sz="0" w:space="0" w:color="auto"/>
              </w:divBdr>
            </w:div>
            <w:div w:id="1923641927">
              <w:marLeft w:val="0"/>
              <w:marRight w:val="0"/>
              <w:marTop w:val="0"/>
              <w:marBottom w:val="0"/>
              <w:divBdr>
                <w:top w:val="none" w:sz="0" w:space="0" w:color="auto"/>
                <w:left w:val="none" w:sz="0" w:space="0" w:color="auto"/>
                <w:bottom w:val="none" w:sz="0" w:space="0" w:color="auto"/>
                <w:right w:val="none" w:sz="0" w:space="0" w:color="auto"/>
              </w:divBdr>
            </w:div>
            <w:div w:id="2065330801">
              <w:marLeft w:val="0"/>
              <w:marRight w:val="0"/>
              <w:marTop w:val="0"/>
              <w:marBottom w:val="0"/>
              <w:divBdr>
                <w:top w:val="none" w:sz="0" w:space="0" w:color="auto"/>
                <w:left w:val="none" w:sz="0" w:space="0" w:color="auto"/>
                <w:bottom w:val="none" w:sz="0" w:space="0" w:color="auto"/>
                <w:right w:val="none" w:sz="0" w:space="0" w:color="auto"/>
              </w:divBdr>
            </w:div>
          </w:divsChild>
        </w:div>
        <w:div w:id="1250433111">
          <w:marLeft w:val="0"/>
          <w:marRight w:val="0"/>
          <w:marTop w:val="0"/>
          <w:marBottom w:val="0"/>
          <w:divBdr>
            <w:top w:val="none" w:sz="0" w:space="0" w:color="auto"/>
            <w:left w:val="none" w:sz="0" w:space="0" w:color="auto"/>
            <w:bottom w:val="none" w:sz="0" w:space="0" w:color="auto"/>
            <w:right w:val="none" w:sz="0" w:space="0" w:color="auto"/>
          </w:divBdr>
        </w:div>
        <w:div w:id="1289168866">
          <w:marLeft w:val="0"/>
          <w:marRight w:val="0"/>
          <w:marTop w:val="0"/>
          <w:marBottom w:val="0"/>
          <w:divBdr>
            <w:top w:val="none" w:sz="0" w:space="0" w:color="auto"/>
            <w:left w:val="none" w:sz="0" w:space="0" w:color="auto"/>
            <w:bottom w:val="none" w:sz="0" w:space="0" w:color="auto"/>
            <w:right w:val="none" w:sz="0" w:space="0" w:color="auto"/>
          </w:divBdr>
        </w:div>
        <w:div w:id="1349791006">
          <w:marLeft w:val="0"/>
          <w:marRight w:val="0"/>
          <w:marTop w:val="0"/>
          <w:marBottom w:val="0"/>
          <w:divBdr>
            <w:top w:val="none" w:sz="0" w:space="0" w:color="auto"/>
            <w:left w:val="none" w:sz="0" w:space="0" w:color="auto"/>
            <w:bottom w:val="none" w:sz="0" w:space="0" w:color="auto"/>
            <w:right w:val="none" w:sz="0" w:space="0" w:color="auto"/>
          </w:divBdr>
        </w:div>
        <w:div w:id="1465468117">
          <w:marLeft w:val="0"/>
          <w:marRight w:val="0"/>
          <w:marTop w:val="0"/>
          <w:marBottom w:val="0"/>
          <w:divBdr>
            <w:top w:val="none" w:sz="0" w:space="0" w:color="auto"/>
            <w:left w:val="none" w:sz="0" w:space="0" w:color="auto"/>
            <w:bottom w:val="none" w:sz="0" w:space="0" w:color="auto"/>
            <w:right w:val="none" w:sz="0" w:space="0" w:color="auto"/>
          </w:divBdr>
        </w:div>
        <w:div w:id="1524827315">
          <w:marLeft w:val="0"/>
          <w:marRight w:val="0"/>
          <w:marTop w:val="0"/>
          <w:marBottom w:val="0"/>
          <w:divBdr>
            <w:top w:val="none" w:sz="0" w:space="0" w:color="auto"/>
            <w:left w:val="none" w:sz="0" w:space="0" w:color="auto"/>
            <w:bottom w:val="none" w:sz="0" w:space="0" w:color="auto"/>
            <w:right w:val="none" w:sz="0" w:space="0" w:color="auto"/>
          </w:divBdr>
        </w:div>
        <w:div w:id="1536196393">
          <w:marLeft w:val="0"/>
          <w:marRight w:val="0"/>
          <w:marTop w:val="0"/>
          <w:marBottom w:val="0"/>
          <w:divBdr>
            <w:top w:val="none" w:sz="0" w:space="0" w:color="auto"/>
            <w:left w:val="none" w:sz="0" w:space="0" w:color="auto"/>
            <w:bottom w:val="none" w:sz="0" w:space="0" w:color="auto"/>
            <w:right w:val="none" w:sz="0" w:space="0" w:color="auto"/>
          </w:divBdr>
        </w:div>
        <w:div w:id="1803187276">
          <w:marLeft w:val="0"/>
          <w:marRight w:val="0"/>
          <w:marTop w:val="0"/>
          <w:marBottom w:val="0"/>
          <w:divBdr>
            <w:top w:val="none" w:sz="0" w:space="0" w:color="auto"/>
            <w:left w:val="none" w:sz="0" w:space="0" w:color="auto"/>
            <w:bottom w:val="none" w:sz="0" w:space="0" w:color="auto"/>
            <w:right w:val="none" w:sz="0" w:space="0" w:color="auto"/>
          </w:divBdr>
        </w:div>
        <w:div w:id="1929803083">
          <w:marLeft w:val="0"/>
          <w:marRight w:val="0"/>
          <w:marTop w:val="0"/>
          <w:marBottom w:val="0"/>
          <w:divBdr>
            <w:top w:val="none" w:sz="0" w:space="0" w:color="auto"/>
            <w:left w:val="none" w:sz="0" w:space="0" w:color="auto"/>
            <w:bottom w:val="none" w:sz="0" w:space="0" w:color="auto"/>
            <w:right w:val="none" w:sz="0" w:space="0" w:color="auto"/>
          </w:divBdr>
        </w:div>
      </w:divsChild>
    </w:div>
    <w:div w:id="334260604">
      <w:bodyDiv w:val="1"/>
      <w:marLeft w:val="0"/>
      <w:marRight w:val="0"/>
      <w:marTop w:val="0"/>
      <w:marBottom w:val="0"/>
      <w:divBdr>
        <w:top w:val="none" w:sz="0" w:space="0" w:color="auto"/>
        <w:left w:val="none" w:sz="0" w:space="0" w:color="auto"/>
        <w:bottom w:val="none" w:sz="0" w:space="0" w:color="auto"/>
        <w:right w:val="none" w:sz="0" w:space="0" w:color="auto"/>
      </w:divBdr>
      <w:divsChild>
        <w:div w:id="47994650">
          <w:marLeft w:val="0"/>
          <w:marRight w:val="0"/>
          <w:marTop w:val="0"/>
          <w:marBottom w:val="0"/>
          <w:divBdr>
            <w:top w:val="none" w:sz="0" w:space="0" w:color="auto"/>
            <w:left w:val="none" w:sz="0" w:space="0" w:color="auto"/>
            <w:bottom w:val="none" w:sz="0" w:space="0" w:color="auto"/>
            <w:right w:val="none" w:sz="0" w:space="0" w:color="auto"/>
          </w:divBdr>
        </w:div>
        <w:div w:id="123038404">
          <w:marLeft w:val="0"/>
          <w:marRight w:val="0"/>
          <w:marTop w:val="0"/>
          <w:marBottom w:val="0"/>
          <w:divBdr>
            <w:top w:val="none" w:sz="0" w:space="0" w:color="auto"/>
            <w:left w:val="none" w:sz="0" w:space="0" w:color="auto"/>
            <w:bottom w:val="none" w:sz="0" w:space="0" w:color="auto"/>
            <w:right w:val="none" w:sz="0" w:space="0" w:color="auto"/>
          </w:divBdr>
        </w:div>
        <w:div w:id="123742309">
          <w:marLeft w:val="0"/>
          <w:marRight w:val="0"/>
          <w:marTop w:val="0"/>
          <w:marBottom w:val="0"/>
          <w:divBdr>
            <w:top w:val="none" w:sz="0" w:space="0" w:color="auto"/>
            <w:left w:val="none" w:sz="0" w:space="0" w:color="auto"/>
            <w:bottom w:val="none" w:sz="0" w:space="0" w:color="auto"/>
            <w:right w:val="none" w:sz="0" w:space="0" w:color="auto"/>
          </w:divBdr>
          <w:divsChild>
            <w:div w:id="5519845">
              <w:marLeft w:val="0"/>
              <w:marRight w:val="0"/>
              <w:marTop w:val="0"/>
              <w:marBottom w:val="0"/>
              <w:divBdr>
                <w:top w:val="none" w:sz="0" w:space="0" w:color="auto"/>
                <w:left w:val="none" w:sz="0" w:space="0" w:color="auto"/>
                <w:bottom w:val="none" w:sz="0" w:space="0" w:color="auto"/>
                <w:right w:val="none" w:sz="0" w:space="0" w:color="auto"/>
              </w:divBdr>
            </w:div>
            <w:div w:id="517233082">
              <w:marLeft w:val="0"/>
              <w:marRight w:val="0"/>
              <w:marTop w:val="0"/>
              <w:marBottom w:val="0"/>
              <w:divBdr>
                <w:top w:val="none" w:sz="0" w:space="0" w:color="auto"/>
                <w:left w:val="none" w:sz="0" w:space="0" w:color="auto"/>
                <w:bottom w:val="none" w:sz="0" w:space="0" w:color="auto"/>
                <w:right w:val="none" w:sz="0" w:space="0" w:color="auto"/>
              </w:divBdr>
            </w:div>
            <w:div w:id="654645820">
              <w:marLeft w:val="0"/>
              <w:marRight w:val="0"/>
              <w:marTop w:val="0"/>
              <w:marBottom w:val="0"/>
              <w:divBdr>
                <w:top w:val="none" w:sz="0" w:space="0" w:color="auto"/>
                <w:left w:val="none" w:sz="0" w:space="0" w:color="auto"/>
                <w:bottom w:val="none" w:sz="0" w:space="0" w:color="auto"/>
                <w:right w:val="none" w:sz="0" w:space="0" w:color="auto"/>
              </w:divBdr>
            </w:div>
            <w:div w:id="760570942">
              <w:marLeft w:val="0"/>
              <w:marRight w:val="0"/>
              <w:marTop w:val="0"/>
              <w:marBottom w:val="0"/>
              <w:divBdr>
                <w:top w:val="none" w:sz="0" w:space="0" w:color="auto"/>
                <w:left w:val="none" w:sz="0" w:space="0" w:color="auto"/>
                <w:bottom w:val="none" w:sz="0" w:space="0" w:color="auto"/>
                <w:right w:val="none" w:sz="0" w:space="0" w:color="auto"/>
              </w:divBdr>
            </w:div>
            <w:div w:id="803809257">
              <w:marLeft w:val="0"/>
              <w:marRight w:val="0"/>
              <w:marTop w:val="0"/>
              <w:marBottom w:val="0"/>
              <w:divBdr>
                <w:top w:val="none" w:sz="0" w:space="0" w:color="auto"/>
                <w:left w:val="none" w:sz="0" w:space="0" w:color="auto"/>
                <w:bottom w:val="none" w:sz="0" w:space="0" w:color="auto"/>
                <w:right w:val="none" w:sz="0" w:space="0" w:color="auto"/>
              </w:divBdr>
            </w:div>
            <w:div w:id="876544246">
              <w:marLeft w:val="0"/>
              <w:marRight w:val="0"/>
              <w:marTop w:val="0"/>
              <w:marBottom w:val="0"/>
              <w:divBdr>
                <w:top w:val="none" w:sz="0" w:space="0" w:color="auto"/>
                <w:left w:val="none" w:sz="0" w:space="0" w:color="auto"/>
                <w:bottom w:val="none" w:sz="0" w:space="0" w:color="auto"/>
                <w:right w:val="none" w:sz="0" w:space="0" w:color="auto"/>
              </w:divBdr>
            </w:div>
            <w:div w:id="903955504">
              <w:marLeft w:val="0"/>
              <w:marRight w:val="0"/>
              <w:marTop w:val="0"/>
              <w:marBottom w:val="0"/>
              <w:divBdr>
                <w:top w:val="none" w:sz="0" w:space="0" w:color="auto"/>
                <w:left w:val="none" w:sz="0" w:space="0" w:color="auto"/>
                <w:bottom w:val="none" w:sz="0" w:space="0" w:color="auto"/>
                <w:right w:val="none" w:sz="0" w:space="0" w:color="auto"/>
              </w:divBdr>
            </w:div>
            <w:div w:id="943879903">
              <w:marLeft w:val="0"/>
              <w:marRight w:val="0"/>
              <w:marTop w:val="0"/>
              <w:marBottom w:val="0"/>
              <w:divBdr>
                <w:top w:val="none" w:sz="0" w:space="0" w:color="auto"/>
                <w:left w:val="none" w:sz="0" w:space="0" w:color="auto"/>
                <w:bottom w:val="none" w:sz="0" w:space="0" w:color="auto"/>
                <w:right w:val="none" w:sz="0" w:space="0" w:color="auto"/>
              </w:divBdr>
            </w:div>
            <w:div w:id="1049035128">
              <w:marLeft w:val="0"/>
              <w:marRight w:val="0"/>
              <w:marTop w:val="0"/>
              <w:marBottom w:val="0"/>
              <w:divBdr>
                <w:top w:val="none" w:sz="0" w:space="0" w:color="auto"/>
                <w:left w:val="none" w:sz="0" w:space="0" w:color="auto"/>
                <w:bottom w:val="none" w:sz="0" w:space="0" w:color="auto"/>
                <w:right w:val="none" w:sz="0" w:space="0" w:color="auto"/>
              </w:divBdr>
            </w:div>
            <w:div w:id="1069500076">
              <w:marLeft w:val="0"/>
              <w:marRight w:val="0"/>
              <w:marTop w:val="0"/>
              <w:marBottom w:val="0"/>
              <w:divBdr>
                <w:top w:val="none" w:sz="0" w:space="0" w:color="auto"/>
                <w:left w:val="none" w:sz="0" w:space="0" w:color="auto"/>
                <w:bottom w:val="none" w:sz="0" w:space="0" w:color="auto"/>
                <w:right w:val="none" w:sz="0" w:space="0" w:color="auto"/>
              </w:divBdr>
            </w:div>
            <w:div w:id="1393696747">
              <w:marLeft w:val="0"/>
              <w:marRight w:val="0"/>
              <w:marTop w:val="0"/>
              <w:marBottom w:val="0"/>
              <w:divBdr>
                <w:top w:val="none" w:sz="0" w:space="0" w:color="auto"/>
                <w:left w:val="none" w:sz="0" w:space="0" w:color="auto"/>
                <w:bottom w:val="none" w:sz="0" w:space="0" w:color="auto"/>
                <w:right w:val="none" w:sz="0" w:space="0" w:color="auto"/>
              </w:divBdr>
            </w:div>
            <w:div w:id="1417092410">
              <w:marLeft w:val="0"/>
              <w:marRight w:val="0"/>
              <w:marTop w:val="0"/>
              <w:marBottom w:val="0"/>
              <w:divBdr>
                <w:top w:val="none" w:sz="0" w:space="0" w:color="auto"/>
                <w:left w:val="none" w:sz="0" w:space="0" w:color="auto"/>
                <w:bottom w:val="none" w:sz="0" w:space="0" w:color="auto"/>
                <w:right w:val="none" w:sz="0" w:space="0" w:color="auto"/>
              </w:divBdr>
            </w:div>
            <w:div w:id="1545681196">
              <w:marLeft w:val="0"/>
              <w:marRight w:val="0"/>
              <w:marTop w:val="0"/>
              <w:marBottom w:val="0"/>
              <w:divBdr>
                <w:top w:val="none" w:sz="0" w:space="0" w:color="auto"/>
                <w:left w:val="none" w:sz="0" w:space="0" w:color="auto"/>
                <w:bottom w:val="none" w:sz="0" w:space="0" w:color="auto"/>
                <w:right w:val="none" w:sz="0" w:space="0" w:color="auto"/>
              </w:divBdr>
            </w:div>
            <w:div w:id="1637681165">
              <w:marLeft w:val="0"/>
              <w:marRight w:val="0"/>
              <w:marTop w:val="0"/>
              <w:marBottom w:val="0"/>
              <w:divBdr>
                <w:top w:val="none" w:sz="0" w:space="0" w:color="auto"/>
                <w:left w:val="none" w:sz="0" w:space="0" w:color="auto"/>
                <w:bottom w:val="none" w:sz="0" w:space="0" w:color="auto"/>
                <w:right w:val="none" w:sz="0" w:space="0" w:color="auto"/>
              </w:divBdr>
            </w:div>
            <w:div w:id="1708215495">
              <w:marLeft w:val="0"/>
              <w:marRight w:val="0"/>
              <w:marTop w:val="0"/>
              <w:marBottom w:val="0"/>
              <w:divBdr>
                <w:top w:val="none" w:sz="0" w:space="0" w:color="auto"/>
                <w:left w:val="none" w:sz="0" w:space="0" w:color="auto"/>
                <w:bottom w:val="none" w:sz="0" w:space="0" w:color="auto"/>
                <w:right w:val="none" w:sz="0" w:space="0" w:color="auto"/>
              </w:divBdr>
            </w:div>
            <w:div w:id="1888057259">
              <w:marLeft w:val="0"/>
              <w:marRight w:val="0"/>
              <w:marTop w:val="0"/>
              <w:marBottom w:val="0"/>
              <w:divBdr>
                <w:top w:val="none" w:sz="0" w:space="0" w:color="auto"/>
                <w:left w:val="none" w:sz="0" w:space="0" w:color="auto"/>
                <w:bottom w:val="none" w:sz="0" w:space="0" w:color="auto"/>
                <w:right w:val="none" w:sz="0" w:space="0" w:color="auto"/>
              </w:divBdr>
            </w:div>
            <w:div w:id="1918515401">
              <w:marLeft w:val="0"/>
              <w:marRight w:val="0"/>
              <w:marTop w:val="0"/>
              <w:marBottom w:val="0"/>
              <w:divBdr>
                <w:top w:val="none" w:sz="0" w:space="0" w:color="auto"/>
                <w:left w:val="none" w:sz="0" w:space="0" w:color="auto"/>
                <w:bottom w:val="none" w:sz="0" w:space="0" w:color="auto"/>
                <w:right w:val="none" w:sz="0" w:space="0" w:color="auto"/>
              </w:divBdr>
            </w:div>
            <w:div w:id="2091733915">
              <w:marLeft w:val="0"/>
              <w:marRight w:val="0"/>
              <w:marTop w:val="0"/>
              <w:marBottom w:val="0"/>
              <w:divBdr>
                <w:top w:val="none" w:sz="0" w:space="0" w:color="auto"/>
                <w:left w:val="none" w:sz="0" w:space="0" w:color="auto"/>
                <w:bottom w:val="none" w:sz="0" w:space="0" w:color="auto"/>
                <w:right w:val="none" w:sz="0" w:space="0" w:color="auto"/>
              </w:divBdr>
            </w:div>
            <w:div w:id="2095347829">
              <w:marLeft w:val="0"/>
              <w:marRight w:val="0"/>
              <w:marTop w:val="0"/>
              <w:marBottom w:val="0"/>
              <w:divBdr>
                <w:top w:val="none" w:sz="0" w:space="0" w:color="auto"/>
                <w:left w:val="none" w:sz="0" w:space="0" w:color="auto"/>
                <w:bottom w:val="none" w:sz="0" w:space="0" w:color="auto"/>
                <w:right w:val="none" w:sz="0" w:space="0" w:color="auto"/>
              </w:divBdr>
            </w:div>
            <w:div w:id="2107310946">
              <w:marLeft w:val="0"/>
              <w:marRight w:val="0"/>
              <w:marTop w:val="0"/>
              <w:marBottom w:val="0"/>
              <w:divBdr>
                <w:top w:val="none" w:sz="0" w:space="0" w:color="auto"/>
                <w:left w:val="none" w:sz="0" w:space="0" w:color="auto"/>
                <w:bottom w:val="none" w:sz="0" w:space="0" w:color="auto"/>
                <w:right w:val="none" w:sz="0" w:space="0" w:color="auto"/>
              </w:divBdr>
            </w:div>
          </w:divsChild>
        </w:div>
        <w:div w:id="252856778">
          <w:marLeft w:val="0"/>
          <w:marRight w:val="0"/>
          <w:marTop w:val="0"/>
          <w:marBottom w:val="0"/>
          <w:divBdr>
            <w:top w:val="none" w:sz="0" w:space="0" w:color="auto"/>
            <w:left w:val="none" w:sz="0" w:space="0" w:color="auto"/>
            <w:bottom w:val="none" w:sz="0" w:space="0" w:color="auto"/>
            <w:right w:val="none" w:sz="0" w:space="0" w:color="auto"/>
          </w:divBdr>
        </w:div>
        <w:div w:id="259719782">
          <w:marLeft w:val="0"/>
          <w:marRight w:val="0"/>
          <w:marTop w:val="0"/>
          <w:marBottom w:val="0"/>
          <w:divBdr>
            <w:top w:val="none" w:sz="0" w:space="0" w:color="auto"/>
            <w:left w:val="none" w:sz="0" w:space="0" w:color="auto"/>
            <w:bottom w:val="none" w:sz="0" w:space="0" w:color="auto"/>
            <w:right w:val="none" w:sz="0" w:space="0" w:color="auto"/>
          </w:divBdr>
        </w:div>
        <w:div w:id="282537766">
          <w:marLeft w:val="0"/>
          <w:marRight w:val="0"/>
          <w:marTop w:val="0"/>
          <w:marBottom w:val="0"/>
          <w:divBdr>
            <w:top w:val="none" w:sz="0" w:space="0" w:color="auto"/>
            <w:left w:val="none" w:sz="0" w:space="0" w:color="auto"/>
            <w:bottom w:val="none" w:sz="0" w:space="0" w:color="auto"/>
            <w:right w:val="none" w:sz="0" w:space="0" w:color="auto"/>
          </w:divBdr>
        </w:div>
        <w:div w:id="410129768">
          <w:marLeft w:val="0"/>
          <w:marRight w:val="0"/>
          <w:marTop w:val="0"/>
          <w:marBottom w:val="0"/>
          <w:divBdr>
            <w:top w:val="none" w:sz="0" w:space="0" w:color="auto"/>
            <w:left w:val="none" w:sz="0" w:space="0" w:color="auto"/>
            <w:bottom w:val="none" w:sz="0" w:space="0" w:color="auto"/>
            <w:right w:val="none" w:sz="0" w:space="0" w:color="auto"/>
          </w:divBdr>
        </w:div>
        <w:div w:id="483357211">
          <w:marLeft w:val="0"/>
          <w:marRight w:val="0"/>
          <w:marTop w:val="0"/>
          <w:marBottom w:val="0"/>
          <w:divBdr>
            <w:top w:val="none" w:sz="0" w:space="0" w:color="auto"/>
            <w:left w:val="none" w:sz="0" w:space="0" w:color="auto"/>
            <w:bottom w:val="none" w:sz="0" w:space="0" w:color="auto"/>
            <w:right w:val="none" w:sz="0" w:space="0" w:color="auto"/>
          </w:divBdr>
        </w:div>
        <w:div w:id="508373343">
          <w:marLeft w:val="0"/>
          <w:marRight w:val="0"/>
          <w:marTop w:val="0"/>
          <w:marBottom w:val="0"/>
          <w:divBdr>
            <w:top w:val="none" w:sz="0" w:space="0" w:color="auto"/>
            <w:left w:val="none" w:sz="0" w:space="0" w:color="auto"/>
            <w:bottom w:val="none" w:sz="0" w:space="0" w:color="auto"/>
            <w:right w:val="none" w:sz="0" w:space="0" w:color="auto"/>
          </w:divBdr>
          <w:divsChild>
            <w:div w:id="79565755">
              <w:marLeft w:val="0"/>
              <w:marRight w:val="0"/>
              <w:marTop w:val="0"/>
              <w:marBottom w:val="0"/>
              <w:divBdr>
                <w:top w:val="none" w:sz="0" w:space="0" w:color="auto"/>
                <w:left w:val="none" w:sz="0" w:space="0" w:color="auto"/>
                <w:bottom w:val="none" w:sz="0" w:space="0" w:color="auto"/>
                <w:right w:val="none" w:sz="0" w:space="0" w:color="auto"/>
              </w:divBdr>
            </w:div>
            <w:div w:id="126820936">
              <w:marLeft w:val="0"/>
              <w:marRight w:val="0"/>
              <w:marTop w:val="0"/>
              <w:marBottom w:val="0"/>
              <w:divBdr>
                <w:top w:val="none" w:sz="0" w:space="0" w:color="auto"/>
                <w:left w:val="none" w:sz="0" w:space="0" w:color="auto"/>
                <w:bottom w:val="none" w:sz="0" w:space="0" w:color="auto"/>
                <w:right w:val="none" w:sz="0" w:space="0" w:color="auto"/>
              </w:divBdr>
            </w:div>
            <w:div w:id="272979416">
              <w:marLeft w:val="0"/>
              <w:marRight w:val="0"/>
              <w:marTop w:val="0"/>
              <w:marBottom w:val="0"/>
              <w:divBdr>
                <w:top w:val="none" w:sz="0" w:space="0" w:color="auto"/>
                <w:left w:val="none" w:sz="0" w:space="0" w:color="auto"/>
                <w:bottom w:val="none" w:sz="0" w:space="0" w:color="auto"/>
                <w:right w:val="none" w:sz="0" w:space="0" w:color="auto"/>
              </w:divBdr>
            </w:div>
            <w:div w:id="385028326">
              <w:marLeft w:val="0"/>
              <w:marRight w:val="0"/>
              <w:marTop w:val="0"/>
              <w:marBottom w:val="0"/>
              <w:divBdr>
                <w:top w:val="none" w:sz="0" w:space="0" w:color="auto"/>
                <w:left w:val="none" w:sz="0" w:space="0" w:color="auto"/>
                <w:bottom w:val="none" w:sz="0" w:space="0" w:color="auto"/>
                <w:right w:val="none" w:sz="0" w:space="0" w:color="auto"/>
              </w:divBdr>
            </w:div>
            <w:div w:id="508252679">
              <w:marLeft w:val="0"/>
              <w:marRight w:val="0"/>
              <w:marTop w:val="0"/>
              <w:marBottom w:val="0"/>
              <w:divBdr>
                <w:top w:val="none" w:sz="0" w:space="0" w:color="auto"/>
                <w:left w:val="none" w:sz="0" w:space="0" w:color="auto"/>
                <w:bottom w:val="none" w:sz="0" w:space="0" w:color="auto"/>
                <w:right w:val="none" w:sz="0" w:space="0" w:color="auto"/>
              </w:divBdr>
            </w:div>
            <w:div w:id="628628338">
              <w:marLeft w:val="0"/>
              <w:marRight w:val="0"/>
              <w:marTop w:val="0"/>
              <w:marBottom w:val="0"/>
              <w:divBdr>
                <w:top w:val="none" w:sz="0" w:space="0" w:color="auto"/>
                <w:left w:val="none" w:sz="0" w:space="0" w:color="auto"/>
                <w:bottom w:val="none" w:sz="0" w:space="0" w:color="auto"/>
                <w:right w:val="none" w:sz="0" w:space="0" w:color="auto"/>
              </w:divBdr>
            </w:div>
            <w:div w:id="915240948">
              <w:marLeft w:val="0"/>
              <w:marRight w:val="0"/>
              <w:marTop w:val="0"/>
              <w:marBottom w:val="0"/>
              <w:divBdr>
                <w:top w:val="none" w:sz="0" w:space="0" w:color="auto"/>
                <w:left w:val="none" w:sz="0" w:space="0" w:color="auto"/>
                <w:bottom w:val="none" w:sz="0" w:space="0" w:color="auto"/>
                <w:right w:val="none" w:sz="0" w:space="0" w:color="auto"/>
              </w:divBdr>
            </w:div>
            <w:div w:id="957220257">
              <w:marLeft w:val="0"/>
              <w:marRight w:val="0"/>
              <w:marTop w:val="0"/>
              <w:marBottom w:val="0"/>
              <w:divBdr>
                <w:top w:val="none" w:sz="0" w:space="0" w:color="auto"/>
                <w:left w:val="none" w:sz="0" w:space="0" w:color="auto"/>
                <w:bottom w:val="none" w:sz="0" w:space="0" w:color="auto"/>
                <w:right w:val="none" w:sz="0" w:space="0" w:color="auto"/>
              </w:divBdr>
            </w:div>
            <w:div w:id="1098912127">
              <w:marLeft w:val="0"/>
              <w:marRight w:val="0"/>
              <w:marTop w:val="0"/>
              <w:marBottom w:val="0"/>
              <w:divBdr>
                <w:top w:val="none" w:sz="0" w:space="0" w:color="auto"/>
                <w:left w:val="none" w:sz="0" w:space="0" w:color="auto"/>
                <w:bottom w:val="none" w:sz="0" w:space="0" w:color="auto"/>
                <w:right w:val="none" w:sz="0" w:space="0" w:color="auto"/>
              </w:divBdr>
            </w:div>
            <w:div w:id="1178620875">
              <w:marLeft w:val="0"/>
              <w:marRight w:val="0"/>
              <w:marTop w:val="0"/>
              <w:marBottom w:val="0"/>
              <w:divBdr>
                <w:top w:val="none" w:sz="0" w:space="0" w:color="auto"/>
                <w:left w:val="none" w:sz="0" w:space="0" w:color="auto"/>
                <w:bottom w:val="none" w:sz="0" w:space="0" w:color="auto"/>
                <w:right w:val="none" w:sz="0" w:space="0" w:color="auto"/>
              </w:divBdr>
            </w:div>
            <w:div w:id="1583566130">
              <w:marLeft w:val="0"/>
              <w:marRight w:val="0"/>
              <w:marTop w:val="0"/>
              <w:marBottom w:val="0"/>
              <w:divBdr>
                <w:top w:val="none" w:sz="0" w:space="0" w:color="auto"/>
                <w:left w:val="none" w:sz="0" w:space="0" w:color="auto"/>
                <w:bottom w:val="none" w:sz="0" w:space="0" w:color="auto"/>
                <w:right w:val="none" w:sz="0" w:space="0" w:color="auto"/>
              </w:divBdr>
            </w:div>
            <w:div w:id="1769160450">
              <w:marLeft w:val="0"/>
              <w:marRight w:val="0"/>
              <w:marTop w:val="0"/>
              <w:marBottom w:val="0"/>
              <w:divBdr>
                <w:top w:val="none" w:sz="0" w:space="0" w:color="auto"/>
                <w:left w:val="none" w:sz="0" w:space="0" w:color="auto"/>
                <w:bottom w:val="none" w:sz="0" w:space="0" w:color="auto"/>
                <w:right w:val="none" w:sz="0" w:space="0" w:color="auto"/>
              </w:divBdr>
            </w:div>
            <w:div w:id="1784688531">
              <w:marLeft w:val="0"/>
              <w:marRight w:val="0"/>
              <w:marTop w:val="0"/>
              <w:marBottom w:val="0"/>
              <w:divBdr>
                <w:top w:val="none" w:sz="0" w:space="0" w:color="auto"/>
                <w:left w:val="none" w:sz="0" w:space="0" w:color="auto"/>
                <w:bottom w:val="none" w:sz="0" w:space="0" w:color="auto"/>
                <w:right w:val="none" w:sz="0" w:space="0" w:color="auto"/>
              </w:divBdr>
            </w:div>
            <w:div w:id="1813400298">
              <w:marLeft w:val="0"/>
              <w:marRight w:val="0"/>
              <w:marTop w:val="0"/>
              <w:marBottom w:val="0"/>
              <w:divBdr>
                <w:top w:val="none" w:sz="0" w:space="0" w:color="auto"/>
                <w:left w:val="none" w:sz="0" w:space="0" w:color="auto"/>
                <w:bottom w:val="none" w:sz="0" w:space="0" w:color="auto"/>
                <w:right w:val="none" w:sz="0" w:space="0" w:color="auto"/>
              </w:divBdr>
            </w:div>
            <w:div w:id="1964001649">
              <w:marLeft w:val="0"/>
              <w:marRight w:val="0"/>
              <w:marTop w:val="0"/>
              <w:marBottom w:val="0"/>
              <w:divBdr>
                <w:top w:val="none" w:sz="0" w:space="0" w:color="auto"/>
                <w:left w:val="none" w:sz="0" w:space="0" w:color="auto"/>
                <w:bottom w:val="none" w:sz="0" w:space="0" w:color="auto"/>
                <w:right w:val="none" w:sz="0" w:space="0" w:color="auto"/>
              </w:divBdr>
            </w:div>
            <w:div w:id="1991863434">
              <w:marLeft w:val="0"/>
              <w:marRight w:val="0"/>
              <w:marTop w:val="0"/>
              <w:marBottom w:val="0"/>
              <w:divBdr>
                <w:top w:val="none" w:sz="0" w:space="0" w:color="auto"/>
                <w:left w:val="none" w:sz="0" w:space="0" w:color="auto"/>
                <w:bottom w:val="none" w:sz="0" w:space="0" w:color="auto"/>
                <w:right w:val="none" w:sz="0" w:space="0" w:color="auto"/>
              </w:divBdr>
            </w:div>
            <w:div w:id="2047871923">
              <w:marLeft w:val="0"/>
              <w:marRight w:val="0"/>
              <w:marTop w:val="0"/>
              <w:marBottom w:val="0"/>
              <w:divBdr>
                <w:top w:val="none" w:sz="0" w:space="0" w:color="auto"/>
                <w:left w:val="none" w:sz="0" w:space="0" w:color="auto"/>
                <w:bottom w:val="none" w:sz="0" w:space="0" w:color="auto"/>
                <w:right w:val="none" w:sz="0" w:space="0" w:color="auto"/>
              </w:divBdr>
            </w:div>
          </w:divsChild>
        </w:div>
        <w:div w:id="598680673">
          <w:marLeft w:val="0"/>
          <w:marRight w:val="0"/>
          <w:marTop w:val="0"/>
          <w:marBottom w:val="0"/>
          <w:divBdr>
            <w:top w:val="none" w:sz="0" w:space="0" w:color="auto"/>
            <w:left w:val="none" w:sz="0" w:space="0" w:color="auto"/>
            <w:bottom w:val="none" w:sz="0" w:space="0" w:color="auto"/>
            <w:right w:val="none" w:sz="0" w:space="0" w:color="auto"/>
          </w:divBdr>
        </w:div>
        <w:div w:id="695543836">
          <w:marLeft w:val="0"/>
          <w:marRight w:val="0"/>
          <w:marTop w:val="0"/>
          <w:marBottom w:val="0"/>
          <w:divBdr>
            <w:top w:val="none" w:sz="0" w:space="0" w:color="auto"/>
            <w:left w:val="none" w:sz="0" w:space="0" w:color="auto"/>
            <w:bottom w:val="none" w:sz="0" w:space="0" w:color="auto"/>
            <w:right w:val="none" w:sz="0" w:space="0" w:color="auto"/>
          </w:divBdr>
        </w:div>
        <w:div w:id="978652164">
          <w:marLeft w:val="0"/>
          <w:marRight w:val="0"/>
          <w:marTop w:val="0"/>
          <w:marBottom w:val="0"/>
          <w:divBdr>
            <w:top w:val="none" w:sz="0" w:space="0" w:color="auto"/>
            <w:left w:val="none" w:sz="0" w:space="0" w:color="auto"/>
            <w:bottom w:val="none" w:sz="0" w:space="0" w:color="auto"/>
            <w:right w:val="none" w:sz="0" w:space="0" w:color="auto"/>
          </w:divBdr>
        </w:div>
        <w:div w:id="993920814">
          <w:marLeft w:val="0"/>
          <w:marRight w:val="0"/>
          <w:marTop w:val="0"/>
          <w:marBottom w:val="0"/>
          <w:divBdr>
            <w:top w:val="none" w:sz="0" w:space="0" w:color="auto"/>
            <w:left w:val="none" w:sz="0" w:space="0" w:color="auto"/>
            <w:bottom w:val="none" w:sz="0" w:space="0" w:color="auto"/>
            <w:right w:val="none" w:sz="0" w:space="0" w:color="auto"/>
          </w:divBdr>
        </w:div>
        <w:div w:id="1054505433">
          <w:marLeft w:val="0"/>
          <w:marRight w:val="0"/>
          <w:marTop w:val="0"/>
          <w:marBottom w:val="0"/>
          <w:divBdr>
            <w:top w:val="none" w:sz="0" w:space="0" w:color="auto"/>
            <w:left w:val="none" w:sz="0" w:space="0" w:color="auto"/>
            <w:bottom w:val="none" w:sz="0" w:space="0" w:color="auto"/>
            <w:right w:val="none" w:sz="0" w:space="0" w:color="auto"/>
          </w:divBdr>
        </w:div>
        <w:div w:id="1073351686">
          <w:marLeft w:val="0"/>
          <w:marRight w:val="0"/>
          <w:marTop w:val="0"/>
          <w:marBottom w:val="0"/>
          <w:divBdr>
            <w:top w:val="none" w:sz="0" w:space="0" w:color="auto"/>
            <w:left w:val="none" w:sz="0" w:space="0" w:color="auto"/>
            <w:bottom w:val="none" w:sz="0" w:space="0" w:color="auto"/>
            <w:right w:val="none" w:sz="0" w:space="0" w:color="auto"/>
          </w:divBdr>
        </w:div>
        <w:div w:id="1084031306">
          <w:marLeft w:val="0"/>
          <w:marRight w:val="0"/>
          <w:marTop w:val="0"/>
          <w:marBottom w:val="0"/>
          <w:divBdr>
            <w:top w:val="none" w:sz="0" w:space="0" w:color="auto"/>
            <w:left w:val="none" w:sz="0" w:space="0" w:color="auto"/>
            <w:bottom w:val="none" w:sz="0" w:space="0" w:color="auto"/>
            <w:right w:val="none" w:sz="0" w:space="0" w:color="auto"/>
          </w:divBdr>
        </w:div>
        <w:div w:id="1282540997">
          <w:marLeft w:val="0"/>
          <w:marRight w:val="0"/>
          <w:marTop w:val="0"/>
          <w:marBottom w:val="0"/>
          <w:divBdr>
            <w:top w:val="none" w:sz="0" w:space="0" w:color="auto"/>
            <w:left w:val="none" w:sz="0" w:space="0" w:color="auto"/>
            <w:bottom w:val="none" w:sz="0" w:space="0" w:color="auto"/>
            <w:right w:val="none" w:sz="0" w:space="0" w:color="auto"/>
          </w:divBdr>
        </w:div>
        <w:div w:id="1339652688">
          <w:marLeft w:val="0"/>
          <w:marRight w:val="0"/>
          <w:marTop w:val="0"/>
          <w:marBottom w:val="0"/>
          <w:divBdr>
            <w:top w:val="none" w:sz="0" w:space="0" w:color="auto"/>
            <w:left w:val="none" w:sz="0" w:space="0" w:color="auto"/>
            <w:bottom w:val="none" w:sz="0" w:space="0" w:color="auto"/>
            <w:right w:val="none" w:sz="0" w:space="0" w:color="auto"/>
          </w:divBdr>
          <w:divsChild>
            <w:div w:id="158694164">
              <w:marLeft w:val="0"/>
              <w:marRight w:val="0"/>
              <w:marTop w:val="0"/>
              <w:marBottom w:val="0"/>
              <w:divBdr>
                <w:top w:val="none" w:sz="0" w:space="0" w:color="auto"/>
                <w:left w:val="none" w:sz="0" w:space="0" w:color="auto"/>
                <w:bottom w:val="none" w:sz="0" w:space="0" w:color="auto"/>
                <w:right w:val="none" w:sz="0" w:space="0" w:color="auto"/>
              </w:divBdr>
            </w:div>
            <w:div w:id="176964698">
              <w:marLeft w:val="0"/>
              <w:marRight w:val="0"/>
              <w:marTop w:val="0"/>
              <w:marBottom w:val="0"/>
              <w:divBdr>
                <w:top w:val="none" w:sz="0" w:space="0" w:color="auto"/>
                <w:left w:val="none" w:sz="0" w:space="0" w:color="auto"/>
                <w:bottom w:val="none" w:sz="0" w:space="0" w:color="auto"/>
                <w:right w:val="none" w:sz="0" w:space="0" w:color="auto"/>
              </w:divBdr>
            </w:div>
            <w:div w:id="293486623">
              <w:marLeft w:val="0"/>
              <w:marRight w:val="0"/>
              <w:marTop w:val="0"/>
              <w:marBottom w:val="0"/>
              <w:divBdr>
                <w:top w:val="none" w:sz="0" w:space="0" w:color="auto"/>
                <w:left w:val="none" w:sz="0" w:space="0" w:color="auto"/>
                <w:bottom w:val="none" w:sz="0" w:space="0" w:color="auto"/>
                <w:right w:val="none" w:sz="0" w:space="0" w:color="auto"/>
              </w:divBdr>
            </w:div>
            <w:div w:id="447966618">
              <w:marLeft w:val="0"/>
              <w:marRight w:val="0"/>
              <w:marTop w:val="0"/>
              <w:marBottom w:val="0"/>
              <w:divBdr>
                <w:top w:val="none" w:sz="0" w:space="0" w:color="auto"/>
                <w:left w:val="none" w:sz="0" w:space="0" w:color="auto"/>
                <w:bottom w:val="none" w:sz="0" w:space="0" w:color="auto"/>
                <w:right w:val="none" w:sz="0" w:space="0" w:color="auto"/>
              </w:divBdr>
            </w:div>
            <w:div w:id="612322598">
              <w:marLeft w:val="0"/>
              <w:marRight w:val="0"/>
              <w:marTop w:val="0"/>
              <w:marBottom w:val="0"/>
              <w:divBdr>
                <w:top w:val="none" w:sz="0" w:space="0" w:color="auto"/>
                <w:left w:val="none" w:sz="0" w:space="0" w:color="auto"/>
                <w:bottom w:val="none" w:sz="0" w:space="0" w:color="auto"/>
                <w:right w:val="none" w:sz="0" w:space="0" w:color="auto"/>
              </w:divBdr>
            </w:div>
            <w:div w:id="664893740">
              <w:marLeft w:val="0"/>
              <w:marRight w:val="0"/>
              <w:marTop w:val="0"/>
              <w:marBottom w:val="0"/>
              <w:divBdr>
                <w:top w:val="none" w:sz="0" w:space="0" w:color="auto"/>
                <w:left w:val="none" w:sz="0" w:space="0" w:color="auto"/>
                <w:bottom w:val="none" w:sz="0" w:space="0" w:color="auto"/>
                <w:right w:val="none" w:sz="0" w:space="0" w:color="auto"/>
              </w:divBdr>
            </w:div>
            <w:div w:id="821970080">
              <w:marLeft w:val="0"/>
              <w:marRight w:val="0"/>
              <w:marTop w:val="0"/>
              <w:marBottom w:val="0"/>
              <w:divBdr>
                <w:top w:val="none" w:sz="0" w:space="0" w:color="auto"/>
                <w:left w:val="none" w:sz="0" w:space="0" w:color="auto"/>
                <w:bottom w:val="none" w:sz="0" w:space="0" w:color="auto"/>
                <w:right w:val="none" w:sz="0" w:space="0" w:color="auto"/>
              </w:divBdr>
            </w:div>
            <w:div w:id="885214911">
              <w:marLeft w:val="0"/>
              <w:marRight w:val="0"/>
              <w:marTop w:val="0"/>
              <w:marBottom w:val="0"/>
              <w:divBdr>
                <w:top w:val="none" w:sz="0" w:space="0" w:color="auto"/>
                <w:left w:val="none" w:sz="0" w:space="0" w:color="auto"/>
                <w:bottom w:val="none" w:sz="0" w:space="0" w:color="auto"/>
                <w:right w:val="none" w:sz="0" w:space="0" w:color="auto"/>
              </w:divBdr>
            </w:div>
            <w:div w:id="890655980">
              <w:marLeft w:val="0"/>
              <w:marRight w:val="0"/>
              <w:marTop w:val="0"/>
              <w:marBottom w:val="0"/>
              <w:divBdr>
                <w:top w:val="none" w:sz="0" w:space="0" w:color="auto"/>
                <w:left w:val="none" w:sz="0" w:space="0" w:color="auto"/>
                <w:bottom w:val="none" w:sz="0" w:space="0" w:color="auto"/>
                <w:right w:val="none" w:sz="0" w:space="0" w:color="auto"/>
              </w:divBdr>
            </w:div>
            <w:div w:id="936016719">
              <w:marLeft w:val="0"/>
              <w:marRight w:val="0"/>
              <w:marTop w:val="0"/>
              <w:marBottom w:val="0"/>
              <w:divBdr>
                <w:top w:val="none" w:sz="0" w:space="0" w:color="auto"/>
                <w:left w:val="none" w:sz="0" w:space="0" w:color="auto"/>
                <w:bottom w:val="none" w:sz="0" w:space="0" w:color="auto"/>
                <w:right w:val="none" w:sz="0" w:space="0" w:color="auto"/>
              </w:divBdr>
            </w:div>
            <w:div w:id="1211380870">
              <w:marLeft w:val="0"/>
              <w:marRight w:val="0"/>
              <w:marTop w:val="0"/>
              <w:marBottom w:val="0"/>
              <w:divBdr>
                <w:top w:val="none" w:sz="0" w:space="0" w:color="auto"/>
                <w:left w:val="none" w:sz="0" w:space="0" w:color="auto"/>
                <w:bottom w:val="none" w:sz="0" w:space="0" w:color="auto"/>
                <w:right w:val="none" w:sz="0" w:space="0" w:color="auto"/>
              </w:divBdr>
            </w:div>
            <w:div w:id="1291323519">
              <w:marLeft w:val="0"/>
              <w:marRight w:val="0"/>
              <w:marTop w:val="0"/>
              <w:marBottom w:val="0"/>
              <w:divBdr>
                <w:top w:val="none" w:sz="0" w:space="0" w:color="auto"/>
                <w:left w:val="none" w:sz="0" w:space="0" w:color="auto"/>
                <w:bottom w:val="none" w:sz="0" w:space="0" w:color="auto"/>
                <w:right w:val="none" w:sz="0" w:space="0" w:color="auto"/>
              </w:divBdr>
            </w:div>
            <w:div w:id="1345866957">
              <w:marLeft w:val="0"/>
              <w:marRight w:val="0"/>
              <w:marTop w:val="0"/>
              <w:marBottom w:val="0"/>
              <w:divBdr>
                <w:top w:val="none" w:sz="0" w:space="0" w:color="auto"/>
                <w:left w:val="none" w:sz="0" w:space="0" w:color="auto"/>
                <w:bottom w:val="none" w:sz="0" w:space="0" w:color="auto"/>
                <w:right w:val="none" w:sz="0" w:space="0" w:color="auto"/>
              </w:divBdr>
            </w:div>
            <w:div w:id="1448507359">
              <w:marLeft w:val="0"/>
              <w:marRight w:val="0"/>
              <w:marTop w:val="0"/>
              <w:marBottom w:val="0"/>
              <w:divBdr>
                <w:top w:val="none" w:sz="0" w:space="0" w:color="auto"/>
                <w:left w:val="none" w:sz="0" w:space="0" w:color="auto"/>
                <w:bottom w:val="none" w:sz="0" w:space="0" w:color="auto"/>
                <w:right w:val="none" w:sz="0" w:space="0" w:color="auto"/>
              </w:divBdr>
            </w:div>
            <w:div w:id="1449663925">
              <w:marLeft w:val="0"/>
              <w:marRight w:val="0"/>
              <w:marTop w:val="0"/>
              <w:marBottom w:val="0"/>
              <w:divBdr>
                <w:top w:val="none" w:sz="0" w:space="0" w:color="auto"/>
                <w:left w:val="none" w:sz="0" w:space="0" w:color="auto"/>
                <w:bottom w:val="none" w:sz="0" w:space="0" w:color="auto"/>
                <w:right w:val="none" w:sz="0" w:space="0" w:color="auto"/>
              </w:divBdr>
            </w:div>
            <w:div w:id="1490827603">
              <w:marLeft w:val="0"/>
              <w:marRight w:val="0"/>
              <w:marTop w:val="0"/>
              <w:marBottom w:val="0"/>
              <w:divBdr>
                <w:top w:val="none" w:sz="0" w:space="0" w:color="auto"/>
                <w:left w:val="none" w:sz="0" w:space="0" w:color="auto"/>
                <w:bottom w:val="none" w:sz="0" w:space="0" w:color="auto"/>
                <w:right w:val="none" w:sz="0" w:space="0" w:color="auto"/>
              </w:divBdr>
            </w:div>
            <w:div w:id="1575820515">
              <w:marLeft w:val="0"/>
              <w:marRight w:val="0"/>
              <w:marTop w:val="0"/>
              <w:marBottom w:val="0"/>
              <w:divBdr>
                <w:top w:val="none" w:sz="0" w:space="0" w:color="auto"/>
                <w:left w:val="none" w:sz="0" w:space="0" w:color="auto"/>
                <w:bottom w:val="none" w:sz="0" w:space="0" w:color="auto"/>
                <w:right w:val="none" w:sz="0" w:space="0" w:color="auto"/>
              </w:divBdr>
            </w:div>
            <w:div w:id="1844667809">
              <w:marLeft w:val="0"/>
              <w:marRight w:val="0"/>
              <w:marTop w:val="0"/>
              <w:marBottom w:val="0"/>
              <w:divBdr>
                <w:top w:val="none" w:sz="0" w:space="0" w:color="auto"/>
                <w:left w:val="none" w:sz="0" w:space="0" w:color="auto"/>
                <w:bottom w:val="none" w:sz="0" w:space="0" w:color="auto"/>
                <w:right w:val="none" w:sz="0" w:space="0" w:color="auto"/>
              </w:divBdr>
            </w:div>
            <w:div w:id="1940142080">
              <w:marLeft w:val="0"/>
              <w:marRight w:val="0"/>
              <w:marTop w:val="0"/>
              <w:marBottom w:val="0"/>
              <w:divBdr>
                <w:top w:val="none" w:sz="0" w:space="0" w:color="auto"/>
                <w:left w:val="none" w:sz="0" w:space="0" w:color="auto"/>
                <w:bottom w:val="none" w:sz="0" w:space="0" w:color="auto"/>
                <w:right w:val="none" w:sz="0" w:space="0" w:color="auto"/>
              </w:divBdr>
            </w:div>
            <w:div w:id="2067141989">
              <w:marLeft w:val="0"/>
              <w:marRight w:val="0"/>
              <w:marTop w:val="0"/>
              <w:marBottom w:val="0"/>
              <w:divBdr>
                <w:top w:val="none" w:sz="0" w:space="0" w:color="auto"/>
                <w:left w:val="none" w:sz="0" w:space="0" w:color="auto"/>
                <w:bottom w:val="none" w:sz="0" w:space="0" w:color="auto"/>
                <w:right w:val="none" w:sz="0" w:space="0" w:color="auto"/>
              </w:divBdr>
            </w:div>
          </w:divsChild>
        </w:div>
        <w:div w:id="1447771527">
          <w:marLeft w:val="0"/>
          <w:marRight w:val="0"/>
          <w:marTop w:val="0"/>
          <w:marBottom w:val="0"/>
          <w:divBdr>
            <w:top w:val="none" w:sz="0" w:space="0" w:color="auto"/>
            <w:left w:val="none" w:sz="0" w:space="0" w:color="auto"/>
            <w:bottom w:val="none" w:sz="0" w:space="0" w:color="auto"/>
            <w:right w:val="none" w:sz="0" w:space="0" w:color="auto"/>
          </w:divBdr>
          <w:divsChild>
            <w:div w:id="174656196">
              <w:marLeft w:val="0"/>
              <w:marRight w:val="0"/>
              <w:marTop w:val="0"/>
              <w:marBottom w:val="0"/>
              <w:divBdr>
                <w:top w:val="none" w:sz="0" w:space="0" w:color="auto"/>
                <w:left w:val="none" w:sz="0" w:space="0" w:color="auto"/>
                <w:bottom w:val="none" w:sz="0" w:space="0" w:color="auto"/>
                <w:right w:val="none" w:sz="0" w:space="0" w:color="auto"/>
              </w:divBdr>
            </w:div>
            <w:div w:id="227303495">
              <w:marLeft w:val="0"/>
              <w:marRight w:val="0"/>
              <w:marTop w:val="0"/>
              <w:marBottom w:val="0"/>
              <w:divBdr>
                <w:top w:val="none" w:sz="0" w:space="0" w:color="auto"/>
                <w:left w:val="none" w:sz="0" w:space="0" w:color="auto"/>
                <w:bottom w:val="none" w:sz="0" w:space="0" w:color="auto"/>
                <w:right w:val="none" w:sz="0" w:space="0" w:color="auto"/>
              </w:divBdr>
            </w:div>
            <w:div w:id="246813809">
              <w:marLeft w:val="0"/>
              <w:marRight w:val="0"/>
              <w:marTop w:val="0"/>
              <w:marBottom w:val="0"/>
              <w:divBdr>
                <w:top w:val="none" w:sz="0" w:space="0" w:color="auto"/>
                <w:left w:val="none" w:sz="0" w:space="0" w:color="auto"/>
                <w:bottom w:val="none" w:sz="0" w:space="0" w:color="auto"/>
                <w:right w:val="none" w:sz="0" w:space="0" w:color="auto"/>
              </w:divBdr>
            </w:div>
            <w:div w:id="335036386">
              <w:marLeft w:val="0"/>
              <w:marRight w:val="0"/>
              <w:marTop w:val="0"/>
              <w:marBottom w:val="0"/>
              <w:divBdr>
                <w:top w:val="none" w:sz="0" w:space="0" w:color="auto"/>
                <w:left w:val="none" w:sz="0" w:space="0" w:color="auto"/>
                <w:bottom w:val="none" w:sz="0" w:space="0" w:color="auto"/>
                <w:right w:val="none" w:sz="0" w:space="0" w:color="auto"/>
              </w:divBdr>
            </w:div>
            <w:div w:id="446002622">
              <w:marLeft w:val="0"/>
              <w:marRight w:val="0"/>
              <w:marTop w:val="0"/>
              <w:marBottom w:val="0"/>
              <w:divBdr>
                <w:top w:val="none" w:sz="0" w:space="0" w:color="auto"/>
                <w:left w:val="none" w:sz="0" w:space="0" w:color="auto"/>
                <w:bottom w:val="none" w:sz="0" w:space="0" w:color="auto"/>
                <w:right w:val="none" w:sz="0" w:space="0" w:color="auto"/>
              </w:divBdr>
            </w:div>
            <w:div w:id="709838722">
              <w:marLeft w:val="0"/>
              <w:marRight w:val="0"/>
              <w:marTop w:val="0"/>
              <w:marBottom w:val="0"/>
              <w:divBdr>
                <w:top w:val="none" w:sz="0" w:space="0" w:color="auto"/>
                <w:left w:val="none" w:sz="0" w:space="0" w:color="auto"/>
                <w:bottom w:val="none" w:sz="0" w:space="0" w:color="auto"/>
                <w:right w:val="none" w:sz="0" w:space="0" w:color="auto"/>
              </w:divBdr>
            </w:div>
            <w:div w:id="733237391">
              <w:marLeft w:val="0"/>
              <w:marRight w:val="0"/>
              <w:marTop w:val="0"/>
              <w:marBottom w:val="0"/>
              <w:divBdr>
                <w:top w:val="none" w:sz="0" w:space="0" w:color="auto"/>
                <w:left w:val="none" w:sz="0" w:space="0" w:color="auto"/>
                <w:bottom w:val="none" w:sz="0" w:space="0" w:color="auto"/>
                <w:right w:val="none" w:sz="0" w:space="0" w:color="auto"/>
              </w:divBdr>
            </w:div>
            <w:div w:id="898125461">
              <w:marLeft w:val="0"/>
              <w:marRight w:val="0"/>
              <w:marTop w:val="0"/>
              <w:marBottom w:val="0"/>
              <w:divBdr>
                <w:top w:val="none" w:sz="0" w:space="0" w:color="auto"/>
                <w:left w:val="none" w:sz="0" w:space="0" w:color="auto"/>
                <w:bottom w:val="none" w:sz="0" w:space="0" w:color="auto"/>
                <w:right w:val="none" w:sz="0" w:space="0" w:color="auto"/>
              </w:divBdr>
            </w:div>
            <w:div w:id="941567059">
              <w:marLeft w:val="0"/>
              <w:marRight w:val="0"/>
              <w:marTop w:val="0"/>
              <w:marBottom w:val="0"/>
              <w:divBdr>
                <w:top w:val="none" w:sz="0" w:space="0" w:color="auto"/>
                <w:left w:val="none" w:sz="0" w:space="0" w:color="auto"/>
                <w:bottom w:val="none" w:sz="0" w:space="0" w:color="auto"/>
                <w:right w:val="none" w:sz="0" w:space="0" w:color="auto"/>
              </w:divBdr>
            </w:div>
            <w:div w:id="1063412729">
              <w:marLeft w:val="0"/>
              <w:marRight w:val="0"/>
              <w:marTop w:val="0"/>
              <w:marBottom w:val="0"/>
              <w:divBdr>
                <w:top w:val="none" w:sz="0" w:space="0" w:color="auto"/>
                <w:left w:val="none" w:sz="0" w:space="0" w:color="auto"/>
                <w:bottom w:val="none" w:sz="0" w:space="0" w:color="auto"/>
                <w:right w:val="none" w:sz="0" w:space="0" w:color="auto"/>
              </w:divBdr>
            </w:div>
            <w:div w:id="1117336392">
              <w:marLeft w:val="0"/>
              <w:marRight w:val="0"/>
              <w:marTop w:val="0"/>
              <w:marBottom w:val="0"/>
              <w:divBdr>
                <w:top w:val="none" w:sz="0" w:space="0" w:color="auto"/>
                <w:left w:val="none" w:sz="0" w:space="0" w:color="auto"/>
                <w:bottom w:val="none" w:sz="0" w:space="0" w:color="auto"/>
                <w:right w:val="none" w:sz="0" w:space="0" w:color="auto"/>
              </w:divBdr>
            </w:div>
            <w:div w:id="1247030083">
              <w:marLeft w:val="0"/>
              <w:marRight w:val="0"/>
              <w:marTop w:val="0"/>
              <w:marBottom w:val="0"/>
              <w:divBdr>
                <w:top w:val="none" w:sz="0" w:space="0" w:color="auto"/>
                <w:left w:val="none" w:sz="0" w:space="0" w:color="auto"/>
                <w:bottom w:val="none" w:sz="0" w:space="0" w:color="auto"/>
                <w:right w:val="none" w:sz="0" w:space="0" w:color="auto"/>
              </w:divBdr>
            </w:div>
            <w:div w:id="1254557335">
              <w:marLeft w:val="0"/>
              <w:marRight w:val="0"/>
              <w:marTop w:val="0"/>
              <w:marBottom w:val="0"/>
              <w:divBdr>
                <w:top w:val="none" w:sz="0" w:space="0" w:color="auto"/>
                <w:left w:val="none" w:sz="0" w:space="0" w:color="auto"/>
                <w:bottom w:val="none" w:sz="0" w:space="0" w:color="auto"/>
                <w:right w:val="none" w:sz="0" w:space="0" w:color="auto"/>
              </w:divBdr>
            </w:div>
            <w:div w:id="1257012751">
              <w:marLeft w:val="0"/>
              <w:marRight w:val="0"/>
              <w:marTop w:val="0"/>
              <w:marBottom w:val="0"/>
              <w:divBdr>
                <w:top w:val="none" w:sz="0" w:space="0" w:color="auto"/>
                <w:left w:val="none" w:sz="0" w:space="0" w:color="auto"/>
                <w:bottom w:val="none" w:sz="0" w:space="0" w:color="auto"/>
                <w:right w:val="none" w:sz="0" w:space="0" w:color="auto"/>
              </w:divBdr>
            </w:div>
            <w:div w:id="1346859755">
              <w:marLeft w:val="0"/>
              <w:marRight w:val="0"/>
              <w:marTop w:val="0"/>
              <w:marBottom w:val="0"/>
              <w:divBdr>
                <w:top w:val="none" w:sz="0" w:space="0" w:color="auto"/>
                <w:left w:val="none" w:sz="0" w:space="0" w:color="auto"/>
                <w:bottom w:val="none" w:sz="0" w:space="0" w:color="auto"/>
                <w:right w:val="none" w:sz="0" w:space="0" w:color="auto"/>
              </w:divBdr>
            </w:div>
            <w:div w:id="1441798646">
              <w:marLeft w:val="0"/>
              <w:marRight w:val="0"/>
              <w:marTop w:val="0"/>
              <w:marBottom w:val="0"/>
              <w:divBdr>
                <w:top w:val="none" w:sz="0" w:space="0" w:color="auto"/>
                <w:left w:val="none" w:sz="0" w:space="0" w:color="auto"/>
                <w:bottom w:val="none" w:sz="0" w:space="0" w:color="auto"/>
                <w:right w:val="none" w:sz="0" w:space="0" w:color="auto"/>
              </w:divBdr>
            </w:div>
            <w:div w:id="1537934139">
              <w:marLeft w:val="0"/>
              <w:marRight w:val="0"/>
              <w:marTop w:val="0"/>
              <w:marBottom w:val="0"/>
              <w:divBdr>
                <w:top w:val="none" w:sz="0" w:space="0" w:color="auto"/>
                <w:left w:val="none" w:sz="0" w:space="0" w:color="auto"/>
                <w:bottom w:val="none" w:sz="0" w:space="0" w:color="auto"/>
                <w:right w:val="none" w:sz="0" w:space="0" w:color="auto"/>
              </w:divBdr>
            </w:div>
            <w:div w:id="1655184256">
              <w:marLeft w:val="0"/>
              <w:marRight w:val="0"/>
              <w:marTop w:val="0"/>
              <w:marBottom w:val="0"/>
              <w:divBdr>
                <w:top w:val="none" w:sz="0" w:space="0" w:color="auto"/>
                <w:left w:val="none" w:sz="0" w:space="0" w:color="auto"/>
                <w:bottom w:val="none" w:sz="0" w:space="0" w:color="auto"/>
                <w:right w:val="none" w:sz="0" w:space="0" w:color="auto"/>
              </w:divBdr>
            </w:div>
            <w:div w:id="1713340063">
              <w:marLeft w:val="0"/>
              <w:marRight w:val="0"/>
              <w:marTop w:val="0"/>
              <w:marBottom w:val="0"/>
              <w:divBdr>
                <w:top w:val="none" w:sz="0" w:space="0" w:color="auto"/>
                <w:left w:val="none" w:sz="0" w:space="0" w:color="auto"/>
                <w:bottom w:val="none" w:sz="0" w:space="0" w:color="auto"/>
                <w:right w:val="none" w:sz="0" w:space="0" w:color="auto"/>
              </w:divBdr>
            </w:div>
            <w:div w:id="1943293333">
              <w:marLeft w:val="0"/>
              <w:marRight w:val="0"/>
              <w:marTop w:val="0"/>
              <w:marBottom w:val="0"/>
              <w:divBdr>
                <w:top w:val="none" w:sz="0" w:space="0" w:color="auto"/>
                <w:left w:val="none" w:sz="0" w:space="0" w:color="auto"/>
                <w:bottom w:val="none" w:sz="0" w:space="0" w:color="auto"/>
                <w:right w:val="none" w:sz="0" w:space="0" w:color="auto"/>
              </w:divBdr>
            </w:div>
          </w:divsChild>
        </w:div>
        <w:div w:id="1463770453">
          <w:marLeft w:val="0"/>
          <w:marRight w:val="0"/>
          <w:marTop w:val="0"/>
          <w:marBottom w:val="0"/>
          <w:divBdr>
            <w:top w:val="none" w:sz="0" w:space="0" w:color="auto"/>
            <w:left w:val="none" w:sz="0" w:space="0" w:color="auto"/>
            <w:bottom w:val="none" w:sz="0" w:space="0" w:color="auto"/>
            <w:right w:val="none" w:sz="0" w:space="0" w:color="auto"/>
          </w:divBdr>
        </w:div>
        <w:div w:id="1570381373">
          <w:marLeft w:val="0"/>
          <w:marRight w:val="0"/>
          <w:marTop w:val="0"/>
          <w:marBottom w:val="0"/>
          <w:divBdr>
            <w:top w:val="none" w:sz="0" w:space="0" w:color="auto"/>
            <w:left w:val="none" w:sz="0" w:space="0" w:color="auto"/>
            <w:bottom w:val="none" w:sz="0" w:space="0" w:color="auto"/>
            <w:right w:val="none" w:sz="0" w:space="0" w:color="auto"/>
          </w:divBdr>
        </w:div>
        <w:div w:id="1616328183">
          <w:marLeft w:val="0"/>
          <w:marRight w:val="0"/>
          <w:marTop w:val="0"/>
          <w:marBottom w:val="0"/>
          <w:divBdr>
            <w:top w:val="none" w:sz="0" w:space="0" w:color="auto"/>
            <w:left w:val="none" w:sz="0" w:space="0" w:color="auto"/>
            <w:bottom w:val="none" w:sz="0" w:space="0" w:color="auto"/>
            <w:right w:val="none" w:sz="0" w:space="0" w:color="auto"/>
          </w:divBdr>
        </w:div>
        <w:div w:id="1640065426">
          <w:marLeft w:val="0"/>
          <w:marRight w:val="0"/>
          <w:marTop w:val="0"/>
          <w:marBottom w:val="0"/>
          <w:divBdr>
            <w:top w:val="none" w:sz="0" w:space="0" w:color="auto"/>
            <w:left w:val="none" w:sz="0" w:space="0" w:color="auto"/>
            <w:bottom w:val="none" w:sz="0" w:space="0" w:color="auto"/>
            <w:right w:val="none" w:sz="0" w:space="0" w:color="auto"/>
          </w:divBdr>
        </w:div>
        <w:div w:id="1835219618">
          <w:marLeft w:val="0"/>
          <w:marRight w:val="0"/>
          <w:marTop w:val="0"/>
          <w:marBottom w:val="0"/>
          <w:divBdr>
            <w:top w:val="none" w:sz="0" w:space="0" w:color="auto"/>
            <w:left w:val="none" w:sz="0" w:space="0" w:color="auto"/>
            <w:bottom w:val="none" w:sz="0" w:space="0" w:color="auto"/>
            <w:right w:val="none" w:sz="0" w:space="0" w:color="auto"/>
          </w:divBdr>
          <w:divsChild>
            <w:div w:id="27294464">
              <w:marLeft w:val="0"/>
              <w:marRight w:val="0"/>
              <w:marTop w:val="0"/>
              <w:marBottom w:val="0"/>
              <w:divBdr>
                <w:top w:val="none" w:sz="0" w:space="0" w:color="auto"/>
                <w:left w:val="none" w:sz="0" w:space="0" w:color="auto"/>
                <w:bottom w:val="none" w:sz="0" w:space="0" w:color="auto"/>
                <w:right w:val="none" w:sz="0" w:space="0" w:color="auto"/>
              </w:divBdr>
            </w:div>
            <w:div w:id="28578509">
              <w:marLeft w:val="0"/>
              <w:marRight w:val="0"/>
              <w:marTop w:val="0"/>
              <w:marBottom w:val="0"/>
              <w:divBdr>
                <w:top w:val="none" w:sz="0" w:space="0" w:color="auto"/>
                <w:left w:val="none" w:sz="0" w:space="0" w:color="auto"/>
                <w:bottom w:val="none" w:sz="0" w:space="0" w:color="auto"/>
                <w:right w:val="none" w:sz="0" w:space="0" w:color="auto"/>
              </w:divBdr>
            </w:div>
            <w:div w:id="137109415">
              <w:marLeft w:val="0"/>
              <w:marRight w:val="0"/>
              <w:marTop w:val="0"/>
              <w:marBottom w:val="0"/>
              <w:divBdr>
                <w:top w:val="none" w:sz="0" w:space="0" w:color="auto"/>
                <w:left w:val="none" w:sz="0" w:space="0" w:color="auto"/>
                <w:bottom w:val="none" w:sz="0" w:space="0" w:color="auto"/>
                <w:right w:val="none" w:sz="0" w:space="0" w:color="auto"/>
              </w:divBdr>
            </w:div>
            <w:div w:id="223755145">
              <w:marLeft w:val="0"/>
              <w:marRight w:val="0"/>
              <w:marTop w:val="0"/>
              <w:marBottom w:val="0"/>
              <w:divBdr>
                <w:top w:val="none" w:sz="0" w:space="0" w:color="auto"/>
                <w:left w:val="none" w:sz="0" w:space="0" w:color="auto"/>
                <w:bottom w:val="none" w:sz="0" w:space="0" w:color="auto"/>
                <w:right w:val="none" w:sz="0" w:space="0" w:color="auto"/>
              </w:divBdr>
            </w:div>
            <w:div w:id="224143334">
              <w:marLeft w:val="0"/>
              <w:marRight w:val="0"/>
              <w:marTop w:val="0"/>
              <w:marBottom w:val="0"/>
              <w:divBdr>
                <w:top w:val="none" w:sz="0" w:space="0" w:color="auto"/>
                <w:left w:val="none" w:sz="0" w:space="0" w:color="auto"/>
                <w:bottom w:val="none" w:sz="0" w:space="0" w:color="auto"/>
                <w:right w:val="none" w:sz="0" w:space="0" w:color="auto"/>
              </w:divBdr>
            </w:div>
            <w:div w:id="310793512">
              <w:marLeft w:val="0"/>
              <w:marRight w:val="0"/>
              <w:marTop w:val="0"/>
              <w:marBottom w:val="0"/>
              <w:divBdr>
                <w:top w:val="none" w:sz="0" w:space="0" w:color="auto"/>
                <w:left w:val="none" w:sz="0" w:space="0" w:color="auto"/>
                <w:bottom w:val="none" w:sz="0" w:space="0" w:color="auto"/>
                <w:right w:val="none" w:sz="0" w:space="0" w:color="auto"/>
              </w:divBdr>
            </w:div>
            <w:div w:id="343433701">
              <w:marLeft w:val="0"/>
              <w:marRight w:val="0"/>
              <w:marTop w:val="0"/>
              <w:marBottom w:val="0"/>
              <w:divBdr>
                <w:top w:val="none" w:sz="0" w:space="0" w:color="auto"/>
                <w:left w:val="none" w:sz="0" w:space="0" w:color="auto"/>
                <w:bottom w:val="none" w:sz="0" w:space="0" w:color="auto"/>
                <w:right w:val="none" w:sz="0" w:space="0" w:color="auto"/>
              </w:divBdr>
            </w:div>
            <w:div w:id="389227112">
              <w:marLeft w:val="0"/>
              <w:marRight w:val="0"/>
              <w:marTop w:val="0"/>
              <w:marBottom w:val="0"/>
              <w:divBdr>
                <w:top w:val="none" w:sz="0" w:space="0" w:color="auto"/>
                <w:left w:val="none" w:sz="0" w:space="0" w:color="auto"/>
                <w:bottom w:val="none" w:sz="0" w:space="0" w:color="auto"/>
                <w:right w:val="none" w:sz="0" w:space="0" w:color="auto"/>
              </w:divBdr>
            </w:div>
            <w:div w:id="450590071">
              <w:marLeft w:val="0"/>
              <w:marRight w:val="0"/>
              <w:marTop w:val="0"/>
              <w:marBottom w:val="0"/>
              <w:divBdr>
                <w:top w:val="none" w:sz="0" w:space="0" w:color="auto"/>
                <w:left w:val="none" w:sz="0" w:space="0" w:color="auto"/>
                <w:bottom w:val="none" w:sz="0" w:space="0" w:color="auto"/>
                <w:right w:val="none" w:sz="0" w:space="0" w:color="auto"/>
              </w:divBdr>
            </w:div>
            <w:div w:id="703477662">
              <w:marLeft w:val="0"/>
              <w:marRight w:val="0"/>
              <w:marTop w:val="0"/>
              <w:marBottom w:val="0"/>
              <w:divBdr>
                <w:top w:val="none" w:sz="0" w:space="0" w:color="auto"/>
                <w:left w:val="none" w:sz="0" w:space="0" w:color="auto"/>
                <w:bottom w:val="none" w:sz="0" w:space="0" w:color="auto"/>
                <w:right w:val="none" w:sz="0" w:space="0" w:color="auto"/>
              </w:divBdr>
            </w:div>
            <w:div w:id="706757342">
              <w:marLeft w:val="0"/>
              <w:marRight w:val="0"/>
              <w:marTop w:val="0"/>
              <w:marBottom w:val="0"/>
              <w:divBdr>
                <w:top w:val="none" w:sz="0" w:space="0" w:color="auto"/>
                <w:left w:val="none" w:sz="0" w:space="0" w:color="auto"/>
                <w:bottom w:val="none" w:sz="0" w:space="0" w:color="auto"/>
                <w:right w:val="none" w:sz="0" w:space="0" w:color="auto"/>
              </w:divBdr>
            </w:div>
            <w:div w:id="843520636">
              <w:marLeft w:val="0"/>
              <w:marRight w:val="0"/>
              <w:marTop w:val="0"/>
              <w:marBottom w:val="0"/>
              <w:divBdr>
                <w:top w:val="none" w:sz="0" w:space="0" w:color="auto"/>
                <w:left w:val="none" w:sz="0" w:space="0" w:color="auto"/>
                <w:bottom w:val="none" w:sz="0" w:space="0" w:color="auto"/>
                <w:right w:val="none" w:sz="0" w:space="0" w:color="auto"/>
              </w:divBdr>
            </w:div>
            <w:div w:id="873927932">
              <w:marLeft w:val="0"/>
              <w:marRight w:val="0"/>
              <w:marTop w:val="0"/>
              <w:marBottom w:val="0"/>
              <w:divBdr>
                <w:top w:val="none" w:sz="0" w:space="0" w:color="auto"/>
                <w:left w:val="none" w:sz="0" w:space="0" w:color="auto"/>
                <w:bottom w:val="none" w:sz="0" w:space="0" w:color="auto"/>
                <w:right w:val="none" w:sz="0" w:space="0" w:color="auto"/>
              </w:divBdr>
            </w:div>
            <w:div w:id="1169754113">
              <w:marLeft w:val="0"/>
              <w:marRight w:val="0"/>
              <w:marTop w:val="0"/>
              <w:marBottom w:val="0"/>
              <w:divBdr>
                <w:top w:val="none" w:sz="0" w:space="0" w:color="auto"/>
                <w:left w:val="none" w:sz="0" w:space="0" w:color="auto"/>
                <w:bottom w:val="none" w:sz="0" w:space="0" w:color="auto"/>
                <w:right w:val="none" w:sz="0" w:space="0" w:color="auto"/>
              </w:divBdr>
            </w:div>
            <w:div w:id="1299070500">
              <w:marLeft w:val="0"/>
              <w:marRight w:val="0"/>
              <w:marTop w:val="0"/>
              <w:marBottom w:val="0"/>
              <w:divBdr>
                <w:top w:val="none" w:sz="0" w:space="0" w:color="auto"/>
                <w:left w:val="none" w:sz="0" w:space="0" w:color="auto"/>
                <w:bottom w:val="none" w:sz="0" w:space="0" w:color="auto"/>
                <w:right w:val="none" w:sz="0" w:space="0" w:color="auto"/>
              </w:divBdr>
            </w:div>
            <w:div w:id="1448617337">
              <w:marLeft w:val="0"/>
              <w:marRight w:val="0"/>
              <w:marTop w:val="0"/>
              <w:marBottom w:val="0"/>
              <w:divBdr>
                <w:top w:val="none" w:sz="0" w:space="0" w:color="auto"/>
                <w:left w:val="none" w:sz="0" w:space="0" w:color="auto"/>
                <w:bottom w:val="none" w:sz="0" w:space="0" w:color="auto"/>
                <w:right w:val="none" w:sz="0" w:space="0" w:color="auto"/>
              </w:divBdr>
            </w:div>
            <w:div w:id="1569656782">
              <w:marLeft w:val="0"/>
              <w:marRight w:val="0"/>
              <w:marTop w:val="0"/>
              <w:marBottom w:val="0"/>
              <w:divBdr>
                <w:top w:val="none" w:sz="0" w:space="0" w:color="auto"/>
                <w:left w:val="none" w:sz="0" w:space="0" w:color="auto"/>
                <w:bottom w:val="none" w:sz="0" w:space="0" w:color="auto"/>
                <w:right w:val="none" w:sz="0" w:space="0" w:color="auto"/>
              </w:divBdr>
            </w:div>
            <w:div w:id="1640766379">
              <w:marLeft w:val="0"/>
              <w:marRight w:val="0"/>
              <w:marTop w:val="0"/>
              <w:marBottom w:val="0"/>
              <w:divBdr>
                <w:top w:val="none" w:sz="0" w:space="0" w:color="auto"/>
                <w:left w:val="none" w:sz="0" w:space="0" w:color="auto"/>
                <w:bottom w:val="none" w:sz="0" w:space="0" w:color="auto"/>
                <w:right w:val="none" w:sz="0" w:space="0" w:color="auto"/>
              </w:divBdr>
            </w:div>
            <w:div w:id="1749108088">
              <w:marLeft w:val="0"/>
              <w:marRight w:val="0"/>
              <w:marTop w:val="0"/>
              <w:marBottom w:val="0"/>
              <w:divBdr>
                <w:top w:val="none" w:sz="0" w:space="0" w:color="auto"/>
                <w:left w:val="none" w:sz="0" w:space="0" w:color="auto"/>
                <w:bottom w:val="none" w:sz="0" w:space="0" w:color="auto"/>
                <w:right w:val="none" w:sz="0" w:space="0" w:color="auto"/>
              </w:divBdr>
            </w:div>
            <w:div w:id="1961758304">
              <w:marLeft w:val="0"/>
              <w:marRight w:val="0"/>
              <w:marTop w:val="0"/>
              <w:marBottom w:val="0"/>
              <w:divBdr>
                <w:top w:val="none" w:sz="0" w:space="0" w:color="auto"/>
                <w:left w:val="none" w:sz="0" w:space="0" w:color="auto"/>
                <w:bottom w:val="none" w:sz="0" w:space="0" w:color="auto"/>
                <w:right w:val="none" w:sz="0" w:space="0" w:color="auto"/>
              </w:divBdr>
            </w:div>
          </w:divsChild>
        </w:div>
        <w:div w:id="1953005271">
          <w:marLeft w:val="0"/>
          <w:marRight w:val="0"/>
          <w:marTop w:val="0"/>
          <w:marBottom w:val="0"/>
          <w:divBdr>
            <w:top w:val="none" w:sz="0" w:space="0" w:color="auto"/>
            <w:left w:val="none" w:sz="0" w:space="0" w:color="auto"/>
            <w:bottom w:val="none" w:sz="0" w:space="0" w:color="auto"/>
            <w:right w:val="none" w:sz="0" w:space="0" w:color="auto"/>
          </w:divBdr>
        </w:div>
        <w:div w:id="1987779391">
          <w:marLeft w:val="0"/>
          <w:marRight w:val="0"/>
          <w:marTop w:val="0"/>
          <w:marBottom w:val="0"/>
          <w:divBdr>
            <w:top w:val="none" w:sz="0" w:space="0" w:color="auto"/>
            <w:left w:val="none" w:sz="0" w:space="0" w:color="auto"/>
            <w:bottom w:val="none" w:sz="0" w:space="0" w:color="auto"/>
            <w:right w:val="none" w:sz="0" w:space="0" w:color="auto"/>
          </w:divBdr>
          <w:divsChild>
            <w:div w:id="6254337">
              <w:marLeft w:val="0"/>
              <w:marRight w:val="0"/>
              <w:marTop w:val="0"/>
              <w:marBottom w:val="0"/>
              <w:divBdr>
                <w:top w:val="none" w:sz="0" w:space="0" w:color="auto"/>
                <w:left w:val="none" w:sz="0" w:space="0" w:color="auto"/>
                <w:bottom w:val="none" w:sz="0" w:space="0" w:color="auto"/>
                <w:right w:val="none" w:sz="0" w:space="0" w:color="auto"/>
              </w:divBdr>
            </w:div>
            <w:div w:id="89859153">
              <w:marLeft w:val="0"/>
              <w:marRight w:val="0"/>
              <w:marTop w:val="0"/>
              <w:marBottom w:val="0"/>
              <w:divBdr>
                <w:top w:val="none" w:sz="0" w:space="0" w:color="auto"/>
                <w:left w:val="none" w:sz="0" w:space="0" w:color="auto"/>
                <w:bottom w:val="none" w:sz="0" w:space="0" w:color="auto"/>
                <w:right w:val="none" w:sz="0" w:space="0" w:color="auto"/>
              </w:divBdr>
            </w:div>
            <w:div w:id="171838343">
              <w:marLeft w:val="0"/>
              <w:marRight w:val="0"/>
              <w:marTop w:val="0"/>
              <w:marBottom w:val="0"/>
              <w:divBdr>
                <w:top w:val="none" w:sz="0" w:space="0" w:color="auto"/>
                <w:left w:val="none" w:sz="0" w:space="0" w:color="auto"/>
                <w:bottom w:val="none" w:sz="0" w:space="0" w:color="auto"/>
                <w:right w:val="none" w:sz="0" w:space="0" w:color="auto"/>
              </w:divBdr>
            </w:div>
            <w:div w:id="216674587">
              <w:marLeft w:val="0"/>
              <w:marRight w:val="0"/>
              <w:marTop w:val="0"/>
              <w:marBottom w:val="0"/>
              <w:divBdr>
                <w:top w:val="none" w:sz="0" w:space="0" w:color="auto"/>
                <w:left w:val="none" w:sz="0" w:space="0" w:color="auto"/>
                <w:bottom w:val="none" w:sz="0" w:space="0" w:color="auto"/>
                <w:right w:val="none" w:sz="0" w:space="0" w:color="auto"/>
              </w:divBdr>
            </w:div>
            <w:div w:id="324014294">
              <w:marLeft w:val="0"/>
              <w:marRight w:val="0"/>
              <w:marTop w:val="0"/>
              <w:marBottom w:val="0"/>
              <w:divBdr>
                <w:top w:val="none" w:sz="0" w:space="0" w:color="auto"/>
                <w:left w:val="none" w:sz="0" w:space="0" w:color="auto"/>
                <w:bottom w:val="none" w:sz="0" w:space="0" w:color="auto"/>
                <w:right w:val="none" w:sz="0" w:space="0" w:color="auto"/>
              </w:divBdr>
            </w:div>
            <w:div w:id="355423735">
              <w:marLeft w:val="0"/>
              <w:marRight w:val="0"/>
              <w:marTop w:val="0"/>
              <w:marBottom w:val="0"/>
              <w:divBdr>
                <w:top w:val="none" w:sz="0" w:space="0" w:color="auto"/>
                <w:left w:val="none" w:sz="0" w:space="0" w:color="auto"/>
                <w:bottom w:val="none" w:sz="0" w:space="0" w:color="auto"/>
                <w:right w:val="none" w:sz="0" w:space="0" w:color="auto"/>
              </w:divBdr>
            </w:div>
            <w:div w:id="365445106">
              <w:marLeft w:val="0"/>
              <w:marRight w:val="0"/>
              <w:marTop w:val="0"/>
              <w:marBottom w:val="0"/>
              <w:divBdr>
                <w:top w:val="none" w:sz="0" w:space="0" w:color="auto"/>
                <w:left w:val="none" w:sz="0" w:space="0" w:color="auto"/>
                <w:bottom w:val="none" w:sz="0" w:space="0" w:color="auto"/>
                <w:right w:val="none" w:sz="0" w:space="0" w:color="auto"/>
              </w:divBdr>
            </w:div>
            <w:div w:id="455871983">
              <w:marLeft w:val="0"/>
              <w:marRight w:val="0"/>
              <w:marTop w:val="0"/>
              <w:marBottom w:val="0"/>
              <w:divBdr>
                <w:top w:val="none" w:sz="0" w:space="0" w:color="auto"/>
                <w:left w:val="none" w:sz="0" w:space="0" w:color="auto"/>
                <w:bottom w:val="none" w:sz="0" w:space="0" w:color="auto"/>
                <w:right w:val="none" w:sz="0" w:space="0" w:color="auto"/>
              </w:divBdr>
            </w:div>
            <w:div w:id="554509004">
              <w:marLeft w:val="0"/>
              <w:marRight w:val="0"/>
              <w:marTop w:val="0"/>
              <w:marBottom w:val="0"/>
              <w:divBdr>
                <w:top w:val="none" w:sz="0" w:space="0" w:color="auto"/>
                <w:left w:val="none" w:sz="0" w:space="0" w:color="auto"/>
                <w:bottom w:val="none" w:sz="0" w:space="0" w:color="auto"/>
                <w:right w:val="none" w:sz="0" w:space="0" w:color="auto"/>
              </w:divBdr>
            </w:div>
            <w:div w:id="830412727">
              <w:marLeft w:val="0"/>
              <w:marRight w:val="0"/>
              <w:marTop w:val="0"/>
              <w:marBottom w:val="0"/>
              <w:divBdr>
                <w:top w:val="none" w:sz="0" w:space="0" w:color="auto"/>
                <w:left w:val="none" w:sz="0" w:space="0" w:color="auto"/>
                <w:bottom w:val="none" w:sz="0" w:space="0" w:color="auto"/>
                <w:right w:val="none" w:sz="0" w:space="0" w:color="auto"/>
              </w:divBdr>
            </w:div>
            <w:div w:id="864711465">
              <w:marLeft w:val="0"/>
              <w:marRight w:val="0"/>
              <w:marTop w:val="0"/>
              <w:marBottom w:val="0"/>
              <w:divBdr>
                <w:top w:val="none" w:sz="0" w:space="0" w:color="auto"/>
                <w:left w:val="none" w:sz="0" w:space="0" w:color="auto"/>
                <w:bottom w:val="none" w:sz="0" w:space="0" w:color="auto"/>
                <w:right w:val="none" w:sz="0" w:space="0" w:color="auto"/>
              </w:divBdr>
            </w:div>
            <w:div w:id="882599846">
              <w:marLeft w:val="0"/>
              <w:marRight w:val="0"/>
              <w:marTop w:val="0"/>
              <w:marBottom w:val="0"/>
              <w:divBdr>
                <w:top w:val="none" w:sz="0" w:space="0" w:color="auto"/>
                <w:left w:val="none" w:sz="0" w:space="0" w:color="auto"/>
                <w:bottom w:val="none" w:sz="0" w:space="0" w:color="auto"/>
                <w:right w:val="none" w:sz="0" w:space="0" w:color="auto"/>
              </w:divBdr>
            </w:div>
            <w:div w:id="1037311822">
              <w:marLeft w:val="0"/>
              <w:marRight w:val="0"/>
              <w:marTop w:val="0"/>
              <w:marBottom w:val="0"/>
              <w:divBdr>
                <w:top w:val="none" w:sz="0" w:space="0" w:color="auto"/>
                <w:left w:val="none" w:sz="0" w:space="0" w:color="auto"/>
                <w:bottom w:val="none" w:sz="0" w:space="0" w:color="auto"/>
                <w:right w:val="none" w:sz="0" w:space="0" w:color="auto"/>
              </w:divBdr>
            </w:div>
            <w:div w:id="1266504285">
              <w:marLeft w:val="0"/>
              <w:marRight w:val="0"/>
              <w:marTop w:val="0"/>
              <w:marBottom w:val="0"/>
              <w:divBdr>
                <w:top w:val="none" w:sz="0" w:space="0" w:color="auto"/>
                <w:left w:val="none" w:sz="0" w:space="0" w:color="auto"/>
                <w:bottom w:val="none" w:sz="0" w:space="0" w:color="auto"/>
                <w:right w:val="none" w:sz="0" w:space="0" w:color="auto"/>
              </w:divBdr>
            </w:div>
            <w:div w:id="1404176503">
              <w:marLeft w:val="0"/>
              <w:marRight w:val="0"/>
              <w:marTop w:val="0"/>
              <w:marBottom w:val="0"/>
              <w:divBdr>
                <w:top w:val="none" w:sz="0" w:space="0" w:color="auto"/>
                <w:left w:val="none" w:sz="0" w:space="0" w:color="auto"/>
                <w:bottom w:val="none" w:sz="0" w:space="0" w:color="auto"/>
                <w:right w:val="none" w:sz="0" w:space="0" w:color="auto"/>
              </w:divBdr>
            </w:div>
            <w:div w:id="1600408467">
              <w:marLeft w:val="0"/>
              <w:marRight w:val="0"/>
              <w:marTop w:val="0"/>
              <w:marBottom w:val="0"/>
              <w:divBdr>
                <w:top w:val="none" w:sz="0" w:space="0" w:color="auto"/>
                <w:left w:val="none" w:sz="0" w:space="0" w:color="auto"/>
                <w:bottom w:val="none" w:sz="0" w:space="0" w:color="auto"/>
                <w:right w:val="none" w:sz="0" w:space="0" w:color="auto"/>
              </w:divBdr>
            </w:div>
            <w:div w:id="1699156385">
              <w:marLeft w:val="0"/>
              <w:marRight w:val="0"/>
              <w:marTop w:val="0"/>
              <w:marBottom w:val="0"/>
              <w:divBdr>
                <w:top w:val="none" w:sz="0" w:space="0" w:color="auto"/>
                <w:left w:val="none" w:sz="0" w:space="0" w:color="auto"/>
                <w:bottom w:val="none" w:sz="0" w:space="0" w:color="auto"/>
                <w:right w:val="none" w:sz="0" w:space="0" w:color="auto"/>
              </w:divBdr>
            </w:div>
            <w:div w:id="1813911271">
              <w:marLeft w:val="0"/>
              <w:marRight w:val="0"/>
              <w:marTop w:val="0"/>
              <w:marBottom w:val="0"/>
              <w:divBdr>
                <w:top w:val="none" w:sz="0" w:space="0" w:color="auto"/>
                <w:left w:val="none" w:sz="0" w:space="0" w:color="auto"/>
                <w:bottom w:val="none" w:sz="0" w:space="0" w:color="auto"/>
                <w:right w:val="none" w:sz="0" w:space="0" w:color="auto"/>
              </w:divBdr>
            </w:div>
            <w:div w:id="1991982254">
              <w:marLeft w:val="0"/>
              <w:marRight w:val="0"/>
              <w:marTop w:val="0"/>
              <w:marBottom w:val="0"/>
              <w:divBdr>
                <w:top w:val="none" w:sz="0" w:space="0" w:color="auto"/>
                <w:left w:val="none" w:sz="0" w:space="0" w:color="auto"/>
                <w:bottom w:val="none" w:sz="0" w:space="0" w:color="auto"/>
                <w:right w:val="none" w:sz="0" w:space="0" w:color="auto"/>
              </w:divBdr>
            </w:div>
            <w:div w:id="2047023290">
              <w:marLeft w:val="0"/>
              <w:marRight w:val="0"/>
              <w:marTop w:val="0"/>
              <w:marBottom w:val="0"/>
              <w:divBdr>
                <w:top w:val="none" w:sz="0" w:space="0" w:color="auto"/>
                <w:left w:val="none" w:sz="0" w:space="0" w:color="auto"/>
                <w:bottom w:val="none" w:sz="0" w:space="0" w:color="auto"/>
                <w:right w:val="none" w:sz="0" w:space="0" w:color="auto"/>
              </w:divBdr>
            </w:div>
          </w:divsChild>
        </w:div>
        <w:div w:id="2026590151">
          <w:marLeft w:val="0"/>
          <w:marRight w:val="0"/>
          <w:marTop w:val="0"/>
          <w:marBottom w:val="0"/>
          <w:divBdr>
            <w:top w:val="none" w:sz="0" w:space="0" w:color="auto"/>
            <w:left w:val="none" w:sz="0" w:space="0" w:color="auto"/>
            <w:bottom w:val="none" w:sz="0" w:space="0" w:color="auto"/>
            <w:right w:val="none" w:sz="0" w:space="0" w:color="auto"/>
          </w:divBdr>
        </w:div>
        <w:div w:id="2114008835">
          <w:marLeft w:val="0"/>
          <w:marRight w:val="0"/>
          <w:marTop w:val="0"/>
          <w:marBottom w:val="0"/>
          <w:divBdr>
            <w:top w:val="none" w:sz="0" w:space="0" w:color="auto"/>
            <w:left w:val="none" w:sz="0" w:space="0" w:color="auto"/>
            <w:bottom w:val="none" w:sz="0" w:space="0" w:color="auto"/>
            <w:right w:val="none" w:sz="0" w:space="0" w:color="auto"/>
          </w:divBdr>
        </w:div>
      </w:divsChild>
    </w:div>
    <w:div w:id="469060679">
      <w:bodyDiv w:val="1"/>
      <w:marLeft w:val="0"/>
      <w:marRight w:val="0"/>
      <w:marTop w:val="0"/>
      <w:marBottom w:val="0"/>
      <w:divBdr>
        <w:top w:val="none" w:sz="0" w:space="0" w:color="auto"/>
        <w:left w:val="none" w:sz="0" w:space="0" w:color="auto"/>
        <w:bottom w:val="none" w:sz="0" w:space="0" w:color="auto"/>
        <w:right w:val="none" w:sz="0" w:space="0" w:color="auto"/>
      </w:divBdr>
      <w:divsChild>
        <w:div w:id="46688182">
          <w:marLeft w:val="0"/>
          <w:marRight w:val="0"/>
          <w:marTop w:val="0"/>
          <w:marBottom w:val="0"/>
          <w:divBdr>
            <w:top w:val="none" w:sz="0" w:space="0" w:color="auto"/>
            <w:left w:val="none" w:sz="0" w:space="0" w:color="auto"/>
            <w:bottom w:val="none" w:sz="0" w:space="0" w:color="auto"/>
            <w:right w:val="none" w:sz="0" w:space="0" w:color="auto"/>
          </w:divBdr>
        </w:div>
        <w:div w:id="145902176">
          <w:marLeft w:val="0"/>
          <w:marRight w:val="0"/>
          <w:marTop w:val="0"/>
          <w:marBottom w:val="0"/>
          <w:divBdr>
            <w:top w:val="none" w:sz="0" w:space="0" w:color="auto"/>
            <w:left w:val="none" w:sz="0" w:space="0" w:color="auto"/>
            <w:bottom w:val="none" w:sz="0" w:space="0" w:color="auto"/>
            <w:right w:val="none" w:sz="0" w:space="0" w:color="auto"/>
          </w:divBdr>
        </w:div>
        <w:div w:id="173111819">
          <w:marLeft w:val="0"/>
          <w:marRight w:val="0"/>
          <w:marTop w:val="0"/>
          <w:marBottom w:val="0"/>
          <w:divBdr>
            <w:top w:val="none" w:sz="0" w:space="0" w:color="auto"/>
            <w:left w:val="none" w:sz="0" w:space="0" w:color="auto"/>
            <w:bottom w:val="none" w:sz="0" w:space="0" w:color="auto"/>
            <w:right w:val="none" w:sz="0" w:space="0" w:color="auto"/>
          </w:divBdr>
        </w:div>
        <w:div w:id="263929585">
          <w:marLeft w:val="0"/>
          <w:marRight w:val="0"/>
          <w:marTop w:val="0"/>
          <w:marBottom w:val="0"/>
          <w:divBdr>
            <w:top w:val="none" w:sz="0" w:space="0" w:color="auto"/>
            <w:left w:val="none" w:sz="0" w:space="0" w:color="auto"/>
            <w:bottom w:val="none" w:sz="0" w:space="0" w:color="auto"/>
            <w:right w:val="none" w:sz="0" w:space="0" w:color="auto"/>
          </w:divBdr>
        </w:div>
        <w:div w:id="275410132">
          <w:marLeft w:val="0"/>
          <w:marRight w:val="0"/>
          <w:marTop w:val="0"/>
          <w:marBottom w:val="0"/>
          <w:divBdr>
            <w:top w:val="none" w:sz="0" w:space="0" w:color="auto"/>
            <w:left w:val="none" w:sz="0" w:space="0" w:color="auto"/>
            <w:bottom w:val="none" w:sz="0" w:space="0" w:color="auto"/>
            <w:right w:val="none" w:sz="0" w:space="0" w:color="auto"/>
          </w:divBdr>
        </w:div>
        <w:div w:id="383603782">
          <w:marLeft w:val="0"/>
          <w:marRight w:val="0"/>
          <w:marTop w:val="0"/>
          <w:marBottom w:val="0"/>
          <w:divBdr>
            <w:top w:val="none" w:sz="0" w:space="0" w:color="auto"/>
            <w:left w:val="none" w:sz="0" w:space="0" w:color="auto"/>
            <w:bottom w:val="none" w:sz="0" w:space="0" w:color="auto"/>
            <w:right w:val="none" w:sz="0" w:space="0" w:color="auto"/>
          </w:divBdr>
        </w:div>
        <w:div w:id="426848471">
          <w:marLeft w:val="0"/>
          <w:marRight w:val="0"/>
          <w:marTop w:val="0"/>
          <w:marBottom w:val="0"/>
          <w:divBdr>
            <w:top w:val="none" w:sz="0" w:space="0" w:color="auto"/>
            <w:left w:val="none" w:sz="0" w:space="0" w:color="auto"/>
            <w:bottom w:val="none" w:sz="0" w:space="0" w:color="auto"/>
            <w:right w:val="none" w:sz="0" w:space="0" w:color="auto"/>
          </w:divBdr>
        </w:div>
        <w:div w:id="452284497">
          <w:marLeft w:val="0"/>
          <w:marRight w:val="0"/>
          <w:marTop w:val="0"/>
          <w:marBottom w:val="0"/>
          <w:divBdr>
            <w:top w:val="none" w:sz="0" w:space="0" w:color="auto"/>
            <w:left w:val="none" w:sz="0" w:space="0" w:color="auto"/>
            <w:bottom w:val="none" w:sz="0" w:space="0" w:color="auto"/>
            <w:right w:val="none" w:sz="0" w:space="0" w:color="auto"/>
          </w:divBdr>
        </w:div>
        <w:div w:id="490830189">
          <w:marLeft w:val="0"/>
          <w:marRight w:val="0"/>
          <w:marTop w:val="0"/>
          <w:marBottom w:val="0"/>
          <w:divBdr>
            <w:top w:val="none" w:sz="0" w:space="0" w:color="auto"/>
            <w:left w:val="none" w:sz="0" w:space="0" w:color="auto"/>
            <w:bottom w:val="none" w:sz="0" w:space="0" w:color="auto"/>
            <w:right w:val="none" w:sz="0" w:space="0" w:color="auto"/>
          </w:divBdr>
        </w:div>
        <w:div w:id="501286730">
          <w:marLeft w:val="0"/>
          <w:marRight w:val="0"/>
          <w:marTop w:val="0"/>
          <w:marBottom w:val="0"/>
          <w:divBdr>
            <w:top w:val="none" w:sz="0" w:space="0" w:color="auto"/>
            <w:left w:val="none" w:sz="0" w:space="0" w:color="auto"/>
            <w:bottom w:val="none" w:sz="0" w:space="0" w:color="auto"/>
            <w:right w:val="none" w:sz="0" w:space="0" w:color="auto"/>
          </w:divBdr>
        </w:div>
        <w:div w:id="509371555">
          <w:marLeft w:val="0"/>
          <w:marRight w:val="0"/>
          <w:marTop w:val="0"/>
          <w:marBottom w:val="0"/>
          <w:divBdr>
            <w:top w:val="none" w:sz="0" w:space="0" w:color="auto"/>
            <w:left w:val="none" w:sz="0" w:space="0" w:color="auto"/>
            <w:bottom w:val="none" w:sz="0" w:space="0" w:color="auto"/>
            <w:right w:val="none" w:sz="0" w:space="0" w:color="auto"/>
          </w:divBdr>
        </w:div>
        <w:div w:id="541089417">
          <w:marLeft w:val="0"/>
          <w:marRight w:val="0"/>
          <w:marTop w:val="0"/>
          <w:marBottom w:val="0"/>
          <w:divBdr>
            <w:top w:val="none" w:sz="0" w:space="0" w:color="auto"/>
            <w:left w:val="none" w:sz="0" w:space="0" w:color="auto"/>
            <w:bottom w:val="none" w:sz="0" w:space="0" w:color="auto"/>
            <w:right w:val="none" w:sz="0" w:space="0" w:color="auto"/>
          </w:divBdr>
        </w:div>
        <w:div w:id="552154354">
          <w:marLeft w:val="0"/>
          <w:marRight w:val="0"/>
          <w:marTop w:val="0"/>
          <w:marBottom w:val="0"/>
          <w:divBdr>
            <w:top w:val="none" w:sz="0" w:space="0" w:color="auto"/>
            <w:left w:val="none" w:sz="0" w:space="0" w:color="auto"/>
            <w:bottom w:val="none" w:sz="0" w:space="0" w:color="auto"/>
            <w:right w:val="none" w:sz="0" w:space="0" w:color="auto"/>
          </w:divBdr>
        </w:div>
        <w:div w:id="615910122">
          <w:marLeft w:val="0"/>
          <w:marRight w:val="0"/>
          <w:marTop w:val="0"/>
          <w:marBottom w:val="0"/>
          <w:divBdr>
            <w:top w:val="none" w:sz="0" w:space="0" w:color="auto"/>
            <w:left w:val="none" w:sz="0" w:space="0" w:color="auto"/>
            <w:bottom w:val="none" w:sz="0" w:space="0" w:color="auto"/>
            <w:right w:val="none" w:sz="0" w:space="0" w:color="auto"/>
          </w:divBdr>
        </w:div>
        <w:div w:id="709765840">
          <w:marLeft w:val="0"/>
          <w:marRight w:val="0"/>
          <w:marTop w:val="0"/>
          <w:marBottom w:val="0"/>
          <w:divBdr>
            <w:top w:val="none" w:sz="0" w:space="0" w:color="auto"/>
            <w:left w:val="none" w:sz="0" w:space="0" w:color="auto"/>
            <w:bottom w:val="none" w:sz="0" w:space="0" w:color="auto"/>
            <w:right w:val="none" w:sz="0" w:space="0" w:color="auto"/>
          </w:divBdr>
        </w:div>
        <w:div w:id="714430735">
          <w:marLeft w:val="0"/>
          <w:marRight w:val="0"/>
          <w:marTop w:val="0"/>
          <w:marBottom w:val="0"/>
          <w:divBdr>
            <w:top w:val="none" w:sz="0" w:space="0" w:color="auto"/>
            <w:left w:val="none" w:sz="0" w:space="0" w:color="auto"/>
            <w:bottom w:val="none" w:sz="0" w:space="0" w:color="auto"/>
            <w:right w:val="none" w:sz="0" w:space="0" w:color="auto"/>
          </w:divBdr>
        </w:div>
        <w:div w:id="762917751">
          <w:marLeft w:val="0"/>
          <w:marRight w:val="0"/>
          <w:marTop w:val="0"/>
          <w:marBottom w:val="0"/>
          <w:divBdr>
            <w:top w:val="none" w:sz="0" w:space="0" w:color="auto"/>
            <w:left w:val="none" w:sz="0" w:space="0" w:color="auto"/>
            <w:bottom w:val="none" w:sz="0" w:space="0" w:color="auto"/>
            <w:right w:val="none" w:sz="0" w:space="0" w:color="auto"/>
          </w:divBdr>
        </w:div>
        <w:div w:id="775291210">
          <w:marLeft w:val="0"/>
          <w:marRight w:val="0"/>
          <w:marTop w:val="0"/>
          <w:marBottom w:val="0"/>
          <w:divBdr>
            <w:top w:val="none" w:sz="0" w:space="0" w:color="auto"/>
            <w:left w:val="none" w:sz="0" w:space="0" w:color="auto"/>
            <w:bottom w:val="none" w:sz="0" w:space="0" w:color="auto"/>
            <w:right w:val="none" w:sz="0" w:space="0" w:color="auto"/>
          </w:divBdr>
        </w:div>
        <w:div w:id="1008866533">
          <w:marLeft w:val="0"/>
          <w:marRight w:val="0"/>
          <w:marTop w:val="0"/>
          <w:marBottom w:val="0"/>
          <w:divBdr>
            <w:top w:val="none" w:sz="0" w:space="0" w:color="auto"/>
            <w:left w:val="none" w:sz="0" w:space="0" w:color="auto"/>
            <w:bottom w:val="none" w:sz="0" w:space="0" w:color="auto"/>
            <w:right w:val="none" w:sz="0" w:space="0" w:color="auto"/>
          </w:divBdr>
        </w:div>
        <w:div w:id="1028068911">
          <w:marLeft w:val="0"/>
          <w:marRight w:val="0"/>
          <w:marTop w:val="0"/>
          <w:marBottom w:val="0"/>
          <w:divBdr>
            <w:top w:val="none" w:sz="0" w:space="0" w:color="auto"/>
            <w:left w:val="none" w:sz="0" w:space="0" w:color="auto"/>
            <w:bottom w:val="none" w:sz="0" w:space="0" w:color="auto"/>
            <w:right w:val="none" w:sz="0" w:space="0" w:color="auto"/>
          </w:divBdr>
        </w:div>
        <w:div w:id="1089428065">
          <w:marLeft w:val="0"/>
          <w:marRight w:val="0"/>
          <w:marTop w:val="0"/>
          <w:marBottom w:val="0"/>
          <w:divBdr>
            <w:top w:val="none" w:sz="0" w:space="0" w:color="auto"/>
            <w:left w:val="none" w:sz="0" w:space="0" w:color="auto"/>
            <w:bottom w:val="none" w:sz="0" w:space="0" w:color="auto"/>
            <w:right w:val="none" w:sz="0" w:space="0" w:color="auto"/>
          </w:divBdr>
        </w:div>
        <w:div w:id="1090152798">
          <w:marLeft w:val="0"/>
          <w:marRight w:val="0"/>
          <w:marTop w:val="0"/>
          <w:marBottom w:val="0"/>
          <w:divBdr>
            <w:top w:val="none" w:sz="0" w:space="0" w:color="auto"/>
            <w:left w:val="none" w:sz="0" w:space="0" w:color="auto"/>
            <w:bottom w:val="none" w:sz="0" w:space="0" w:color="auto"/>
            <w:right w:val="none" w:sz="0" w:space="0" w:color="auto"/>
          </w:divBdr>
        </w:div>
        <w:div w:id="1124812582">
          <w:marLeft w:val="0"/>
          <w:marRight w:val="0"/>
          <w:marTop w:val="0"/>
          <w:marBottom w:val="0"/>
          <w:divBdr>
            <w:top w:val="none" w:sz="0" w:space="0" w:color="auto"/>
            <w:left w:val="none" w:sz="0" w:space="0" w:color="auto"/>
            <w:bottom w:val="none" w:sz="0" w:space="0" w:color="auto"/>
            <w:right w:val="none" w:sz="0" w:space="0" w:color="auto"/>
          </w:divBdr>
        </w:div>
        <w:div w:id="1237976478">
          <w:marLeft w:val="0"/>
          <w:marRight w:val="0"/>
          <w:marTop w:val="0"/>
          <w:marBottom w:val="0"/>
          <w:divBdr>
            <w:top w:val="none" w:sz="0" w:space="0" w:color="auto"/>
            <w:left w:val="none" w:sz="0" w:space="0" w:color="auto"/>
            <w:bottom w:val="none" w:sz="0" w:space="0" w:color="auto"/>
            <w:right w:val="none" w:sz="0" w:space="0" w:color="auto"/>
          </w:divBdr>
        </w:div>
        <w:div w:id="1335455185">
          <w:marLeft w:val="0"/>
          <w:marRight w:val="0"/>
          <w:marTop w:val="0"/>
          <w:marBottom w:val="0"/>
          <w:divBdr>
            <w:top w:val="none" w:sz="0" w:space="0" w:color="auto"/>
            <w:left w:val="none" w:sz="0" w:space="0" w:color="auto"/>
            <w:bottom w:val="none" w:sz="0" w:space="0" w:color="auto"/>
            <w:right w:val="none" w:sz="0" w:space="0" w:color="auto"/>
          </w:divBdr>
        </w:div>
        <w:div w:id="1474525328">
          <w:marLeft w:val="0"/>
          <w:marRight w:val="0"/>
          <w:marTop w:val="0"/>
          <w:marBottom w:val="0"/>
          <w:divBdr>
            <w:top w:val="none" w:sz="0" w:space="0" w:color="auto"/>
            <w:left w:val="none" w:sz="0" w:space="0" w:color="auto"/>
            <w:bottom w:val="none" w:sz="0" w:space="0" w:color="auto"/>
            <w:right w:val="none" w:sz="0" w:space="0" w:color="auto"/>
          </w:divBdr>
        </w:div>
        <w:div w:id="1543060417">
          <w:marLeft w:val="0"/>
          <w:marRight w:val="0"/>
          <w:marTop w:val="0"/>
          <w:marBottom w:val="0"/>
          <w:divBdr>
            <w:top w:val="none" w:sz="0" w:space="0" w:color="auto"/>
            <w:left w:val="none" w:sz="0" w:space="0" w:color="auto"/>
            <w:bottom w:val="none" w:sz="0" w:space="0" w:color="auto"/>
            <w:right w:val="none" w:sz="0" w:space="0" w:color="auto"/>
          </w:divBdr>
        </w:div>
        <w:div w:id="1649897844">
          <w:marLeft w:val="0"/>
          <w:marRight w:val="0"/>
          <w:marTop w:val="0"/>
          <w:marBottom w:val="0"/>
          <w:divBdr>
            <w:top w:val="none" w:sz="0" w:space="0" w:color="auto"/>
            <w:left w:val="none" w:sz="0" w:space="0" w:color="auto"/>
            <w:bottom w:val="none" w:sz="0" w:space="0" w:color="auto"/>
            <w:right w:val="none" w:sz="0" w:space="0" w:color="auto"/>
          </w:divBdr>
        </w:div>
        <w:div w:id="1700734815">
          <w:marLeft w:val="0"/>
          <w:marRight w:val="0"/>
          <w:marTop w:val="0"/>
          <w:marBottom w:val="0"/>
          <w:divBdr>
            <w:top w:val="none" w:sz="0" w:space="0" w:color="auto"/>
            <w:left w:val="none" w:sz="0" w:space="0" w:color="auto"/>
            <w:bottom w:val="none" w:sz="0" w:space="0" w:color="auto"/>
            <w:right w:val="none" w:sz="0" w:space="0" w:color="auto"/>
          </w:divBdr>
        </w:div>
        <w:div w:id="1739933678">
          <w:marLeft w:val="0"/>
          <w:marRight w:val="0"/>
          <w:marTop w:val="0"/>
          <w:marBottom w:val="0"/>
          <w:divBdr>
            <w:top w:val="none" w:sz="0" w:space="0" w:color="auto"/>
            <w:left w:val="none" w:sz="0" w:space="0" w:color="auto"/>
            <w:bottom w:val="none" w:sz="0" w:space="0" w:color="auto"/>
            <w:right w:val="none" w:sz="0" w:space="0" w:color="auto"/>
          </w:divBdr>
        </w:div>
        <w:div w:id="1807166612">
          <w:marLeft w:val="0"/>
          <w:marRight w:val="0"/>
          <w:marTop w:val="0"/>
          <w:marBottom w:val="0"/>
          <w:divBdr>
            <w:top w:val="none" w:sz="0" w:space="0" w:color="auto"/>
            <w:left w:val="none" w:sz="0" w:space="0" w:color="auto"/>
            <w:bottom w:val="none" w:sz="0" w:space="0" w:color="auto"/>
            <w:right w:val="none" w:sz="0" w:space="0" w:color="auto"/>
          </w:divBdr>
        </w:div>
        <w:div w:id="1831293678">
          <w:marLeft w:val="0"/>
          <w:marRight w:val="0"/>
          <w:marTop w:val="0"/>
          <w:marBottom w:val="0"/>
          <w:divBdr>
            <w:top w:val="none" w:sz="0" w:space="0" w:color="auto"/>
            <w:left w:val="none" w:sz="0" w:space="0" w:color="auto"/>
            <w:bottom w:val="none" w:sz="0" w:space="0" w:color="auto"/>
            <w:right w:val="none" w:sz="0" w:space="0" w:color="auto"/>
          </w:divBdr>
        </w:div>
        <w:div w:id="1843348379">
          <w:marLeft w:val="0"/>
          <w:marRight w:val="0"/>
          <w:marTop w:val="0"/>
          <w:marBottom w:val="0"/>
          <w:divBdr>
            <w:top w:val="none" w:sz="0" w:space="0" w:color="auto"/>
            <w:left w:val="none" w:sz="0" w:space="0" w:color="auto"/>
            <w:bottom w:val="none" w:sz="0" w:space="0" w:color="auto"/>
            <w:right w:val="none" w:sz="0" w:space="0" w:color="auto"/>
          </w:divBdr>
        </w:div>
        <w:div w:id="1902447137">
          <w:marLeft w:val="0"/>
          <w:marRight w:val="0"/>
          <w:marTop w:val="0"/>
          <w:marBottom w:val="0"/>
          <w:divBdr>
            <w:top w:val="none" w:sz="0" w:space="0" w:color="auto"/>
            <w:left w:val="none" w:sz="0" w:space="0" w:color="auto"/>
            <w:bottom w:val="none" w:sz="0" w:space="0" w:color="auto"/>
            <w:right w:val="none" w:sz="0" w:space="0" w:color="auto"/>
          </w:divBdr>
        </w:div>
        <w:div w:id="1928688159">
          <w:marLeft w:val="0"/>
          <w:marRight w:val="0"/>
          <w:marTop w:val="0"/>
          <w:marBottom w:val="0"/>
          <w:divBdr>
            <w:top w:val="none" w:sz="0" w:space="0" w:color="auto"/>
            <w:left w:val="none" w:sz="0" w:space="0" w:color="auto"/>
            <w:bottom w:val="none" w:sz="0" w:space="0" w:color="auto"/>
            <w:right w:val="none" w:sz="0" w:space="0" w:color="auto"/>
          </w:divBdr>
        </w:div>
      </w:divsChild>
    </w:div>
    <w:div w:id="540942985">
      <w:bodyDiv w:val="1"/>
      <w:marLeft w:val="0"/>
      <w:marRight w:val="0"/>
      <w:marTop w:val="0"/>
      <w:marBottom w:val="0"/>
      <w:divBdr>
        <w:top w:val="none" w:sz="0" w:space="0" w:color="auto"/>
        <w:left w:val="none" w:sz="0" w:space="0" w:color="auto"/>
        <w:bottom w:val="none" w:sz="0" w:space="0" w:color="auto"/>
        <w:right w:val="none" w:sz="0" w:space="0" w:color="auto"/>
      </w:divBdr>
      <w:divsChild>
        <w:div w:id="122775568">
          <w:marLeft w:val="0"/>
          <w:marRight w:val="0"/>
          <w:marTop w:val="0"/>
          <w:marBottom w:val="0"/>
          <w:divBdr>
            <w:top w:val="none" w:sz="0" w:space="0" w:color="auto"/>
            <w:left w:val="none" w:sz="0" w:space="0" w:color="auto"/>
            <w:bottom w:val="none" w:sz="0" w:space="0" w:color="auto"/>
            <w:right w:val="none" w:sz="0" w:space="0" w:color="auto"/>
          </w:divBdr>
        </w:div>
        <w:div w:id="127553190">
          <w:marLeft w:val="0"/>
          <w:marRight w:val="0"/>
          <w:marTop w:val="0"/>
          <w:marBottom w:val="0"/>
          <w:divBdr>
            <w:top w:val="none" w:sz="0" w:space="0" w:color="auto"/>
            <w:left w:val="none" w:sz="0" w:space="0" w:color="auto"/>
            <w:bottom w:val="none" w:sz="0" w:space="0" w:color="auto"/>
            <w:right w:val="none" w:sz="0" w:space="0" w:color="auto"/>
          </w:divBdr>
        </w:div>
        <w:div w:id="235827627">
          <w:marLeft w:val="0"/>
          <w:marRight w:val="0"/>
          <w:marTop w:val="0"/>
          <w:marBottom w:val="0"/>
          <w:divBdr>
            <w:top w:val="none" w:sz="0" w:space="0" w:color="auto"/>
            <w:left w:val="none" w:sz="0" w:space="0" w:color="auto"/>
            <w:bottom w:val="none" w:sz="0" w:space="0" w:color="auto"/>
            <w:right w:val="none" w:sz="0" w:space="0" w:color="auto"/>
          </w:divBdr>
        </w:div>
        <w:div w:id="246158250">
          <w:marLeft w:val="0"/>
          <w:marRight w:val="0"/>
          <w:marTop w:val="0"/>
          <w:marBottom w:val="0"/>
          <w:divBdr>
            <w:top w:val="none" w:sz="0" w:space="0" w:color="auto"/>
            <w:left w:val="none" w:sz="0" w:space="0" w:color="auto"/>
            <w:bottom w:val="none" w:sz="0" w:space="0" w:color="auto"/>
            <w:right w:val="none" w:sz="0" w:space="0" w:color="auto"/>
          </w:divBdr>
        </w:div>
        <w:div w:id="592397201">
          <w:marLeft w:val="0"/>
          <w:marRight w:val="0"/>
          <w:marTop w:val="0"/>
          <w:marBottom w:val="0"/>
          <w:divBdr>
            <w:top w:val="none" w:sz="0" w:space="0" w:color="auto"/>
            <w:left w:val="none" w:sz="0" w:space="0" w:color="auto"/>
            <w:bottom w:val="none" w:sz="0" w:space="0" w:color="auto"/>
            <w:right w:val="none" w:sz="0" w:space="0" w:color="auto"/>
          </w:divBdr>
          <w:divsChild>
            <w:div w:id="24137037">
              <w:marLeft w:val="0"/>
              <w:marRight w:val="0"/>
              <w:marTop w:val="0"/>
              <w:marBottom w:val="0"/>
              <w:divBdr>
                <w:top w:val="none" w:sz="0" w:space="0" w:color="auto"/>
                <w:left w:val="none" w:sz="0" w:space="0" w:color="auto"/>
                <w:bottom w:val="none" w:sz="0" w:space="0" w:color="auto"/>
                <w:right w:val="none" w:sz="0" w:space="0" w:color="auto"/>
              </w:divBdr>
            </w:div>
            <w:div w:id="48114533">
              <w:marLeft w:val="0"/>
              <w:marRight w:val="0"/>
              <w:marTop w:val="0"/>
              <w:marBottom w:val="0"/>
              <w:divBdr>
                <w:top w:val="none" w:sz="0" w:space="0" w:color="auto"/>
                <w:left w:val="none" w:sz="0" w:space="0" w:color="auto"/>
                <w:bottom w:val="none" w:sz="0" w:space="0" w:color="auto"/>
                <w:right w:val="none" w:sz="0" w:space="0" w:color="auto"/>
              </w:divBdr>
            </w:div>
            <w:div w:id="81341510">
              <w:marLeft w:val="0"/>
              <w:marRight w:val="0"/>
              <w:marTop w:val="0"/>
              <w:marBottom w:val="0"/>
              <w:divBdr>
                <w:top w:val="none" w:sz="0" w:space="0" w:color="auto"/>
                <w:left w:val="none" w:sz="0" w:space="0" w:color="auto"/>
                <w:bottom w:val="none" w:sz="0" w:space="0" w:color="auto"/>
                <w:right w:val="none" w:sz="0" w:space="0" w:color="auto"/>
              </w:divBdr>
            </w:div>
            <w:div w:id="114448197">
              <w:marLeft w:val="0"/>
              <w:marRight w:val="0"/>
              <w:marTop w:val="0"/>
              <w:marBottom w:val="0"/>
              <w:divBdr>
                <w:top w:val="none" w:sz="0" w:space="0" w:color="auto"/>
                <w:left w:val="none" w:sz="0" w:space="0" w:color="auto"/>
                <w:bottom w:val="none" w:sz="0" w:space="0" w:color="auto"/>
                <w:right w:val="none" w:sz="0" w:space="0" w:color="auto"/>
              </w:divBdr>
            </w:div>
            <w:div w:id="139074790">
              <w:marLeft w:val="0"/>
              <w:marRight w:val="0"/>
              <w:marTop w:val="0"/>
              <w:marBottom w:val="0"/>
              <w:divBdr>
                <w:top w:val="none" w:sz="0" w:space="0" w:color="auto"/>
                <w:left w:val="none" w:sz="0" w:space="0" w:color="auto"/>
                <w:bottom w:val="none" w:sz="0" w:space="0" w:color="auto"/>
                <w:right w:val="none" w:sz="0" w:space="0" w:color="auto"/>
              </w:divBdr>
            </w:div>
            <w:div w:id="232156222">
              <w:marLeft w:val="0"/>
              <w:marRight w:val="0"/>
              <w:marTop w:val="0"/>
              <w:marBottom w:val="0"/>
              <w:divBdr>
                <w:top w:val="none" w:sz="0" w:space="0" w:color="auto"/>
                <w:left w:val="none" w:sz="0" w:space="0" w:color="auto"/>
                <w:bottom w:val="none" w:sz="0" w:space="0" w:color="auto"/>
                <w:right w:val="none" w:sz="0" w:space="0" w:color="auto"/>
              </w:divBdr>
            </w:div>
            <w:div w:id="265892105">
              <w:marLeft w:val="0"/>
              <w:marRight w:val="0"/>
              <w:marTop w:val="0"/>
              <w:marBottom w:val="0"/>
              <w:divBdr>
                <w:top w:val="none" w:sz="0" w:space="0" w:color="auto"/>
                <w:left w:val="none" w:sz="0" w:space="0" w:color="auto"/>
                <w:bottom w:val="none" w:sz="0" w:space="0" w:color="auto"/>
                <w:right w:val="none" w:sz="0" w:space="0" w:color="auto"/>
              </w:divBdr>
            </w:div>
            <w:div w:id="581766060">
              <w:marLeft w:val="0"/>
              <w:marRight w:val="0"/>
              <w:marTop w:val="0"/>
              <w:marBottom w:val="0"/>
              <w:divBdr>
                <w:top w:val="none" w:sz="0" w:space="0" w:color="auto"/>
                <w:left w:val="none" w:sz="0" w:space="0" w:color="auto"/>
                <w:bottom w:val="none" w:sz="0" w:space="0" w:color="auto"/>
                <w:right w:val="none" w:sz="0" w:space="0" w:color="auto"/>
              </w:divBdr>
            </w:div>
            <w:div w:id="705060360">
              <w:marLeft w:val="0"/>
              <w:marRight w:val="0"/>
              <w:marTop w:val="0"/>
              <w:marBottom w:val="0"/>
              <w:divBdr>
                <w:top w:val="none" w:sz="0" w:space="0" w:color="auto"/>
                <w:left w:val="none" w:sz="0" w:space="0" w:color="auto"/>
                <w:bottom w:val="none" w:sz="0" w:space="0" w:color="auto"/>
                <w:right w:val="none" w:sz="0" w:space="0" w:color="auto"/>
              </w:divBdr>
            </w:div>
            <w:div w:id="1000963311">
              <w:marLeft w:val="0"/>
              <w:marRight w:val="0"/>
              <w:marTop w:val="0"/>
              <w:marBottom w:val="0"/>
              <w:divBdr>
                <w:top w:val="none" w:sz="0" w:space="0" w:color="auto"/>
                <w:left w:val="none" w:sz="0" w:space="0" w:color="auto"/>
                <w:bottom w:val="none" w:sz="0" w:space="0" w:color="auto"/>
                <w:right w:val="none" w:sz="0" w:space="0" w:color="auto"/>
              </w:divBdr>
            </w:div>
            <w:div w:id="1062826217">
              <w:marLeft w:val="0"/>
              <w:marRight w:val="0"/>
              <w:marTop w:val="0"/>
              <w:marBottom w:val="0"/>
              <w:divBdr>
                <w:top w:val="none" w:sz="0" w:space="0" w:color="auto"/>
                <w:left w:val="none" w:sz="0" w:space="0" w:color="auto"/>
                <w:bottom w:val="none" w:sz="0" w:space="0" w:color="auto"/>
                <w:right w:val="none" w:sz="0" w:space="0" w:color="auto"/>
              </w:divBdr>
            </w:div>
            <w:div w:id="1072965290">
              <w:marLeft w:val="0"/>
              <w:marRight w:val="0"/>
              <w:marTop w:val="0"/>
              <w:marBottom w:val="0"/>
              <w:divBdr>
                <w:top w:val="none" w:sz="0" w:space="0" w:color="auto"/>
                <w:left w:val="none" w:sz="0" w:space="0" w:color="auto"/>
                <w:bottom w:val="none" w:sz="0" w:space="0" w:color="auto"/>
                <w:right w:val="none" w:sz="0" w:space="0" w:color="auto"/>
              </w:divBdr>
            </w:div>
            <w:div w:id="1275332295">
              <w:marLeft w:val="0"/>
              <w:marRight w:val="0"/>
              <w:marTop w:val="0"/>
              <w:marBottom w:val="0"/>
              <w:divBdr>
                <w:top w:val="none" w:sz="0" w:space="0" w:color="auto"/>
                <w:left w:val="none" w:sz="0" w:space="0" w:color="auto"/>
                <w:bottom w:val="none" w:sz="0" w:space="0" w:color="auto"/>
                <w:right w:val="none" w:sz="0" w:space="0" w:color="auto"/>
              </w:divBdr>
            </w:div>
            <w:div w:id="1276060839">
              <w:marLeft w:val="0"/>
              <w:marRight w:val="0"/>
              <w:marTop w:val="0"/>
              <w:marBottom w:val="0"/>
              <w:divBdr>
                <w:top w:val="none" w:sz="0" w:space="0" w:color="auto"/>
                <w:left w:val="none" w:sz="0" w:space="0" w:color="auto"/>
                <w:bottom w:val="none" w:sz="0" w:space="0" w:color="auto"/>
                <w:right w:val="none" w:sz="0" w:space="0" w:color="auto"/>
              </w:divBdr>
            </w:div>
            <w:div w:id="1281717646">
              <w:marLeft w:val="0"/>
              <w:marRight w:val="0"/>
              <w:marTop w:val="0"/>
              <w:marBottom w:val="0"/>
              <w:divBdr>
                <w:top w:val="none" w:sz="0" w:space="0" w:color="auto"/>
                <w:left w:val="none" w:sz="0" w:space="0" w:color="auto"/>
                <w:bottom w:val="none" w:sz="0" w:space="0" w:color="auto"/>
                <w:right w:val="none" w:sz="0" w:space="0" w:color="auto"/>
              </w:divBdr>
            </w:div>
            <w:div w:id="1606384275">
              <w:marLeft w:val="0"/>
              <w:marRight w:val="0"/>
              <w:marTop w:val="0"/>
              <w:marBottom w:val="0"/>
              <w:divBdr>
                <w:top w:val="none" w:sz="0" w:space="0" w:color="auto"/>
                <w:left w:val="none" w:sz="0" w:space="0" w:color="auto"/>
                <w:bottom w:val="none" w:sz="0" w:space="0" w:color="auto"/>
                <w:right w:val="none" w:sz="0" w:space="0" w:color="auto"/>
              </w:divBdr>
            </w:div>
            <w:div w:id="1725639726">
              <w:marLeft w:val="0"/>
              <w:marRight w:val="0"/>
              <w:marTop w:val="0"/>
              <w:marBottom w:val="0"/>
              <w:divBdr>
                <w:top w:val="none" w:sz="0" w:space="0" w:color="auto"/>
                <w:left w:val="none" w:sz="0" w:space="0" w:color="auto"/>
                <w:bottom w:val="none" w:sz="0" w:space="0" w:color="auto"/>
                <w:right w:val="none" w:sz="0" w:space="0" w:color="auto"/>
              </w:divBdr>
            </w:div>
            <w:div w:id="1812163748">
              <w:marLeft w:val="0"/>
              <w:marRight w:val="0"/>
              <w:marTop w:val="0"/>
              <w:marBottom w:val="0"/>
              <w:divBdr>
                <w:top w:val="none" w:sz="0" w:space="0" w:color="auto"/>
                <w:left w:val="none" w:sz="0" w:space="0" w:color="auto"/>
                <w:bottom w:val="none" w:sz="0" w:space="0" w:color="auto"/>
                <w:right w:val="none" w:sz="0" w:space="0" w:color="auto"/>
              </w:divBdr>
            </w:div>
            <w:div w:id="1879664595">
              <w:marLeft w:val="0"/>
              <w:marRight w:val="0"/>
              <w:marTop w:val="0"/>
              <w:marBottom w:val="0"/>
              <w:divBdr>
                <w:top w:val="none" w:sz="0" w:space="0" w:color="auto"/>
                <w:left w:val="none" w:sz="0" w:space="0" w:color="auto"/>
                <w:bottom w:val="none" w:sz="0" w:space="0" w:color="auto"/>
                <w:right w:val="none" w:sz="0" w:space="0" w:color="auto"/>
              </w:divBdr>
            </w:div>
            <w:div w:id="2097049815">
              <w:marLeft w:val="0"/>
              <w:marRight w:val="0"/>
              <w:marTop w:val="0"/>
              <w:marBottom w:val="0"/>
              <w:divBdr>
                <w:top w:val="none" w:sz="0" w:space="0" w:color="auto"/>
                <w:left w:val="none" w:sz="0" w:space="0" w:color="auto"/>
                <w:bottom w:val="none" w:sz="0" w:space="0" w:color="auto"/>
                <w:right w:val="none" w:sz="0" w:space="0" w:color="auto"/>
              </w:divBdr>
            </w:div>
          </w:divsChild>
        </w:div>
        <w:div w:id="653946323">
          <w:marLeft w:val="0"/>
          <w:marRight w:val="0"/>
          <w:marTop w:val="0"/>
          <w:marBottom w:val="0"/>
          <w:divBdr>
            <w:top w:val="none" w:sz="0" w:space="0" w:color="auto"/>
            <w:left w:val="none" w:sz="0" w:space="0" w:color="auto"/>
            <w:bottom w:val="none" w:sz="0" w:space="0" w:color="auto"/>
            <w:right w:val="none" w:sz="0" w:space="0" w:color="auto"/>
          </w:divBdr>
        </w:div>
        <w:div w:id="737023906">
          <w:marLeft w:val="0"/>
          <w:marRight w:val="0"/>
          <w:marTop w:val="0"/>
          <w:marBottom w:val="0"/>
          <w:divBdr>
            <w:top w:val="none" w:sz="0" w:space="0" w:color="auto"/>
            <w:left w:val="none" w:sz="0" w:space="0" w:color="auto"/>
            <w:bottom w:val="none" w:sz="0" w:space="0" w:color="auto"/>
            <w:right w:val="none" w:sz="0" w:space="0" w:color="auto"/>
          </w:divBdr>
          <w:divsChild>
            <w:div w:id="170221842">
              <w:marLeft w:val="0"/>
              <w:marRight w:val="0"/>
              <w:marTop w:val="0"/>
              <w:marBottom w:val="0"/>
              <w:divBdr>
                <w:top w:val="none" w:sz="0" w:space="0" w:color="auto"/>
                <w:left w:val="none" w:sz="0" w:space="0" w:color="auto"/>
                <w:bottom w:val="none" w:sz="0" w:space="0" w:color="auto"/>
                <w:right w:val="none" w:sz="0" w:space="0" w:color="auto"/>
              </w:divBdr>
            </w:div>
            <w:div w:id="354580459">
              <w:marLeft w:val="0"/>
              <w:marRight w:val="0"/>
              <w:marTop w:val="0"/>
              <w:marBottom w:val="0"/>
              <w:divBdr>
                <w:top w:val="none" w:sz="0" w:space="0" w:color="auto"/>
                <w:left w:val="none" w:sz="0" w:space="0" w:color="auto"/>
                <w:bottom w:val="none" w:sz="0" w:space="0" w:color="auto"/>
                <w:right w:val="none" w:sz="0" w:space="0" w:color="auto"/>
              </w:divBdr>
            </w:div>
            <w:div w:id="361370847">
              <w:marLeft w:val="0"/>
              <w:marRight w:val="0"/>
              <w:marTop w:val="0"/>
              <w:marBottom w:val="0"/>
              <w:divBdr>
                <w:top w:val="none" w:sz="0" w:space="0" w:color="auto"/>
                <w:left w:val="none" w:sz="0" w:space="0" w:color="auto"/>
                <w:bottom w:val="none" w:sz="0" w:space="0" w:color="auto"/>
                <w:right w:val="none" w:sz="0" w:space="0" w:color="auto"/>
              </w:divBdr>
            </w:div>
            <w:div w:id="625505453">
              <w:marLeft w:val="0"/>
              <w:marRight w:val="0"/>
              <w:marTop w:val="0"/>
              <w:marBottom w:val="0"/>
              <w:divBdr>
                <w:top w:val="none" w:sz="0" w:space="0" w:color="auto"/>
                <w:left w:val="none" w:sz="0" w:space="0" w:color="auto"/>
                <w:bottom w:val="none" w:sz="0" w:space="0" w:color="auto"/>
                <w:right w:val="none" w:sz="0" w:space="0" w:color="auto"/>
              </w:divBdr>
            </w:div>
            <w:div w:id="781341823">
              <w:marLeft w:val="0"/>
              <w:marRight w:val="0"/>
              <w:marTop w:val="0"/>
              <w:marBottom w:val="0"/>
              <w:divBdr>
                <w:top w:val="none" w:sz="0" w:space="0" w:color="auto"/>
                <w:left w:val="none" w:sz="0" w:space="0" w:color="auto"/>
                <w:bottom w:val="none" w:sz="0" w:space="0" w:color="auto"/>
                <w:right w:val="none" w:sz="0" w:space="0" w:color="auto"/>
              </w:divBdr>
            </w:div>
            <w:div w:id="895969009">
              <w:marLeft w:val="0"/>
              <w:marRight w:val="0"/>
              <w:marTop w:val="0"/>
              <w:marBottom w:val="0"/>
              <w:divBdr>
                <w:top w:val="none" w:sz="0" w:space="0" w:color="auto"/>
                <w:left w:val="none" w:sz="0" w:space="0" w:color="auto"/>
                <w:bottom w:val="none" w:sz="0" w:space="0" w:color="auto"/>
                <w:right w:val="none" w:sz="0" w:space="0" w:color="auto"/>
              </w:divBdr>
            </w:div>
            <w:div w:id="1047030461">
              <w:marLeft w:val="0"/>
              <w:marRight w:val="0"/>
              <w:marTop w:val="0"/>
              <w:marBottom w:val="0"/>
              <w:divBdr>
                <w:top w:val="none" w:sz="0" w:space="0" w:color="auto"/>
                <w:left w:val="none" w:sz="0" w:space="0" w:color="auto"/>
                <w:bottom w:val="none" w:sz="0" w:space="0" w:color="auto"/>
                <w:right w:val="none" w:sz="0" w:space="0" w:color="auto"/>
              </w:divBdr>
            </w:div>
            <w:div w:id="1165172876">
              <w:marLeft w:val="0"/>
              <w:marRight w:val="0"/>
              <w:marTop w:val="0"/>
              <w:marBottom w:val="0"/>
              <w:divBdr>
                <w:top w:val="none" w:sz="0" w:space="0" w:color="auto"/>
                <w:left w:val="none" w:sz="0" w:space="0" w:color="auto"/>
                <w:bottom w:val="none" w:sz="0" w:space="0" w:color="auto"/>
                <w:right w:val="none" w:sz="0" w:space="0" w:color="auto"/>
              </w:divBdr>
            </w:div>
            <w:div w:id="1274482381">
              <w:marLeft w:val="0"/>
              <w:marRight w:val="0"/>
              <w:marTop w:val="0"/>
              <w:marBottom w:val="0"/>
              <w:divBdr>
                <w:top w:val="none" w:sz="0" w:space="0" w:color="auto"/>
                <w:left w:val="none" w:sz="0" w:space="0" w:color="auto"/>
                <w:bottom w:val="none" w:sz="0" w:space="0" w:color="auto"/>
                <w:right w:val="none" w:sz="0" w:space="0" w:color="auto"/>
              </w:divBdr>
            </w:div>
            <w:div w:id="1292247710">
              <w:marLeft w:val="0"/>
              <w:marRight w:val="0"/>
              <w:marTop w:val="0"/>
              <w:marBottom w:val="0"/>
              <w:divBdr>
                <w:top w:val="none" w:sz="0" w:space="0" w:color="auto"/>
                <w:left w:val="none" w:sz="0" w:space="0" w:color="auto"/>
                <w:bottom w:val="none" w:sz="0" w:space="0" w:color="auto"/>
                <w:right w:val="none" w:sz="0" w:space="0" w:color="auto"/>
              </w:divBdr>
            </w:div>
            <w:div w:id="1429500540">
              <w:marLeft w:val="0"/>
              <w:marRight w:val="0"/>
              <w:marTop w:val="0"/>
              <w:marBottom w:val="0"/>
              <w:divBdr>
                <w:top w:val="none" w:sz="0" w:space="0" w:color="auto"/>
                <w:left w:val="none" w:sz="0" w:space="0" w:color="auto"/>
                <w:bottom w:val="none" w:sz="0" w:space="0" w:color="auto"/>
                <w:right w:val="none" w:sz="0" w:space="0" w:color="auto"/>
              </w:divBdr>
            </w:div>
            <w:div w:id="1522938611">
              <w:marLeft w:val="0"/>
              <w:marRight w:val="0"/>
              <w:marTop w:val="0"/>
              <w:marBottom w:val="0"/>
              <w:divBdr>
                <w:top w:val="none" w:sz="0" w:space="0" w:color="auto"/>
                <w:left w:val="none" w:sz="0" w:space="0" w:color="auto"/>
                <w:bottom w:val="none" w:sz="0" w:space="0" w:color="auto"/>
                <w:right w:val="none" w:sz="0" w:space="0" w:color="auto"/>
              </w:divBdr>
            </w:div>
            <w:div w:id="1555504769">
              <w:marLeft w:val="0"/>
              <w:marRight w:val="0"/>
              <w:marTop w:val="0"/>
              <w:marBottom w:val="0"/>
              <w:divBdr>
                <w:top w:val="none" w:sz="0" w:space="0" w:color="auto"/>
                <w:left w:val="none" w:sz="0" w:space="0" w:color="auto"/>
                <w:bottom w:val="none" w:sz="0" w:space="0" w:color="auto"/>
                <w:right w:val="none" w:sz="0" w:space="0" w:color="auto"/>
              </w:divBdr>
            </w:div>
            <w:div w:id="1661612769">
              <w:marLeft w:val="0"/>
              <w:marRight w:val="0"/>
              <w:marTop w:val="0"/>
              <w:marBottom w:val="0"/>
              <w:divBdr>
                <w:top w:val="none" w:sz="0" w:space="0" w:color="auto"/>
                <w:left w:val="none" w:sz="0" w:space="0" w:color="auto"/>
                <w:bottom w:val="none" w:sz="0" w:space="0" w:color="auto"/>
                <w:right w:val="none" w:sz="0" w:space="0" w:color="auto"/>
              </w:divBdr>
            </w:div>
            <w:div w:id="1679961375">
              <w:marLeft w:val="0"/>
              <w:marRight w:val="0"/>
              <w:marTop w:val="0"/>
              <w:marBottom w:val="0"/>
              <w:divBdr>
                <w:top w:val="none" w:sz="0" w:space="0" w:color="auto"/>
                <w:left w:val="none" w:sz="0" w:space="0" w:color="auto"/>
                <w:bottom w:val="none" w:sz="0" w:space="0" w:color="auto"/>
                <w:right w:val="none" w:sz="0" w:space="0" w:color="auto"/>
              </w:divBdr>
            </w:div>
            <w:div w:id="1687095977">
              <w:marLeft w:val="0"/>
              <w:marRight w:val="0"/>
              <w:marTop w:val="0"/>
              <w:marBottom w:val="0"/>
              <w:divBdr>
                <w:top w:val="none" w:sz="0" w:space="0" w:color="auto"/>
                <w:left w:val="none" w:sz="0" w:space="0" w:color="auto"/>
                <w:bottom w:val="none" w:sz="0" w:space="0" w:color="auto"/>
                <w:right w:val="none" w:sz="0" w:space="0" w:color="auto"/>
              </w:divBdr>
            </w:div>
            <w:div w:id="1837453302">
              <w:marLeft w:val="0"/>
              <w:marRight w:val="0"/>
              <w:marTop w:val="0"/>
              <w:marBottom w:val="0"/>
              <w:divBdr>
                <w:top w:val="none" w:sz="0" w:space="0" w:color="auto"/>
                <w:left w:val="none" w:sz="0" w:space="0" w:color="auto"/>
                <w:bottom w:val="none" w:sz="0" w:space="0" w:color="auto"/>
                <w:right w:val="none" w:sz="0" w:space="0" w:color="auto"/>
              </w:divBdr>
            </w:div>
            <w:div w:id="1869175759">
              <w:marLeft w:val="0"/>
              <w:marRight w:val="0"/>
              <w:marTop w:val="0"/>
              <w:marBottom w:val="0"/>
              <w:divBdr>
                <w:top w:val="none" w:sz="0" w:space="0" w:color="auto"/>
                <w:left w:val="none" w:sz="0" w:space="0" w:color="auto"/>
                <w:bottom w:val="none" w:sz="0" w:space="0" w:color="auto"/>
                <w:right w:val="none" w:sz="0" w:space="0" w:color="auto"/>
              </w:divBdr>
            </w:div>
            <w:div w:id="1955554294">
              <w:marLeft w:val="0"/>
              <w:marRight w:val="0"/>
              <w:marTop w:val="0"/>
              <w:marBottom w:val="0"/>
              <w:divBdr>
                <w:top w:val="none" w:sz="0" w:space="0" w:color="auto"/>
                <w:left w:val="none" w:sz="0" w:space="0" w:color="auto"/>
                <w:bottom w:val="none" w:sz="0" w:space="0" w:color="auto"/>
                <w:right w:val="none" w:sz="0" w:space="0" w:color="auto"/>
              </w:divBdr>
            </w:div>
            <w:div w:id="2057512210">
              <w:marLeft w:val="0"/>
              <w:marRight w:val="0"/>
              <w:marTop w:val="0"/>
              <w:marBottom w:val="0"/>
              <w:divBdr>
                <w:top w:val="none" w:sz="0" w:space="0" w:color="auto"/>
                <w:left w:val="none" w:sz="0" w:space="0" w:color="auto"/>
                <w:bottom w:val="none" w:sz="0" w:space="0" w:color="auto"/>
                <w:right w:val="none" w:sz="0" w:space="0" w:color="auto"/>
              </w:divBdr>
            </w:div>
          </w:divsChild>
        </w:div>
        <w:div w:id="1017465243">
          <w:marLeft w:val="0"/>
          <w:marRight w:val="0"/>
          <w:marTop w:val="0"/>
          <w:marBottom w:val="0"/>
          <w:divBdr>
            <w:top w:val="none" w:sz="0" w:space="0" w:color="auto"/>
            <w:left w:val="none" w:sz="0" w:space="0" w:color="auto"/>
            <w:bottom w:val="none" w:sz="0" w:space="0" w:color="auto"/>
            <w:right w:val="none" w:sz="0" w:space="0" w:color="auto"/>
          </w:divBdr>
        </w:div>
        <w:div w:id="1026753036">
          <w:marLeft w:val="0"/>
          <w:marRight w:val="0"/>
          <w:marTop w:val="0"/>
          <w:marBottom w:val="0"/>
          <w:divBdr>
            <w:top w:val="none" w:sz="0" w:space="0" w:color="auto"/>
            <w:left w:val="none" w:sz="0" w:space="0" w:color="auto"/>
            <w:bottom w:val="none" w:sz="0" w:space="0" w:color="auto"/>
            <w:right w:val="none" w:sz="0" w:space="0" w:color="auto"/>
          </w:divBdr>
        </w:div>
        <w:div w:id="1033967629">
          <w:marLeft w:val="0"/>
          <w:marRight w:val="0"/>
          <w:marTop w:val="0"/>
          <w:marBottom w:val="0"/>
          <w:divBdr>
            <w:top w:val="none" w:sz="0" w:space="0" w:color="auto"/>
            <w:left w:val="none" w:sz="0" w:space="0" w:color="auto"/>
            <w:bottom w:val="none" w:sz="0" w:space="0" w:color="auto"/>
            <w:right w:val="none" w:sz="0" w:space="0" w:color="auto"/>
          </w:divBdr>
          <w:divsChild>
            <w:div w:id="208956247">
              <w:marLeft w:val="0"/>
              <w:marRight w:val="0"/>
              <w:marTop w:val="0"/>
              <w:marBottom w:val="0"/>
              <w:divBdr>
                <w:top w:val="none" w:sz="0" w:space="0" w:color="auto"/>
                <w:left w:val="none" w:sz="0" w:space="0" w:color="auto"/>
                <w:bottom w:val="none" w:sz="0" w:space="0" w:color="auto"/>
                <w:right w:val="none" w:sz="0" w:space="0" w:color="auto"/>
              </w:divBdr>
            </w:div>
            <w:div w:id="298151408">
              <w:marLeft w:val="0"/>
              <w:marRight w:val="0"/>
              <w:marTop w:val="0"/>
              <w:marBottom w:val="0"/>
              <w:divBdr>
                <w:top w:val="none" w:sz="0" w:space="0" w:color="auto"/>
                <w:left w:val="none" w:sz="0" w:space="0" w:color="auto"/>
                <w:bottom w:val="none" w:sz="0" w:space="0" w:color="auto"/>
                <w:right w:val="none" w:sz="0" w:space="0" w:color="auto"/>
              </w:divBdr>
            </w:div>
            <w:div w:id="299311204">
              <w:marLeft w:val="0"/>
              <w:marRight w:val="0"/>
              <w:marTop w:val="0"/>
              <w:marBottom w:val="0"/>
              <w:divBdr>
                <w:top w:val="none" w:sz="0" w:space="0" w:color="auto"/>
                <w:left w:val="none" w:sz="0" w:space="0" w:color="auto"/>
                <w:bottom w:val="none" w:sz="0" w:space="0" w:color="auto"/>
                <w:right w:val="none" w:sz="0" w:space="0" w:color="auto"/>
              </w:divBdr>
            </w:div>
            <w:div w:id="507138086">
              <w:marLeft w:val="0"/>
              <w:marRight w:val="0"/>
              <w:marTop w:val="0"/>
              <w:marBottom w:val="0"/>
              <w:divBdr>
                <w:top w:val="none" w:sz="0" w:space="0" w:color="auto"/>
                <w:left w:val="none" w:sz="0" w:space="0" w:color="auto"/>
                <w:bottom w:val="none" w:sz="0" w:space="0" w:color="auto"/>
                <w:right w:val="none" w:sz="0" w:space="0" w:color="auto"/>
              </w:divBdr>
            </w:div>
            <w:div w:id="606888754">
              <w:marLeft w:val="0"/>
              <w:marRight w:val="0"/>
              <w:marTop w:val="0"/>
              <w:marBottom w:val="0"/>
              <w:divBdr>
                <w:top w:val="none" w:sz="0" w:space="0" w:color="auto"/>
                <w:left w:val="none" w:sz="0" w:space="0" w:color="auto"/>
                <w:bottom w:val="none" w:sz="0" w:space="0" w:color="auto"/>
                <w:right w:val="none" w:sz="0" w:space="0" w:color="auto"/>
              </w:divBdr>
            </w:div>
            <w:div w:id="814220527">
              <w:marLeft w:val="0"/>
              <w:marRight w:val="0"/>
              <w:marTop w:val="0"/>
              <w:marBottom w:val="0"/>
              <w:divBdr>
                <w:top w:val="none" w:sz="0" w:space="0" w:color="auto"/>
                <w:left w:val="none" w:sz="0" w:space="0" w:color="auto"/>
                <w:bottom w:val="none" w:sz="0" w:space="0" w:color="auto"/>
                <w:right w:val="none" w:sz="0" w:space="0" w:color="auto"/>
              </w:divBdr>
            </w:div>
            <w:div w:id="852039769">
              <w:marLeft w:val="0"/>
              <w:marRight w:val="0"/>
              <w:marTop w:val="0"/>
              <w:marBottom w:val="0"/>
              <w:divBdr>
                <w:top w:val="none" w:sz="0" w:space="0" w:color="auto"/>
                <w:left w:val="none" w:sz="0" w:space="0" w:color="auto"/>
                <w:bottom w:val="none" w:sz="0" w:space="0" w:color="auto"/>
                <w:right w:val="none" w:sz="0" w:space="0" w:color="auto"/>
              </w:divBdr>
            </w:div>
            <w:div w:id="1003750133">
              <w:marLeft w:val="0"/>
              <w:marRight w:val="0"/>
              <w:marTop w:val="0"/>
              <w:marBottom w:val="0"/>
              <w:divBdr>
                <w:top w:val="none" w:sz="0" w:space="0" w:color="auto"/>
                <w:left w:val="none" w:sz="0" w:space="0" w:color="auto"/>
                <w:bottom w:val="none" w:sz="0" w:space="0" w:color="auto"/>
                <w:right w:val="none" w:sz="0" w:space="0" w:color="auto"/>
              </w:divBdr>
            </w:div>
            <w:div w:id="1004282415">
              <w:marLeft w:val="0"/>
              <w:marRight w:val="0"/>
              <w:marTop w:val="0"/>
              <w:marBottom w:val="0"/>
              <w:divBdr>
                <w:top w:val="none" w:sz="0" w:space="0" w:color="auto"/>
                <w:left w:val="none" w:sz="0" w:space="0" w:color="auto"/>
                <w:bottom w:val="none" w:sz="0" w:space="0" w:color="auto"/>
                <w:right w:val="none" w:sz="0" w:space="0" w:color="auto"/>
              </w:divBdr>
            </w:div>
            <w:div w:id="1092824840">
              <w:marLeft w:val="0"/>
              <w:marRight w:val="0"/>
              <w:marTop w:val="0"/>
              <w:marBottom w:val="0"/>
              <w:divBdr>
                <w:top w:val="none" w:sz="0" w:space="0" w:color="auto"/>
                <w:left w:val="none" w:sz="0" w:space="0" w:color="auto"/>
                <w:bottom w:val="none" w:sz="0" w:space="0" w:color="auto"/>
                <w:right w:val="none" w:sz="0" w:space="0" w:color="auto"/>
              </w:divBdr>
            </w:div>
            <w:div w:id="1125538846">
              <w:marLeft w:val="0"/>
              <w:marRight w:val="0"/>
              <w:marTop w:val="0"/>
              <w:marBottom w:val="0"/>
              <w:divBdr>
                <w:top w:val="none" w:sz="0" w:space="0" w:color="auto"/>
                <w:left w:val="none" w:sz="0" w:space="0" w:color="auto"/>
                <w:bottom w:val="none" w:sz="0" w:space="0" w:color="auto"/>
                <w:right w:val="none" w:sz="0" w:space="0" w:color="auto"/>
              </w:divBdr>
            </w:div>
            <w:div w:id="1264415086">
              <w:marLeft w:val="0"/>
              <w:marRight w:val="0"/>
              <w:marTop w:val="0"/>
              <w:marBottom w:val="0"/>
              <w:divBdr>
                <w:top w:val="none" w:sz="0" w:space="0" w:color="auto"/>
                <w:left w:val="none" w:sz="0" w:space="0" w:color="auto"/>
                <w:bottom w:val="none" w:sz="0" w:space="0" w:color="auto"/>
                <w:right w:val="none" w:sz="0" w:space="0" w:color="auto"/>
              </w:divBdr>
            </w:div>
            <w:div w:id="1367219827">
              <w:marLeft w:val="0"/>
              <w:marRight w:val="0"/>
              <w:marTop w:val="0"/>
              <w:marBottom w:val="0"/>
              <w:divBdr>
                <w:top w:val="none" w:sz="0" w:space="0" w:color="auto"/>
                <w:left w:val="none" w:sz="0" w:space="0" w:color="auto"/>
                <w:bottom w:val="none" w:sz="0" w:space="0" w:color="auto"/>
                <w:right w:val="none" w:sz="0" w:space="0" w:color="auto"/>
              </w:divBdr>
            </w:div>
            <w:div w:id="1393235990">
              <w:marLeft w:val="0"/>
              <w:marRight w:val="0"/>
              <w:marTop w:val="0"/>
              <w:marBottom w:val="0"/>
              <w:divBdr>
                <w:top w:val="none" w:sz="0" w:space="0" w:color="auto"/>
                <w:left w:val="none" w:sz="0" w:space="0" w:color="auto"/>
                <w:bottom w:val="none" w:sz="0" w:space="0" w:color="auto"/>
                <w:right w:val="none" w:sz="0" w:space="0" w:color="auto"/>
              </w:divBdr>
            </w:div>
            <w:div w:id="1431048142">
              <w:marLeft w:val="0"/>
              <w:marRight w:val="0"/>
              <w:marTop w:val="0"/>
              <w:marBottom w:val="0"/>
              <w:divBdr>
                <w:top w:val="none" w:sz="0" w:space="0" w:color="auto"/>
                <w:left w:val="none" w:sz="0" w:space="0" w:color="auto"/>
                <w:bottom w:val="none" w:sz="0" w:space="0" w:color="auto"/>
                <w:right w:val="none" w:sz="0" w:space="0" w:color="auto"/>
              </w:divBdr>
            </w:div>
            <w:div w:id="1441102568">
              <w:marLeft w:val="0"/>
              <w:marRight w:val="0"/>
              <w:marTop w:val="0"/>
              <w:marBottom w:val="0"/>
              <w:divBdr>
                <w:top w:val="none" w:sz="0" w:space="0" w:color="auto"/>
                <w:left w:val="none" w:sz="0" w:space="0" w:color="auto"/>
                <w:bottom w:val="none" w:sz="0" w:space="0" w:color="auto"/>
                <w:right w:val="none" w:sz="0" w:space="0" w:color="auto"/>
              </w:divBdr>
            </w:div>
            <w:div w:id="1471678737">
              <w:marLeft w:val="0"/>
              <w:marRight w:val="0"/>
              <w:marTop w:val="0"/>
              <w:marBottom w:val="0"/>
              <w:divBdr>
                <w:top w:val="none" w:sz="0" w:space="0" w:color="auto"/>
                <w:left w:val="none" w:sz="0" w:space="0" w:color="auto"/>
                <w:bottom w:val="none" w:sz="0" w:space="0" w:color="auto"/>
                <w:right w:val="none" w:sz="0" w:space="0" w:color="auto"/>
              </w:divBdr>
            </w:div>
            <w:div w:id="1616058471">
              <w:marLeft w:val="0"/>
              <w:marRight w:val="0"/>
              <w:marTop w:val="0"/>
              <w:marBottom w:val="0"/>
              <w:divBdr>
                <w:top w:val="none" w:sz="0" w:space="0" w:color="auto"/>
                <w:left w:val="none" w:sz="0" w:space="0" w:color="auto"/>
                <w:bottom w:val="none" w:sz="0" w:space="0" w:color="auto"/>
                <w:right w:val="none" w:sz="0" w:space="0" w:color="auto"/>
              </w:divBdr>
            </w:div>
            <w:div w:id="1886133295">
              <w:marLeft w:val="0"/>
              <w:marRight w:val="0"/>
              <w:marTop w:val="0"/>
              <w:marBottom w:val="0"/>
              <w:divBdr>
                <w:top w:val="none" w:sz="0" w:space="0" w:color="auto"/>
                <w:left w:val="none" w:sz="0" w:space="0" w:color="auto"/>
                <w:bottom w:val="none" w:sz="0" w:space="0" w:color="auto"/>
                <w:right w:val="none" w:sz="0" w:space="0" w:color="auto"/>
              </w:divBdr>
            </w:div>
            <w:div w:id="1946232579">
              <w:marLeft w:val="0"/>
              <w:marRight w:val="0"/>
              <w:marTop w:val="0"/>
              <w:marBottom w:val="0"/>
              <w:divBdr>
                <w:top w:val="none" w:sz="0" w:space="0" w:color="auto"/>
                <w:left w:val="none" w:sz="0" w:space="0" w:color="auto"/>
                <w:bottom w:val="none" w:sz="0" w:space="0" w:color="auto"/>
                <w:right w:val="none" w:sz="0" w:space="0" w:color="auto"/>
              </w:divBdr>
            </w:div>
          </w:divsChild>
        </w:div>
        <w:div w:id="1098873003">
          <w:marLeft w:val="0"/>
          <w:marRight w:val="0"/>
          <w:marTop w:val="0"/>
          <w:marBottom w:val="0"/>
          <w:divBdr>
            <w:top w:val="none" w:sz="0" w:space="0" w:color="auto"/>
            <w:left w:val="none" w:sz="0" w:space="0" w:color="auto"/>
            <w:bottom w:val="none" w:sz="0" w:space="0" w:color="auto"/>
            <w:right w:val="none" w:sz="0" w:space="0" w:color="auto"/>
          </w:divBdr>
        </w:div>
        <w:div w:id="1229152195">
          <w:marLeft w:val="0"/>
          <w:marRight w:val="0"/>
          <w:marTop w:val="0"/>
          <w:marBottom w:val="0"/>
          <w:divBdr>
            <w:top w:val="none" w:sz="0" w:space="0" w:color="auto"/>
            <w:left w:val="none" w:sz="0" w:space="0" w:color="auto"/>
            <w:bottom w:val="none" w:sz="0" w:space="0" w:color="auto"/>
            <w:right w:val="none" w:sz="0" w:space="0" w:color="auto"/>
          </w:divBdr>
        </w:div>
        <w:div w:id="1314988306">
          <w:marLeft w:val="0"/>
          <w:marRight w:val="0"/>
          <w:marTop w:val="0"/>
          <w:marBottom w:val="0"/>
          <w:divBdr>
            <w:top w:val="none" w:sz="0" w:space="0" w:color="auto"/>
            <w:left w:val="none" w:sz="0" w:space="0" w:color="auto"/>
            <w:bottom w:val="none" w:sz="0" w:space="0" w:color="auto"/>
            <w:right w:val="none" w:sz="0" w:space="0" w:color="auto"/>
          </w:divBdr>
        </w:div>
        <w:div w:id="1331833612">
          <w:marLeft w:val="0"/>
          <w:marRight w:val="0"/>
          <w:marTop w:val="0"/>
          <w:marBottom w:val="0"/>
          <w:divBdr>
            <w:top w:val="none" w:sz="0" w:space="0" w:color="auto"/>
            <w:left w:val="none" w:sz="0" w:space="0" w:color="auto"/>
            <w:bottom w:val="none" w:sz="0" w:space="0" w:color="auto"/>
            <w:right w:val="none" w:sz="0" w:space="0" w:color="auto"/>
          </w:divBdr>
        </w:div>
        <w:div w:id="1352612916">
          <w:marLeft w:val="0"/>
          <w:marRight w:val="0"/>
          <w:marTop w:val="0"/>
          <w:marBottom w:val="0"/>
          <w:divBdr>
            <w:top w:val="none" w:sz="0" w:space="0" w:color="auto"/>
            <w:left w:val="none" w:sz="0" w:space="0" w:color="auto"/>
            <w:bottom w:val="none" w:sz="0" w:space="0" w:color="auto"/>
            <w:right w:val="none" w:sz="0" w:space="0" w:color="auto"/>
          </w:divBdr>
        </w:div>
        <w:div w:id="1558779778">
          <w:marLeft w:val="0"/>
          <w:marRight w:val="0"/>
          <w:marTop w:val="0"/>
          <w:marBottom w:val="0"/>
          <w:divBdr>
            <w:top w:val="none" w:sz="0" w:space="0" w:color="auto"/>
            <w:left w:val="none" w:sz="0" w:space="0" w:color="auto"/>
            <w:bottom w:val="none" w:sz="0" w:space="0" w:color="auto"/>
            <w:right w:val="none" w:sz="0" w:space="0" w:color="auto"/>
          </w:divBdr>
        </w:div>
        <w:div w:id="1600914237">
          <w:marLeft w:val="0"/>
          <w:marRight w:val="0"/>
          <w:marTop w:val="0"/>
          <w:marBottom w:val="0"/>
          <w:divBdr>
            <w:top w:val="none" w:sz="0" w:space="0" w:color="auto"/>
            <w:left w:val="none" w:sz="0" w:space="0" w:color="auto"/>
            <w:bottom w:val="none" w:sz="0" w:space="0" w:color="auto"/>
            <w:right w:val="none" w:sz="0" w:space="0" w:color="auto"/>
          </w:divBdr>
        </w:div>
        <w:div w:id="1610235788">
          <w:marLeft w:val="0"/>
          <w:marRight w:val="0"/>
          <w:marTop w:val="0"/>
          <w:marBottom w:val="0"/>
          <w:divBdr>
            <w:top w:val="none" w:sz="0" w:space="0" w:color="auto"/>
            <w:left w:val="none" w:sz="0" w:space="0" w:color="auto"/>
            <w:bottom w:val="none" w:sz="0" w:space="0" w:color="auto"/>
            <w:right w:val="none" w:sz="0" w:space="0" w:color="auto"/>
          </w:divBdr>
        </w:div>
        <w:div w:id="1651209563">
          <w:marLeft w:val="0"/>
          <w:marRight w:val="0"/>
          <w:marTop w:val="0"/>
          <w:marBottom w:val="0"/>
          <w:divBdr>
            <w:top w:val="none" w:sz="0" w:space="0" w:color="auto"/>
            <w:left w:val="none" w:sz="0" w:space="0" w:color="auto"/>
            <w:bottom w:val="none" w:sz="0" w:space="0" w:color="auto"/>
            <w:right w:val="none" w:sz="0" w:space="0" w:color="auto"/>
          </w:divBdr>
        </w:div>
        <w:div w:id="1655258387">
          <w:marLeft w:val="0"/>
          <w:marRight w:val="0"/>
          <w:marTop w:val="0"/>
          <w:marBottom w:val="0"/>
          <w:divBdr>
            <w:top w:val="none" w:sz="0" w:space="0" w:color="auto"/>
            <w:left w:val="none" w:sz="0" w:space="0" w:color="auto"/>
            <w:bottom w:val="none" w:sz="0" w:space="0" w:color="auto"/>
            <w:right w:val="none" w:sz="0" w:space="0" w:color="auto"/>
          </w:divBdr>
        </w:div>
        <w:div w:id="1656101944">
          <w:marLeft w:val="0"/>
          <w:marRight w:val="0"/>
          <w:marTop w:val="0"/>
          <w:marBottom w:val="0"/>
          <w:divBdr>
            <w:top w:val="none" w:sz="0" w:space="0" w:color="auto"/>
            <w:left w:val="none" w:sz="0" w:space="0" w:color="auto"/>
            <w:bottom w:val="none" w:sz="0" w:space="0" w:color="auto"/>
            <w:right w:val="none" w:sz="0" w:space="0" w:color="auto"/>
          </w:divBdr>
          <w:divsChild>
            <w:div w:id="159393345">
              <w:marLeft w:val="0"/>
              <w:marRight w:val="0"/>
              <w:marTop w:val="0"/>
              <w:marBottom w:val="0"/>
              <w:divBdr>
                <w:top w:val="none" w:sz="0" w:space="0" w:color="auto"/>
                <w:left w:val="none" w:sz="0" w:space="0" w:color="auto"/>
                <w:bottom w:val="none" w:sz="0" w:space="0" w:color="auto"/>
                <w:right w:val="none" w:sz="0" w:space="0" w:color="auto"/>
              </w:divBdr>
            </w:div>
            <w:div w:id="202059684">
              <w:marLeft w:val="0"/>
              <w:marRight w:val="0"/>
              <w:marTop w:val="0"/>
              <w:marBottom w:val="0"/>
              <w:divBdr>
                <w:top w:val="none" w:sz="0" w:space="0" w:color="auto"/>
                <w:left w:val="none" w:sz="0" w:space="0" w:color="auto"/>
                <w:bottom w:val="none" w:sz="0" w:space="0" w:color="auto"/>
                <w:right w:val="none" w:sz="0" w:space="0" w:color="auto"/>
              </w:divBdr>
            </w:div>
            <w:div w:id="280234184">
              <w:marLeft w:val="0"/>
              <w:marRight w:val="0"/>
              <w:marTop w:val="0"/>
              <w:marBottom w:val="0"/>
              <w:divBdr>
                <w:top w:val="none" w:sz="0" w:space="0" w:color="auto"/>
                <w:left w:val="none" w:sz="0" w:space="0" w:color="auto"/>
                <w:bottom w:val="none" w:sz="0" w:space="0" w:color="auto"/>
                <w:right w:val="none" w:sz="0" w:space="0" w:color="auto"/>
              </w:divBdr>
            </w:div>
            <w:div w:id="317419508">
              <w:marLeft w:val="0"/>
              <w:marRight w:val="0"/>
              <w:marTop w:val="0"/>
              <w:marBottom w:val="0"/>
              <w:divBdr>
                <w:top w:val="none" w:sz="0" w:space="0" w:color="auto"/>
                <w:left w:val="none" w:sz="0" w:space="0" w:color="auto"/>
                <w:bottom w:val="none" w:sz="0" w:space="0" w:color="auto"/>
                <w:right w:val="none" w:sz="0" w:space="0" w:color="auto"/>
              </w:divBdr>
            </w:div>
            <w:div w:id="370763927">
              <w:marLeft w:val="0"/>
              <w:marRight w:val="0"/>
              <w:marTop w:val="0"/>
              <w:marBottom w:val="0"/>
              <w:divBdr>
                <w:top w:val="none" w:sz="0" w:space="0" w:color="auto"/>
                <w:left w:val="none" w:sz="0" w:space="0" w:color="auto"/>
                <w:bottom w:val="none" w:sz="0" w:space="0" w:color="auto"/>
                <w:right w:val="none" w:sz="0" w:space="0" w:color="auto"/>
              </w:divBdr>
            </w:div>
            <w:div w:id="552616588">
              <w:marLeft w:val="0"/>
              <w:marRight w:val="0"/>
              <w:marTop w:val="0"/>
              <w:marBottom w:val="0"/>
              <w:divBdr>
                <w:top w:val="none" w:sz="0" w:space="0" w:color="auto"/>
                <w:left w:val="none" w:sz="0" w:space="0" w:color="auto"/>
                <w:bottom w:val="none" w:sz="0" w:space="0" w:color="auto"/>
                <w:right w:val="none" w:sz="0" w:space="0" w:color="auto"/>
              </w:divBdr>
            </w:div>
            <w:div w:id="625625465">
              <w:marLeft w:val="0"/>
              <w:marRight w:val="0"/>
              <w:marTop w:val="0"/>
              <w:marBottom w:val="0"/>
              <w:divBdr>
                <w:top w:val="none" w:sz="0" w:space="0" w:color="auto"/>
                <w:left w:val="none" w:sz="0" w:space="0" w:color="auto"/>
                <w:bottom w:val="none" w:sz="0" w:space="0" w:color="auto"/>
                <w:right w:val="none" w:sz="0" w:space="0" w:color="auto"/>
              </w:divBdr>
            </w:div>
            <w:div w:id="935020655">
              <w:marLeft w:val="0"/>
              <w:marRight w:val="0"/>
              <w:marTop w:val="0"/>
              <w:marBottom w:val="0"/>
              <w:divBdr>
                <w:top w:val="none" w:sz="0" w:space="0" w:color="auto"/>
                <w:left w:val="none" w:sz="0" w:space="0" w:color="auto"/>
                <w:bottom w:val="none" w:sz="0" w:space="0" w:color="auto"/>
                <w:right w:val="none" w:sz="0" w:space="0" w:color="auto"/>
              </w:divBdr>
            </w:div>
            <w:div w:id="967583944">
              <w:marLeft w:val="0"/>
              <w:marRight w:val="0"/>
              <w:marTop w:val="0"/>
              <w:marBottom w:val="0"/>
              <w:divBdr>
                <w:top w:val="none" w:sz="0" w:space="0" w:color="auto"/>
                <w:left w:val="none" w:sz="0" w:space="0" w:color="auto"/>
                <w:bottom w:val="none" w:sz="0" w:space="0" w:color="auto"/>
                <w:right w:val="none" w:sz="0" w:space="0" w:color="auto"/>
              </w:divBdr>
            </w:div>
            <w:div w:id="1168642192">
              <w:marLeft w:val="0"/>
              <w:marRight w:val="0"/>
              <w:marTop w:val="0"/>
              <w:marBottom w:val="0"/>
              <w:divBdr>
                <w:top w:val="none" w:sz="0" w:space="0" w:color="auto"/>
                <w:left w:val="none" w:sz="0" w:space="0" w:color="auto"/>
                <w:bottom w:val="none" w:sz="0" w:space="0" w:color="auto"/>
                <w:right w:val="none" w:sz="0" w:space="0" w:color="auto"/>
              </w:divBdr>
            </w:div>
            <w:div w:id="1216821677">
              <w:marLeft w:val="0"/>
              <w:marRight w:val="0"/>
              <w:marTop w:val="0"/>
              <w:marBottom w:val="0"/>
              <w:divBdr>
                <w:top w:val="none" w:sz="0" w:space="0" w:color="auto"/>
                <w:left w:val="none" w:sz="0" w:space="0" w:color="auto"/>
                <w:bottom w:val="none" w:sz="0" w:space="0" w:color="auto"/>
                <w:right w:val="none" w:sz="0" w:space="0" w:color="auto"/>
              </w:divBdr>
            </w:div>
            <w:div w:id="1247154941">
              <w:marLeft w:val="0"/>
              <w:marRight w:val="0"/>
              <w:marTop w:val="0"/>
              <w:marBottom w:val="0"/>
              <w:divBdr>
                <w:top w:val="none" w:sz="0" w:space="0" w:color="auto"/>
                <w:left w:val="none" w:sz="0" w:space="0" w:color="auto"/>
                <w:bottom w:val="none" w:sz="0" w:space="0" w:color="auto"/>
                <w:right w:val="none" w:sz="0" w:space="0" w:color="auto"/>
              </w:divBdr>
            </w:div>
            <w:div w:id="1437362977">
              <w:marLeft w:val="0"/>
              <w:marRight w:val="0"/>
              <w:marTop w:val="0"/>
              <w:marBottom w:val="0"/>
              <w:divBdr>
                <w:top w:val="none" w:sz="0" w:space="0" w:color="auto"/>
                <w:left w:val="none" w:sz="0" w:space="0" w:color="auto"/>
                <w:bottom w:val="none" w:sz="0" w:space="0" w:color="auto"/>
                <w:right w:val="none" w:sz="0" w:space="0" w:color="auto"/>
              </w:divBdr>
            </w:div>
            <w:div w:id="1455830456">
              <w:marLeft w:val="0"/>
              <w:marRight w:val="0"/>
              <w:marTop w:val="0"/>
              <w:marBottom w:val="0"/>
              <w:divBdr>
                <w:top w:val="none" w:sz="0" w:space="0" w:color="auto"/>
                <w:left w:val="none" w:sz="0" w:space="0" w:color="auto"/>
                <w:bottom w:val="none" w:sz="0" w:space="0" w:color="auto"/>
                <w:right w:val="none" w:sz="0" w:space="0" w:color="auto"/>
              </w:divBdr>
            </w:div>
            <w:div w:id="1514223556">
              <w:marLeft w:val="0"/>
              <w:marRight w:val="0"/>
              <w:marTop w:val="0"/>
              <w:marBottom w:val="0"/>
              <w:divBdr>
                <w:top w:val="none" w:sz="0" w:space="0" w:color="auto"/>
                <w:left w:val="none" w:sz="0" w:space="0" w:color="auto"/>
                <w:bottom w:val="none" w:sz="0" w:space="0" w:color="auto"/>
                <w:right w:val="none" w:sz="0" w:space="0" w:color="auto"/>
              </w:divBdr>
            </w:div>
            <w:div w:id="1618677203">
              <w:marLeft w:val="0"/>
              <w:marRight w:val="0"/>
              <w:marTop w:val="0"/>
              <w:marBottom w:val="0"/>
              <w:divBdr>
                <w:top w:val="none" w:sz="0" w:space="0" w:color="auto"/>
                <w:left w:val="none" w:sz="0" w:space="0" w:color="auto"/>
                <w:bottom w:val="none" w:sz="0" w:space="0" w:color="auto"/>
                <w:right w:val="none" w:sz="0" w:space="0" w:color="auto"/>
              </w:divBdr>
            </w:div>
            <w:div w:id="1883980296">
              <w:marLeft w:val="0"/>
              <w:marRight w:val="0"/>
              <w:marTop w:val="0"/>
              <w:marBottom w:val="0"/>
              <w:divBdr>
                <w:top w:val="none" w:sz="0" w:space="0" w:color="auto"/>
                <w:left w:val="none" w:sz="0" w:space="0" w:color="auto"/>
                <w:bottom w:val="none" w:sz="0" w:space="0" w:color="auto"/>
                <w:right w:val="none" w:sz="0" w:space="0" w:color="auto"/>
              </w:divBdr>
            </w:div>
            <w:div w:id="1900549917">
              <w:marLeft w:val="0"/>
              <w:marRight w:val="0"/>
              <w:marTop w:val="0"/>
              <w:marBottom w:val="0"/>
              <w:divBdr>
                <w:top w:val="none" w:sz="0" w:space="0" w:color="auto"/>
                <w:left w:val="none" w:sz="0" w:space="0" w:color="auto"/>
                <w:bottom w:val="none" w:sz="0" w:space="0" w:color="auto"/>
                <w:right w:val="none" w:sz="0" w:space="0" w:color="auto"/>
              </w:divBdr>
            </w:div>
            <w:div w:id="1925647241">
              <w:marLeft w:val="0"/>
              <w:marRight w:val="0"/>
              <w:marTop w:val="0"/>
              <w:marBottom w:val="0"/>
              <w:divBdr>
                <w:top w:val="none" w:sz="0" w:space="0" w:color="auto"/>
                <w:left w:val="none" w:sz="0" w:space="0" w:color="auto"/>
                <w:bottom w:val="none" w:sz="0" w:space="0" w:color="auto"/>
                <w:right w:val="none" w:sz="0" w:space="0" w:color="auto"/>
              </w:divBdr>
            </w:div>
            <w:div w:id="2108496241">
              <w:marLeft w:val="0"/>
              <w:marRight w:val="0"/>
              <w:marTop w:val="0"/>
              <w:marBottom w:val="0"/>
              <w:divBdr>
                <w:top w:val="none" w:sz="0" w:space="0" w:color="auto"/>
                <w:left w:val="none" w:sz="0" w:space="0" w:color="auto"/>
                <w:bottom w:val="none" w:sz="0" w:space="0" w:color="auto"/>
                <w:right w:val="none" w:sz="0" w:space="0" w:color="auto"/>
              </w:divBdr>
            </w:div>
          </w:divsChild>
        </w:div>
        <w:div w:id="1677270276">
          <w:marLeft w:val="0"/>
          <w:marRight w:val="0"/>
          <w:marTop w:val="0"/>
          <w:marBottom w:val="0"/>
          <w:divBdr>
            <w:top w:val="none" w:sz="0" w:space="0" w:color="auto"/>
            <w:left w:val="none" w:sz="0" w:space="0" w:color="auto"/>
            <w:bottom w:val="none" w:sz="0" w:space="0" w:color="auto"/>
            <w:right w:val="none" w:sz="0" w:space="0" w:color="auto"/>
          </w:divBdr>
          <w:divsChild>
            <w:div w:id="298196603">
              <w:marLeft w:val="0"/>
              <w:marRight w:val="0"/>
              <w:marTop w:val="0"/>
              <w:marBottom w:val="0"/>
              <w:divBdr>
                <w:top w:val="none" w:sz="0" w:space="0" w:color="auto"/>
                <w:left w:val="none" w:sz="0" w:space="0" w:color="auto"/>
                <w:bottom w:val="none" w:sz="0" w:space="0" w:color="auto"/>
                <w:right w:val="none" w:sz="0" w:space="0" w:color="auto"/>
              </w:divBdr>
            </w:div>
            <w:div w:id="365180301">
              <w:marLeft w:val="0"/>
              <w:marRight w:val="0"/>
              <w:marTop w:val="0"/>
              <w:marBottom w:val="0"/>
              <w:divBdr>
                <w:top w:val="none" w:sz="0" w:space="0" w:color="auto"/>
                <w:left w:val="none" w:sz="0" w:space="0" w:color="auto"/>
                <w:bottom w:val="none" w:sz="0" w:space="0" w:color="auto"/>
                <w:right w:val="none" w:sz="0" w:space="0" w:color="auto"/>
              </w:divBdr>
            </w:div>
            <w:div w:id="391780341">
              <w:marLeft w:val="0"/>
              <w:marRight w:val="0"/>
              <w:marTop w:val="0"/>
              <w:marBottom w:val="0"/>
              <w:divBdr>
                <w:top w:val="none" w:sz="0" w:space="0" w:color="auto"/>
                <w:left w:val="none" w:sz="0" w:space="0" w:color="auto"/>
                <w:bottom w:val="none" w:sz="0" w:space="0" w:color="auto"/>
                <w:right w:val="none" w:sz="0" w:space="0" w:color="auto"/>
              </w:divBdr>
            </w:div>
            <w:div w:id="655768646">
              <w:marLeft w:val="0"/>
              <w:marRight w:val="0"/>
              <w:marTop w:val="0"/>
              <w:marBottom w:val="0"/>
              <w:divBdr>
                <w:top w:val="none" w:sz="0" w:space="0" w:color="auto"/>
                <w:left w:val="none" w:sz="0" w:space="0" w:color="auto"/>
                <w:bottom w:val="none" w:sz="0" w:space="0" w:color="auto"/>
                <w:right w:val="none" w:sz="0" w:space="0" w:color="auto"/>
              </w:divBdr>
            </w:div>
            <w:div w:id="777068201">
              <w:marLeft w:val="0"/>
              <w:marRight w:val="0"/>
              <w:marTop w:val="0"/>
              <w:marBottom w:val="0"/>
              <w:divBdr>
                <w:top w:val="none" w:sz="0" w:space="0" w:color="auto"/>
                <w:left w:val="none" w:sz="0" w:space="0" w:color="auto"/>
                <w:bottom w:val="none" w:sz="0" w:space="0" w:color="auto"/>
                <w:right w:val="none" w:sz="0" w:space="0" w:color="auto"/>
              </w:divBdr>
            </w:div>
            <w:div w:id="778986790">
              <w:marLeft w:val="0"/>
              <w:marRight w:val="0"/>
              <w:marTop w:val="0"/>
              <w:marBottom w:val="0"/>
              <w:divBdr>
                <w:top w:val="none" w:sz="0" w:space="0" w:color="auto"/>
                <w:left w:val="none" w:sz="0" w:space="0" w:color="auto"/>
                <w:bottom w:val="none" w:sz="0" w:space="0" w:color="auto"/>
                <w:right w:val="none" w:sz="0" w:space="0" w:color="auto"/>
              </w:divBdr>
            </w:div>
            <w:div w:id="905460512">
              <w:marLeft w:val="0"/>
              <w:marRight w:val="0"/>
              <w:marTop w:val="0"/>
              <w:marBottom w:val="0"/>
              <w:divBdr>
                <w:top w:val="none" w:sz="0" w:space="0" w:color="auto"/>
                <w:left w:val="none" w:sz="0" w:space="0" w:color="auto"/>
                <w:bottom w:val="none" w:sz="0" w:space="0" w:color="auto"/>
                <w:right w:val="none" w:sz="0" w:space="0" w:color="auto"/>
              </w:divBdr>
            </w:div>
            <w:div w:id="1094590038">
              <w:marLeft w:val="0"/>
              <w:marRight w:val="0"/>
              <w:marTop w:val="0"/>
              <w:marBottom w:val="0"/>
              <w:divBdr>
                <w:top w:val="none" w:sz="0" w:space="0" w:color="auto"/>
                <w:left w:val="none" w:sz="0" w:space="0" w:color="auto"/>
                <w:bottom w:val="none" w:sz="0" w:space="0" w:color="auto"/>
                <w:right w:val="none" w:sz="0" w:space="0" w:color="auto"/>
              </w:divBdr>
            </w:div>
            <w:div w:id="1180044798">
              <w:marLeft w:val="0"/>
              <w:marRight w:val="0"/>
              <w:marTop w:val="0"/>
              <w:marBottom w:val="0"/>
              <w:divBdr>
                <w:top w:val="none" w:sz="0" w:space="0" w:color="auto"/>
                <w:left w:val="none" w:sz="0" w:space="0" w:color="auto"/>
                <w:bottom w:val="none" w:sz="0" w:space="0" w:color="auto"/>
                <w:right w:val="none" w:sz="0" w:space="0" w:color="auto"/>
              </w:divBdr>
            </w:div>
            <w:div w:id="1235552266">
              <w:marLeft w:val="0"/>
              <w:marRight w:val="0"/>
              <w:marTop w:val="0"/>
              <w:marBottom w:val="0"/>
              <w:divBdr>
                <w:top w:val="none" w:sz="0" w:space="0" w:color="auto"/>
                <w:left w:val="none" w:sz="0" w:space="0" w:color="auto"/>
                <w:bottom w:val="none" w:sz="0" w:space="0" w:color="auto"/>
                <w:right w:val="none" w:sz="0" w:space="0" w:color="auto"/>
              </w:divBdr>
            </w:div>
            <w:div w:id="1428235189">
              <w:marLeft w:val="0"/>
              <w:marRight w:val="0"/>
              <w:marTop w:val="0"/>
              <w:marBottom w:val="0"/>
              <w:divBdr>
                <w:top w:val="none" w:sz="0" w:space="0" w:color="auto"/>
                <w:left w:val="none" w:sz="0" w:space="0" w:color="auto"/>
                <w:bottom w:val="none" w:sz="0" w:space="0" w:color="auto"/>
                <w:right w:val="none" w:sz="0" w:space="0" w:color="auto"/>
              </w:divBdr>
            </w:div>
            <w:div w:id="1654335998">
              <w:marLeft w:val="0"/>
              <w:marRight w:val="0"/>
              <w:marTop w:val="0"/>
              <w:marBottom w:val="0"/>
              <w:divBdr>
                <w:top w:val="none" w:sz="0" w:space="0" w:color="auto"/>
                <w:left w:val="none" w:sz="0" w:space="0" w:color="auto"/>
                <w:bottom w:val="none" w:sz="0" w:space="0" w:color="auto"/>
                <w:right w:val="none" w:sz="0" w:space="0" w:color="auto"/>
              </w:divBdr>
            </w:div>
            <w:div w:id="1657219457">
              <w:marLeft w:val="0"/>
              <w:marRight w:val="0"/>
              <w:marTop w:val="0"/>
              <w:marBottom w:val="0"/>
              <w:divBdr>
                <w:top w:val="none" w:sz="0" w:space="0" w:color="auto"/>
                <w:left w:val="none" w:sz="0" w:space="0" w:color="auto"/>
                <w:bottom w:val="none" w:sz="0" w:space="0" w:color="auto"/>
                <w:right w:val="none" w:sz="0" w:space="0" w:color="auto"/>
              </w:divBdr>
            </w:div>
            <w:div w:id="1701710602">
              <w:marLeft w:val="0"/>
              <w:marRight w:val="0"/>
              <w:marTop w:val="0"/>
              <w:marBottom w:val="0"/>
              <w:divBdr>
                <w:top w:val="none" w:sz="0" w:space="0" w:color="auto"/>
                <w:left w:val="none" w:sz="0" w:space="0" w:color="auto"/>
                <w:bottom w:val="none" w:sz="0" w:space="0" w:color="auto"/>
                <w:right w:val="none" w:sz="0" w:space="0" w:color="auto"/>
              </w:divBdr>
            </w:div>
            <w:div w:id="1765802497">
              <w:marLeft w:val="0"/>
              <w:marRight w:val="0"/>
              <w:marTop w:val="0"/>
              <w:marBottom w:val="0"/>
              <w:divBdr>
                <w:top w:val="none" w:sz="0" w:space="0" w:color="auto"/>
                <w:left w:val="none" w:sz="0" w:space="0" w:color="auto"/>
                <w:bottom w:val="none" w:sz="0" w:space="0" w:color="auto"/>
                <w:right w:val="none" w:sz="0" w:space="0" w:color="auto"/>
              </w:divBdr>
            </w:div>
            <w:div w:id="1921212524">
              <w:marLeft w:val="0"/>
              <w:marRight w:val="0"/>
              <w:marTop w:val="0"/>
              <w:marBottom w:val="0"/>
              <w:divBdr>
                <w:top w:val="none" w:sz="0" w:space="0" w:color="auto"/>
                <w:left w:val="none" w:sz="0" w:space="0" w:color="auto"/>
                <w:bottom w:val="none" w:sz="0" w:space="0" w:color="auto"/>
                <w:right w:val="none" w:sz="0" w:space="0" w:color="auto"/>
              </w:divBdr>
            </w:div>
            <w:div w:id="1921595940">
              <w:marLeft w:val="0"/>
              <w:marRight w:val="0"/>
              <w:marTop w:val="0"/>
              <w:marBottom w:val="0"/>
              <w:divBdr>
                <w:top w:val="none" w:sz="0" w:space="0" w:color="auto"/>
                <w:left w:val="none" w:sz="0" w:space="0" w:color="auto"/>
                <w:bottom w:val="none" w:sz="0" w:space="0" w:color="auto"/>
                <w:right w:val="none" w:sz="0" w:space="0" w:color="auto"/>
              </w:divBdr>
            </w:div>
          </w:divsChild>
        </w:div>
        <w:div w:id="1695690684">
          <w:marLeft w:val="0"/>
          <w:marRight w:val="0"/>
          <w:marTop w:val="0"/>
          <w:marBottom w:val="0"/>
          <w:divBdr>
            <w:top w:val="none" w:sz="0" w:space="0" w:color="auto"/>
            <w:left w:val="none" w:sz="0" w:space="0" w:color="auto"/>
            <w:bottom w:val="none" w:sz="0" w:space="0" w:color="auto"/>
            <w:right w:val="none" w:sz="0" w:space="0" w:color="auto"/>
          </w:divBdr>
        </w:div>
        <w:div w:id="1707679843">
          <w:marLeft w:val="0"/>
          <w:marRight w:val="0"/>
          <w:marTop w:val="0"/>
          <w:marBottom w:val="0"/>
          <w:divBdr>
            <w:top w:val="none" w:sz="0" w:space="0" w:color="auto"/>
            <w:left w:val="none" w:sz="0" w:space="0" w:color="auto"/>
            <w:bottom w:val="none" w:sz="0" w:space="0" w:color="auto"/>
            <w:right w:val="none" w:sz="0" w:space="0" w:color="auto"/>
          </w:divBdr>
        </w:div>
        <w:div w:id="1733120863">
          <w:marLeft w:val="0"/>
          <w:marRight w:val="0"/>
          <w:marTop w:val="0"/>
          <w:marBottom w:val="0"/>
          <w:divBdr>
            <w:top w:val="none" w:sz="0" w:space="0" w:color="auto"/>
            <w:left w:val="none" w:sz="0" w:space="0" w:color="auto"/>
            <w:bottom w:val="none" w:sz="0" w:space="0" w:color="auto"/>
            <w:right w:val="none" w:sz="0" w:space="0" w:color="auto"/>
          </w:divBdr>
        </w:div>
        <w:div w:id="1808812590">
          <w:marLeft w:val="0"/>
          <w:marRight w:val="0"/>
          <w:marTop w:val="0"/>
          <w:marBottom w:val="0"/>
          <w:divBdr>
            <w:top w:val="none" w:sz="0" w:space="0" w:color="auto"/>
            <w:left w:val="none" w:sz="0" w:space="0" w:color="auto"/>
            <w:bottom w:val="none" w:sz="0" w:space="0" w:color="auto"/>
            <w:right w:val="none" w:sz="0" w:space="0" w:color="auto"/>
          </w:divBdr>
        </w:div>
        <w:div w:id="1928271613">
          <w:marLeft w:val="0"/>
          <w:marRight w:val="0"/>
          <w:marTop w:val="0"/>
          <w:marBottom w:val="0"/>
          <w:divBdr>
            <w:top w:val="none" w:sz="0" w:space="0" w:color="auto"/>
            <w:left w:val="none" w:sz="0" w:space="0" w:color="auto"/>
            <w:bottom w:val="none" w:sz="0" w:space="0" w:color="auto"/>
            <w:right w:val="none" w:sz="0" w:space="0" w:color="auto"/>
          </w:divBdr>
        </w:div>
        <w:div w:id="2006282807">
          <w:marLeft w:val="0"/>
          <w:marRight w:val="0"/>
          <w:marTop w:val="0"/>
          <w:marBottom w:val="0"/>
          <w:divBdr>
            <w:top w:val="none" w:sz="0" w:space="0" w:color="auto"/>
            <w:left w:val="none" w:sz="0" w:space="0" w:color="auto"/>
            <w:bottom w:val="none" w:sz="0" w:space="0" w:color="auto"/>
            <w:right w:val="none" w:sz="0" w:space="0" w:color="auto"/>
          </w:divBdr>
          <w:divsChild>
            <w:div w:id="92477708">
              <w:marLeft w:val="0"/>
              <w:marRight w:val="0"/>
              <w:marTop w:val="0"/>
              <w:marBottom w:val="0"/>
              <w:divBdr>
                <w:top w:val="none" w:sz="0" w:space="0" w:color="auto"/>
                <w:left w:val="none" w:sz="0" w:space="0" w:color="auto"/>
                <w:bottom w:val="none" w:sz="0" w:space="0" w:color="auto"/>
                <w:right w:val="none" w:sz="0" w:space="0" w:color="auto"/>
              </w:divBdr>
            </w:div>
            <w:div w:id="232276961">
              <w:marLeft w:val="0"/>
              <w:marRight w:val="0"/>
              <w:marTop w:val="0"/>
              <w:marBottom w:val="0"/>
              <w:divBdr>
                <w:top w:val="none" w:sz="0" w:space="0" w:color="auto"/>
                <w:left w:val="none" w:sz="0" w:space="0" w:color="auto"/>
                <w:bottom w:val="none" w:sz="0" w:space="0" w:color="auto"/>
                <w:right w:val="none" w:sz="0" w:space="0" w:color="auto"/>
              </w:divBdr>
            </w:div>
            <w:div w:id="296843337">
              <w:marLeft w:val="0"/>
              <w:marRight w:val="0"/>
              <w:marTop w:val="0"/>
              <w:marBottom w:val="0"/>
              <w:divBdr>
                <w:top w:val="none" w:sz="0" w:space="0" w:color="auto"/>
                <w:left w:val="none" w:sz="0" w:space="0" w:color="auto"/>
                <w:bottom w:val="none" w:sz="0" w:space="0" w:color="auto"/>
                <w:right w:val="none" w:sz="0" w:space="0" w:color="auto"/>
              </w:divBdr>
            </w:div>
            <w:div w:id="406923693">
              <w:marLeft w:val="0"/>
              <w:marRight w:val="0"/>
              <w:marTop w:val="0"/>
              <w:marBottom w:val="0"/>
              <w:divBdr>
                <w:top w:val="none" w:sz="0" w:space="0" w:color="auto"/>
                <w:left w:val="none" w:sz="0" w:space="0" w:color="auto"/>
                <w:bottom w:val="none" w:sz="0" w:space="0" w:color="auto"/>
                <w:right w:val="none" w:sz="0" w:space="0" w:color="auto"/>
              </w:divBdr>
            </w:div>
            <w:div w:id="434206363">
              <w:marLeft w:val="0"/>
              <w:marRight w:val="0"/>
              <w:marTop w:val="0"/>
              <w:marBottom w:val="0"/>
              <w:divBdr>
                <w:top w:val="none" w:sz="0" w:space="0" w:color="auto"/>
                <w:left w:val="none" w:sz="0" w:space="0" w:color="auto"/>
                <w:bottom w:val="none" w:sz="0" w:space="0" w:color="auto"/>
                <w:right w:val="none" w:sz="0" w:space="0" w:color="auto"/>
              </w:divBdr>
            </w:div>
            <w:div w:id="627977523">
              <w:marLeft w:val="0"/>
              <w:marRight w:val="0"/>
              <w:marTop w:val="0"/>
              <w:marBottom w:val="0"/>
              <w:divBdr>
                <w:top w:val="none" w:sz="0" w:space="0" w:color="auto"/>
                <w:left w:val="none" w:sz="0" w:space="0" w:color="auto"/>
                <w:bottom w:val="none" w:sz="0" w:space="0" w:color="auto"/>
                <w:right w:val="none" w:sz="0" w:space="0" w:color="auto"/>
              </w:divBdr>
            </w:div>
            <w:div w:id="764614379">
              <w:marLeft w:val="0"/>
              <w:marRight w:val="0"/>
              <w:marTop w:val="0"/>
              <w:marBottom w:val="0"/>
              <w:divBdr>
                <w:top w:val="none" w:sz="0" w:space="0" w:color="auto"/>
                <w:left w:val="none" w:sz="0" w:space="0" w:color="auto"/>
                <w:bottom w:val="none" w:sz="0" w:space="0" w:color="auto"/>
                <w:right w:val="none" w:sz="0" w:space="0" w:color="auto"/>
              </w:divBdr>
            </w:div>
            <w:div w:id="902445574">
              <w:marLeft w:val="0"/>
              <w:marRight w:val="0"/>
              <w:marTop w:val="0"/>
              <w:marBottom w:val="0"/>
              <w:divBdr>
                <w:top w:val="none" w:sz="0" w:space="0" w:color="auto"/>
                <w:left w:val="none" w:sz="0" w:space="0" w:color="auto"/>
                <w:bottom w:val="none" w:sz="0" w:space="0" w:color="auto"/>
                <w:right w:val="none" w:sz="0" w:space="0" w:color="auto"/>
              </w:divBdr>
            </w:div>
            <w:div w:id="1027213411">
              <w:marLeft w:val="0"/>
              <w:marRight w:val="0"/>
              <w:marTop w:val="0"/>
              <w:marBottom w:val="0"/>
              <w:divBdr>
                <w:top w:val="none" w:sz="0" w:space="0" w:color="auto"/>
                <w:left w:val="none" w:sz="0" w:space="0" w:color="auto"/>
                <w:bottom w:val="none" w:sz="0" w:space="0" w:color="auto"/>
                <w:right w:val="none" w:sz="0" w:space="0" w:color="auto"/>
              </w:divBdr>
            </w:div>
            <w:div w:id="1144273207">
              <w:marLeft w:val="0"/>
              <w:marRight w:val="0"/>
              <w:marTop w:val="0"/>
              <w:marBottom w:val="0"/>
              <w:divBdr>
                <w:top w:val="none" w:sz="0" w:space="0" w:color="auto"/>
                <w:left w:val="none" w:sz="0" w:space="0" w:color="auto"/>
                <w:bottom w:val="none" w:sz="0" w:space="0" w:color="auto"/>
                <w:right w:val="none" w:sz="0" w:space="0" w:color="auto"/>
              </w:divBdr>
            </w:div>
            <w:div w:id="1148862825">
              <w:marLeft w:val="0"/>
              <w:marRight w:val="0"/>
              <w:marTop w:val="0"/>
              <w:marBottom w:val="0"/>
              <w:divBdr>
                <w:top w:val="none" w:sz="0" w:space="0" w:color="auto"/>
                <w:left w:val="none" w:sz="0" w:space="0" w:color="auto"/>
                <w:bottom w:val="none" w:sz="0" w:space="0" w:color="auto"/>
                <w:right w:val="none" w:sz="0" w:space="0" w:color="auto"/>
              </w:divBdr>
            </w:div>
            <w:div w:id="1165630299">
              <w:marLeft w:val="0"/>
              <w:marRight w:val="0"/>
              <w:marTop w:val="0"/>
              <w:marBottom w:val="0"/>
              <w:divBdr>
                <w:top w:val="none" w:sz="0" w:space="0" w:color="auto"/>
                <w:left w:val="none" w:sz="0" w:space="0" w:color="auto"/>
                <w:bottom w:val="none" w:sz="0" w:space="0" w:color="auto"/>
                <w:right w:val="none" w:sz="0" w:space="0" w:color="auto"/>
              </w:divBdr>
            </w:div>
            <w:div w:id="1318921894">
              <w:marLeft w:val="0"/>
              <w:marRight w:val="0"/>
              <w:marTop w:val="0"/>
              <w:marBottom w:val="0"/>
              <w:divBdr>
                <w:top w:val="none" w:sz="0" w:space="0" w:color="auto"/>
                <w:left w:val="none" w:sz="0" w:space="0" w:color="auto"/>
                <w:bottom w:val="none" w:sz="0" w:space="0" w:color="auto"/>
                <w:right w:val="none" w:sz="0" w:space="0" w:color="auto"/>
              </w:divBdr>
            </w:div>
            <w:div w:id="1408386428">
              <w:marLeft w:val="0"/>
              <w:marRight w:val="0"/>
              <w:marTop w:val="0"/>
              <w:marBottom w:val="0"/>
              <w:divBdr>
                <w:top w:val="none" w:sz="0" w:space="0" w:color="auto"/>
                <w:left w:val="none" w:sz="0" w:space="0" w:color="auto"/>
                <w:bottom w:val="none" w:sz="0" w:space="0" w:color="auto"/>
                <w:right w:val="none" w:sz="0" w:space="0" w:color="auto"/>
              </w:divBdr>
            </w:div>
            <w:div w:id="1743409688">
              <w:marLeft w:val="0"/>
              <w:marRight w:val="0"/>
              <w:marTop w:val="0"/>
              <w:marBottom w:val="0"/>
              <w:divBdr>
                <w:top w:val="none" w:sz="0" w:space="0" w:color="auto"/>
                <w:left w:val="none" w:sz="0" w:space="0" w:color="auto"/>
                <w:bottom w:val="none" w:sz="0" w:space="0" w:color="auto"/>
                <w:right w:val="none" w:sz="0" w:space="0" w:color="auto"/>
              </w:divBdr>
            </w:div>
            <w:div w:id="1850558900">
              <w:marLeft w:val="0"/>
              <w:marRight w:val="0"/>
              <w:marTop w:val="0"/>
              <w:marBottom w:val="0"/>
              <w:divBdr>
                <w:top w:val="none" w:sz="0" w:space="0" w:color="auto"/>
                <w:left w:val="none" w:sz="0" w:space="0" w:color="auto"/>
                <w:bottom w:val="none" w:sz="0" w:space="0" w:color="auto"/>
                <w:right w:val="none" w:sz="0" w:space="0" w:color="auto"/>
              </w:divBdr>
            </w:div>
            <w:div w:id="1950622337">
              <w:marLeft w:val="0"/>
              <w:marRight w:val="0"/>
              <w:marTop w:val="0"/>
              <w:marBottom w:val="0"/>
              <w:divBdr>
                <w:top w:val="none" w:sz="0" w:space="0" w:color="auto"/>
                <w:left w:val="none" w:sz="0" w:space="0" w:color="auto"/>
                <w:bottom w:val="none" w:sz="0" w:space="0" w:color="auto"/>
                <w:right w:val="none" w:sz="0" w:space="0" w:color="auto"/>
              </w:divBdr>
            </w:div>
            <w:div w:id="1959725373">
              <w:marLeft w:val="0"/>
              <w:marRight w:val="0"/>
              <w:marTop w:val="0"/>
              <w:marBottom w:val="0"/>
              <w:divBdr>
                <w:top w:val="none" w:sz="0" w:space="0" w:color="auto"/>
                <w:left w:val="none" w:sz="0" w:space="0" w:color="auto"/>
                <w:bottom w:val="none" w:sz="0" w:space="0" w:color="auto"/>
                <w:right w:val="none" w:sz="0" w:space="0" w:color="auto"/>
              </w:divBdr>
            </w:div>
            <w:div w:id="2019848430">
              <w:marLeft w:val="0"/>
              <w:marRight w:val="0"/>
              <w:marTop w:val="0"/>
              <w:marBottom w:val="0"/>
              <w:divBdr>
                <w:top w:val="none" w:sz="0" w:space="0" w:color="auto"/>
                <w:left w:val="none" w:sz="0" w:space="0" w:color="auto"/>
                <w:bottom w:val="none" w:sz="0" w:space="0" w:color="auto"/>
                <w:right w:val="none" w:sz="0" w:space="0" w:color="auto"/>
              </w:divBdr>
            </w:div>
            <w:div w:id="20460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4592">
      <w:bodyDiv w:val="1"/>
      <w:marLeft w:val="0"/>
      <w:marRight w:val="0"/>
      <w:marTop w:val="0"/>
      <w:marBottom w:val="0"/>
      <w:divBdr>
        <w:top w:val="none" w:sz="0" w:space="0" w:color="auto"/>
        <w:left w:val="none" w:sz="0" w:space="0" w:color="auto"/>
        <w:bottom w:val="none" w:sz="0" w:space="0" w:color="auto"/>
        <w:right w:val="none" w:sz="0" w:space="0" w:color="auto"/>
      </w:divBdr>
    </w:div>
    <w:div w:id="551692500">
      <w:bodyDiv w:val="1"/>
      <w:marLeft w:val="0"/>
      <w:marRight w:val="0"/>
      <w:marTop w:val="0"/>
      <w:marBottom w:val="0"/>
      <w:divBdr>
        <w:top w:val="none" w:sz="0" w:space="0" w:color="auto"/>
        <w:left w:val="none" w:sz="0" w:space="0" w:color="auto"/>
        <w:bottom w:val="none" w:sz="0" w:space="0" w:color="auto"/>
        <w:right w:val="none" w:sz="0" w:space="0" w:color="auto"/>
      </w:divBdr>
      <w:divsChild>
        <w:div w:id="399594512">
          <w:marLeft w:val="0"/>
          <w:marRight w:val="0"/>
          <w:marTop w:val="0"/>
          <w:marBottom w:val="0"/>
          <w:divBdr>
            <w:top w:val="none" w:sz="0" w:space="0" w:color="auto"/>
            <w:left w:val="none" w:sz="0" w:space="0" w:color="auto"/>
            <w:bottom w:val="none" w:sz="0" w:space="0" w:color="auto"/>
            <w:right w:val="none" w:sz="0" w:space="0" w:color="auto"/>
          </w:divBdr>
        </w:div>
        <w:div w:id="1064375972">
          <w:marLeft w:val="0"/>
          <w:marRight w:val="0"/>
          <w:marTop w:val="0"/>
          <w:marBottom w:val="0"/>
          <w:divBdr>
            <w:top w:val="none" w:sz="0" w:space="0" w:color="auto"/>
            <w:left w:val="none" w:sz="0" w:space="0" w:color="auto"/>
            <w:bottom w:val="none" w:sz="0" w:space="0" w:color="auto"/>
            <w:right w:val="none" w:sz="0" w:space="0" w:color="auto"/>
          </w:divBdr>
        </w:div>
        <w:div w:id="1530608194">
          <w:marLeft w:val="0"/>
          <w:marRight w:val="0"/>
          <w:marTop w:val="0"/>
          <w:marBottom w:val="0"/>
          <w:divBdr>
            <w:top w:val="none" w:sz="0" w:space="0" w:color="auto"/>
            <w:left w:val="none" w:sz="0" w:space="0" w:color="auto"/>
            <w:bottom w:val="none" w:sz="0" w:space="0" w:color="auto"/>
            <w:right w:val="none" w:sz="0" w:space="0" w:color="auto"/>
          </w:divBdr>
        </w:div>
        <w:div w:id="2098478137">
          <w:marLeft w:val="0"/>
          <w:marRight w:val="0"/>
          <w:marTop w:val="0"/>
          <w:marBottom w:val="0"/>
          <w:divBdr>
            <w:top w:val="none" w:sz="0" w:space="0" w:color="auto"/>
            <w:left w:val="none" w:sz="0" w:space="0" w:color="auto"/>
            <w:bottom w:val="none" w:sz="0" w:space="0" w:color="auto"/>
            <w:right w:val="none" w:sz="0" w:space="0" w:color="auto"/>
          </w:divBdr>
        </w:div>
        <w:div w:id="2124879622">
          <w:marLeft w:val="0"/>
          <w:marRight w:val="0"/>
          <w:marTop w:val="0"/>
          <w:marBottom w:val="0"/>
          <w:divBdr>
            <w:top w:val="none" w:sz="0" w:space="0" w:color="auto"/>
            <w:left w:val="none" w:sz="0" w:space="0" w:color="auto"/>
            <w:bottom w:val="none" w:sz="0" w:space="0" w:color="auto"/>
            <w:right w:val="none" w:sz="0" w:space="0" w:color="auto"/>
          </w:divBdr>
        </w:div>
      </w:divsChild>
    </w:div>
    <w:div w:id="581261996">
      <w:bodyDiv w:val="1"/>
      <w:marLeft w:val="0"/>
      <w:marRight w:val="0"/>
      <w:marTop w:val="0"/>
      <w:marBottom w:val="0"/>
      <w:divBdr>
        <w:top w:val="none" w:sz="0" w:space="0" w:color="auto"/>
        <w:left w:val="none" w:sz="0" w:space="0" w:color="auto"/>
        <w:bottom w:val="none" w:sz="0" w:space="0" w:color="auto"/>
        <w:right w:val="none" w:sz="0" w:space="0" w:color="auto"/>
      </w:divBdr>
      <w:divsChild>
        <w:div w:id="4947121">
          <w:marLeft w:val="0"/>
          <w:marRight w:val="0"/>
          <w:marTop w:val="0"/>
          <w:marBottom w:val="0"/>
          <w:divBdr>
            <w:top w:val="none" w:sz="0" w:space="0" w:color="auto"/>
            <w:left w:val="none" w:sz="0" w:space="0" w:color="auto"/>
            <w:bottom w:val="none" w:sz="0" w:space="0" w:color="auto"/>
            <w:right w:val="none" w:sz="0" w:space="0" w:color="auto"/>
          </w:divBdr>
        </w:div>
        <w:div w:id="36244005">
          <w:marLeft w:val="0"/>
          <w:marRight w:val="0"/>
          <w:marTop w:val="0"/>
          <w:marBottom w:val="0"/>
          <w:divBdr>
            <w:top w:val="none" w:sz="0" w:space="0" w:color="auto"/>
            <w:left w:val="none" w:sz="0" w:space="0" w:color="auto"/>
            <w:bottom w:val="none" w:sz="0" w:space="0" w:color="auto"/>
            <w:right w:val="none" w:sz="0" w:space="0" w:color="auto"/>
          </w:divBdr>
        </w:div>
        <w:div w:id="36511407">
          <w:marLeft w:val="0"/>
          <w:marRight w:val="0"/>
          <w:marTop w:val="0"/>
          <w:marBottom w:val="0"/>
          <w:divBdr>
            <w:top w:val="none" w:sz="0" w:space="0" w:color="auto"/>
            <w:left w:val="none" w:sz="0" w:space="0" w:color="auto"/>
            <w:bottom w:val="none" w:sz="0" w:space="0" w:color="auto"/>
            <w:right w:val="none" w:sz="0" w:space="0" w:color="auto"/>
          </w:divBdr>
        </w:div>
        <w:div w:id="47995801">
          <w:marLeft w:val="0"/>
          <w:marRight w:val="0"/>
          <w:marTop w:val="0"/>
          <w:marBottom w:val="0"/>
          <w:divBdr>
            <w:top w:val="none" w:sz="0" w:space="0" w:color="auto"/>
            <w:left w:val="none" w:sz="0" w:space="0" w:color="auto"/>
            <w:bottom w:val="none" w:sz="0" w:space="0" w:color="auto"/>
            <w:right w:val="none" w:sz="0" w:space="0" w:color="auto"/>
          </w:divBdr>
          <w:divsChild>
            <w:div w:id="80297795">
              <w:marLeft w:val="-75"/>
              <w:marRight w:val="0"/>
              <w:marTop w:val="30"/>
              <w:marBottom w:val="30"/>
              <w:divBdr>
                <w:top w:val="none" w:sz="0" w:space="0" w:color="auto"/>
                <w:left w:val="none" w:sz="0" w:space="0" w:color="auto"/>
                <w:bottom w:val="none" w:sz="0" w:space="0" w:color="auto"/>
                <w:right w:val="none" w:sz="0" w:space="0" w:color="auto"/>
              </w:divBdr>
              <w:divsChild>
                <w:div w:id="8214330">
                  <w:marLeft w:val="0"/>
                  <w:marRight w:val="0"/>
                  <w:marTop w:val="0"/>
                  <w:marBottom w:val="0"/>
                  <w:divBdr>
                    <w:top w:val="none" w:sz="0" w:space="0" w:color="auto"/>
                    <w:left w:val="none" w:sz="0" w:space="0" w:color="auto"/>
                    <w:bottom w:val="none" w:sz="0" w:space="0" w:color="auto"/>
                    <w:right w:val="none" w:sz="0" w:space="0" w:color="auto"/>
                  </w:divBdr>
                  <w:divsChild>
                    <w:div w:id="143205015">
                      <w:marLeft w:val="0"/>
                      <w:marRight w:val="0"/>
                      <w:marTop w:val="0"/>
                      <w:marBottom w:val="0"/>
                      <w:divBdr>
                        <w:top w:val="none" w:sz="0" w:space="0" w:color="auto"/>
                        <w:left w:val="none" w:sz="0" w:space="0" w:color="auto"/>
                        <w:bottom w:val="none" w:sz="0" w:space="0" w:color="auto"/>
                        <w:right w:val="none" w:sz="0" w:space="0" w:color="auto"/>
                      </w:divBdr>
                    </w:div>
                  </w:divsChild>
                </w:div>
                <w:div w:id="87585061">
                  <w:marLeft w:val="0"/>
                  <w:marRight w:val="0"/>
                  <w:marTop w:val="0"/>
                  <w:marBottom w:val="0"/>
                  <w:divBdr>
                    <w:top w:val="none" w:sz="0" w:space="0" w:color="auto"/>
                    <w:left w:val="none" w:sz="0" w:space="0" w:color="auto"/>
                    <w:bottom w:val="none" w:sz="0" w:space="0" w:color="auto"/>
                    <w:right w:val="none" w:sz="0" w:space="0" w:color="auto"/>
                  </w:divBdr>
                  <w:divsChild>
                    <w:div w:id="910966325">
                      <w:marLeft w:val="0"/>
                      <w:marRight w:val="0"/>
                      <w:marTop w:val="0"/>
                      <w:marBottom w:val="0"/>
                      <w:divBdr>
                        <w:top w:val="none" w:sz="0" w:space="0" w:color="auto"/>
                        <w:left w:val="none" w:sz="0" w:space="0" w:color="auto"/>
                        <w:bottom w:val="none" w:sz="0" w:space="0" w:color="auto"/>
                        <w:right w:val="none" w:sz="0" w:space="0" w:color="auto"/>
                      </w:divBdr>
                    </w:div>
                  </w:divsChild>
                </w:div>
                <w:div w:id="93481994">
                  <w:marLeft w:val="0"/>
                  <w:marRight w:val="0"/>
                  <w:marTop w:val="0"/>
                  <w:marBottom w:val="0"/>
                  <w:divBdr>
                    <w:top w:val="none" w:sz="0" w:space="0" w:color="auto"/>
                    <w:left w:val="none" w:sz="0" w:space="0" w:color="auto"/>
                    <w:bottom w:val="none" w:sz="0" w:space="0" w:color="auto"/>
                    <w:right w:val="none" w:sz="0" w:space="0" w:color="auto"/>
                  </w:divBdr>
                  <w:divsChild>
                    <w:div w:id="2018918852">
                      <w:marLeft w:val="0"/>
                      <w:marRight w:val="0"/>
                      <w:marTop w:val="0"/>
                      <w:marBottom w:val="0"/>
                      <w:divBdr>
                        <w:top w:val="none" w:sz="0" w:space="0" w:color="auto"/>
                        <w:left w:val="none" w:sz="0" w:space="0" w:color="auto"/>
                        <w:bottom w:val="none" w:sz="0" w:space="0" w:color="auto"/>
                        <w:right w:val="none" w:sz="0" w:space="0" w:color="auto"/>
                      </w:divBdr>
                    </w:div>
                  </w:divsChild>
                </w:div>
                <w:div w:id="188567896">
                  <w:marLeft w:val="0"/>
                  <w:marRight w:val="0"/>
                  <w:marTop w:val="0"/>
                  <w:marBottom w:val="0"/>
                  <w:divBdr>
                    <w:top w:val="none" w:sz="0" w:space="0" w:color="auto"/>
                    <w:left w:val="none" w:sz="0" w:space="0" w:color="auto"/>
                    <w:bottom w:val="none" w:sz="0" w:space="0" w:color="auto"/>
                    <w:right w:val="none" w:sz="0" w:space="0" w:color="auto"/>
                  </w:divBdr>
                  <w:divsChild>
                    <w:div w:id="905341236">
                      <w:marLeft w:val="0"/>
                      <w:marRight w:val="0"/>
                      <w:marTop w:val="0"/>
                      <w:marBottom w:val="0"/>
                      <w:divBdr>
                        <w:top w:val="none" w:sz="0" w:space="0" w:color="auto"/>
                        <w:left w:val="none" w:sz="0" w:space="0" w:color="auto"/>
                        <w:bottom w:val="none" w:sz="0" w:space="0" w:color="auto"/>
                        <w:right w:val="none" w:sz="0" w:space="0" w:color="auto"/>
                      </w:divBdr>
                    </w:div>
                  </w:divsChild>
                </w:div>
                <w:div w:id="197621508">
                  <w:marLeft w:val="0"/>
                  <w:marRight w:val="0"/>
                  <w:marTop w:val="0"/>
                  <w:marBottom w:val="0"/>
                  <w:divBdr>
                    <w:top w:val="none" w:sz="0" w:space="0" w:color="auto"/>
                    <w:left w:val="none" w:sz="0" w:space="0" w:color="auto"/>
                    <w:bottom w:val="none" w:sz="0" w:space="0" w:color="auto"/>
                    <w:right w:val="none" w:sz="0" w:space="0" w:color="auto"/>
                  </w:divBdr>
                  <w:divsChild>
                    <w:div w:id="1586305997">
                      <w:marLeft w:val="0"/>
                      <w:marRight w:val="0"/>
                      <w:marTop w:val="0"/>
                      <w:marBottom w:val="0"/>
                      <w:divBdr>
                        <w:top w:val="none" w:sz="0" w:space="0" w:color="auto"/>
                        <w:left w:val="none" w:sz="0" w:space="0" w:color="auto"/>
                        <w:bottom w:val="none" w:sz="0" w:space="0" w:color="auto"/>
                        <w:right w:val="none" w:sz="0" w:space="0" w:color="auto"/>
                      </w:divBdr>
                    </w:div>
                  </w:divsChild>
                </w:div>
                <w:div w:id="200047608">
                  <w:marLeft w:val="0"/>
                  <w:marRight w:val="0"/>
                  <w:marTop w:val="0"/>
                  <w:marBottom w:val="0"/>
                  <w:divBdr>
                    <w:top w:val="none" w:sz="0" w:space="0" w:color="auto"/>
                    <w:left w:val="none" w:sz="0" w:space="0" w:color="auto"/>
                    <w:bottom w:val="none" w:sz="0" w:space="0" w:color="auto"/>
                    <w:right w:val="none" w:sz="0" w:space="0" w:color="auto"/>
                  </w:divBdr>
                  <w:divsChild>
                    <w:div w:id="666396386">
                      <w:marLeft w:val="0"/>
                      <w:marRight w:val="0"/>
                      <w:marTop w:val="0"/>
                      <w:marBottom w:val="0"/>
                      <w:divBdr>
                        <w:top w:val="none" w:sz="0" w:space="0" w:color="auto"/>
                        <w:left w:val="none" w:sz="0" w:space="0" w:color="auto"/>
                        <w:bottom w:val="none" w:sz="0" w:space="0" w:color="auto"/>
                        <w:right w:val="none" w:sz="0" w:space="0" w:color="auto"/>
                      </w:divBdr>
                    </w:div>
                  </w:divsChild>
                </w:div>
                <w:div w:id="218593918">
                  <w:marLeft w:val="0"/>
                  <w:marRight w:val="0"/>
                  <w:marTop w:val="0"/>
                  <w:marBottom w:val="0"/>
                  <w:divBdr>
                    <w:top w:val="none" w:sz="0" w:space="0" w:color="auto"/>
                    <w:left w:val="none" w:sz="0" w:space="0" w:color="auto"/>
                    <w:bottom w:val="none" w:sz="0" w:space="0" w:color="auto"/>
                    <w:right w:val="none" w:sz="0" w:space="0" w:color="auto"/>
                  </w:divBdr>
                  <w:divsChild>
                    <w:div w:id="52434132">
                      <w:marLeft w:val="0"/>
                      <w:marRight w:val="0"/>
                      <w:marTop w:val="0"/>
                      <w:marBottom w:val="0"/>
                      <w:divBdr>
                        <w:top w:val="none" w:sz="0" w:space="0" w:color="auto"/>
                        <w:left w:val="none" w:sz="0" w:space="0" w:color="auto"/>
                        <w:bottom w:val="none" w:sz="0" w:space="0" w:color="auto"/>
                        <w:right w:val="none" w:sz="0" w:space="0" w:color="auto"/>
                      </w:divBdr>
                    </w:div>
                  </w:divsChild>
                </w:div>
                <w:div w:id="263880635">
                  <w:marLeft w:val="0"/>
                  <w:marRight w:val="0"/>
                  <w:marTop w:val="0"/>
                  <w:marBottom w:val="0"/>
                  <w:divBdr>
                    <w:top w:val="none" w:sz="0" w:space="0" w:color="auto"/>
                    <w:left w:val="none" w:sz="0" w:space="0" w:color="auto"/>
                    <w:bottom w:val="none" w:sz="0" w:space="0" w:color="auto"/>
                    <w:right w:val="none" w:sz="0" w:space="0" w:color="auto"/>
                  </w:divBdr>
                  <w:divsChild>
                    <w:div w:id="1204638182">
                      <w:marLeft w:val="0"/>
                      <w:marRight w:val="0"/>
                      <w:marTop w:val="0"/>
                      <w:marBottom w:val="0"/>
                      <w:divBdr>
                        <w:top w:val="none" w:sz="0" w:space="0" w:color="auto"/>
                        <w:left w:val="none" w:sz="0" w:space="0" w:color="auto"/>
                        <w:bottom w:val="none" w:sz="0" w:space="0" w:color="auto"/>
                        <w:right w:val="none" w:sz="0" w:space="0" w:color="auto"/>
                      </w:divBdr>
                    </w:div>
                  </w:divsChild>
                </w:div>
                <w:div w:id="267351287">
                  <w:marLeft w:val="0"/>
                  <w:marRight w:val="0"/>
                  <w:marTop w:val="0"/>
                  <w:marBottom w:val="0"/>
                  <w:divBdr>
                    <w:top w:val="none" w:sz="0" w:space="0" w:color="auto"/>
                    <w:left w:val="none" w:sz="0" w:space="0" w:color="auto"/>
                    <w:bottom w:val="none" w:sz="0" w:space="0" w:color="auto"/>
                    <w:right w:val="none" w:sz="0" w:space="0" w:color="auto"/>
                  </w:divBdr>
                  <w:divsChild>
                    <w:div w:id="473914415">
                      <w:marLeft w:val="0"/>
                      <w:marRight w:val="0"/>
                      <w:marTop w:val="0"/>
                      <w:marBottom w:val="0"/>
                      <w:divBdr>
                        <w:top w:val="none" w:sz="0" w:space="0" w:color="auto"/>
                        <w:left w:val="none" w:sz="0" w:space="0" w:color="auto"/>
                        <w:bottom w:val="none" w:sz="0" w:space="0" w:color="auto"/>
                        <w:right w:val="none" w:sz="0" w:space="0" w:color="auto"/>
                      </w:divBdr>
                    </w:div>
                  </w:divsChild>
                </w:div>
                <w:div w:id="313411108">
                  <w:marLeft w:val="0"/>
                  <w:marRight w:val="0"/>
                  <w:marTop w:val="0"/>
                  <w:marBottom w:val="0"/>
                  <w:divBdr>
                    <w:top w:val="none" w:sz="0" w:space="0" w:color="auto"/>
                    <w:left w:val="none" w:sz="0" w:space="0" w:color="auto"/>
                    <w:bottom w:val="none" w:sz="0" w:space="0" w:color="auto"/>
                    <w:right w:val="none" w:sz="0" w:space="0" w:color="auto"/>
                  </w:divBdr>
                  <w:divsChild>
                    <w:div w:id="871184585">
                      <w:marLeft w:val="0"/>
                      <w:marRight w:val="0"/>
                      <w:marTop w:val="0"/>
                      <w:marBottom w:val="0"/>
                      <w:divBdr>
                        <w:top w:val="none" w:sz="0" w:space="0" w:color="auto"/>
                        <w:left w:val="none" w:sz="0" w:space="0" w:color="auto"/>
                        <w:bottom w:val="none" w:sz="0" w:space="0" w:color="auto"/>
                        <w:right w:val="none" w:sz="0" w:space="0" w:color="auto"/>
                      </w:divBdr>
                    </w:div>
                  </w:divsChild>
                </w:div>
                <w:div w:id="354116453">
                  <w:marLeft w:val="0"/>
                  <w:marRight w:val="0"/>
                  <w:marTop w:val="0"/>
                  <w:marBottom w:val="0"/>
                  <w:divBdr>
                    <w:top w:val="none" w:sz="0" w:space="0" w:color="auto"/>
                    <w:left w:val="none" w:sz="0" w:space="0" w:color="auto"/>
                    <w:bottom w:val="none" w:sz="0" w:space="0" w:color="auto"/>
                    <w:right w:val="none" w:sz="0" w:space="0" w:color="auto"/>
                  </w:divBdr>
                  <w:divsChild>
                    <w:div w:id="896740472">
                      <w:marLeft w:val="0"/>
                      <w:marRight w:val="0"/>
                      <w:marTop w:val="0"/>
                      <w:marBottom w:val="0"/>
                      <w:divBdr>
                        <w:top w:val="none" w:sz="0" w:space="0" w:color="auto"/>
                        <w:left w:val="none" w:sz="0" w:space="0" w:color="auto"/>
                        <w:bottom w:val="none" w:sz="0" w:space="0" w:color="auto"/>
                        <w:right w:val="none" w:sz="0" w:space="0" w:color="auto"/>
                      </w:divBdr>
                    </w:div>
                  </w:divsChild>
                </w:div>
                <w:div w:id="355231104">
                  <w:marLeft w:val="0"/>
                  <w:marRight w:val="0"/>
                  <w:marTop w:val="0"/>
                  <w:marBottom w:val="0"/>
                  <w:divBdr>
                    <w:top w:val="none" w:sz="0" w:space="0" w:color="auto"/>
                    <w:left w:val="none" w:sz="0" w:space="0" w:color="auto"/>
                    <w:bottom w:val="none" w:sz="0" w:space="0" w:color="auto"/>
                    <w:right w:val="none" w:sz="0" w:space="0" w:color="auto"/>
                  </w:divBdr>
                  <w:divsChild>
                    <w:div w:id="1088304002">
                      <w:marLeft w:val="0"/>
                      <w:marRight w:val="0"/>
                      <w:marTop w:val="0"/>
                      <w:marBottom w:val="0"/>
                      <w:divBdr>
                        <w:top w:val="none" w:sz="0" w:space="0" w:color="auto"/>
                        <w:left w:val="none" w:sz="0" w:space="0" w:color="auto"/>
                        <w:bottom w:val="none" w:sz="0" w:space="0" w:color="auto"/>
                        <w:right w:val="none" w:sz="0" w:space="0" w:color="auto"/>
                      </w:divBdr>
                    </w:div>
                  </w:divsChild>
                </w:div>
                <w:div w:id="378894179">
                  <w:marLeft w:val="0"/>
                  <w:marRight w:val="0"/>
                  <w:marTop w:val="0"/>
                  <w:marBottom w:val="0"/>
                  <w:divBdr>
                    <w:top w:val="none" w:sz="0" w:space="0" w:color="auto"/>
                    <w:left w:val="none" w:sz="0" w:space="0" w:color="auto"/>
                    <w:bottom w:val="none" w:sz="0" w:space="0" w:color="auto"/>
                    <w:right w:val="none" w:sz="0" w:space="0" w:color="auto"/>
                  </w:divBdr>
                  <w:divsChild>
                    <w:div w:id="1756322759">
                      <w:marLeft w:val="0"/>
                      <w:marRight w:val="0"/>
                      <w:marTop w:val="0"/>
                      <w:marBottom w:val="0"/>
                      <w:divBdr>
                        <w:top w:val="none" w:sz="0" w:space="0" w:color="auto"/>
                        <w:left w:val="none" w:sz="0" w:space="0" w:color="auto"/>
                        <w:bottom w:val="none" w:sz="0" w:space="0" w:color="auto"/>
                        <w:right w:val="none" w:sz="0" w:space="0" w:color="auto"/>
                      </w:divBdr>
                    </w:div>
                  </w:divsChild>
                </w:div>
                <w:div w:id="384304093">
                  <w:marLeft w:val="0"/>
                  <w:marRight w:val="0"/>
                  <w:marTop w:val="0"/>
                  <w:marBottom w:val="0"/>
                  <w:divBdr>
                    <w:top w:val="none" w:sz="0" w:space="0" w:color="auto"/>
                    <w:left w:val="none" w:sz="0" w:space="0" w:color="auto"/>
                    <w:bottom w:val="none" w:sz="0" w:space="0" w:color="auto"/>
                    <w:right w:val="none" w:sz="0" w:space="0" w:color="auto"/>
                  </w:divBdr>
                  <w:divsChild>
                    <w:div w:id="2040544498">
                      <w:marLeft w:val="0"/>
                      <w:marRight w:val="0"/>
                      <w:marTop w:val="0"/>
                      <w:marBottom w:val="0"/>
                      <w:divBdr>
                        <w:top w:val="none" w:sz="0" w:space="0" w:color="auto"/>
                        <w:left w:val="none" w:sz="0" w:space="0" w:color="auto"/>
                        <w:bottom w:val="none" w:sz="0" w:space="0" w:color="auto"/>
                        <w:right w:val="none" w:sz="0" w:space="0" w:color="auto"/>
                      </w:divBdr>
                    </w:div>
                  </w:divsChild>
                </w:div>
                <w:div w:id="409929490">
                  <w:marLeft w:val="0"/>
                  <w:marRight w:val="0"/>
                  <w:marTop w:val="0"/>
                  <w:marBottom w:val="0"/>
                  <w:divBdr>
                    <w:top w:val="none" w:sz="0" w:space="0" w:color="auto"/>
                    <w:left w:val="none" w:sz="0" w:space="0" w:color="auto"/>
                    <w:bottom w:val="none" w:sz="0" w:space="0" w:color="auto"/>
                    <w:right w:val="none" w:sz="0" w:space="0" w:color="auto"/>
                  </w:divBdr>
                  <w:divsChild>
                    <w:div w:id="342098181">
                      <w:marLeft w:val="0"/>
                      <w:marRight w:val="0"/>
                      <w:marTop w:val="0"/>
                      <w:marBottom w:val="0"/>
                      <w:divBdr>
                        <w:top w:val="none" w:sz="0" w:space="0" w:color="auto"/>
                        <w:left w:val="none" w:sz="0" w:space="0" w:color="auto"/>
                        <w:bottom w:val="none" w:sz="0" w:space="0" w:color="auto"/>
                        <w:right w:val="none" w:sz="0" w:space="0" w:color="auto"/>
                      </w:divBdr>
                    </w:div>
                  </w:divsChild>
                </w:div>
                <w:div w:id="467669251">
                  <w:marLeft w:val="0"/>
                  <w:marRight w:val="0"/>
                  <w:marTop w:val="0"/>
                  <w:marBottom w:val="0"/>
                  <w:divBdr>
                    <w:top w:val="none" w:sz="0" w:space="0" w:color="auto"/>
                    <w:left w:val="none" w:sz="0" w:space="0" w:color="auto"/>
                    <w:bottom w:val="none" w:sz="0" w:space="0" w:color="auto"/>
                    <w:right w:val="none" w:sz="0" w:space="0" w:color="auto"/>
                  </w:divBdr>
                  <w:divsChild>
                    <w:div w:id="151258954">
                      <w:marLeft w:val="0"/>
                      <w:marRight w:val="0"/>
                      <w:marTop w:val="0"/>
                      <w:marBottom w:val="0"/>
                      <w:divBdr>
                        <w:top w:val="none" w:sz="0" w:space="0" w:color="auto"/>
                        <w:left w:val="none" w:sz="0" w:space="0" w:color="auto"/>
                        <w:bottom w:val="none" w:sz="0" w:space="0" w:color="auto"/>
                        <w:right w:val="none" w:sz="0" w:space="0" w:color="auto"/>
                      </w:divBdr>
                    </w:div>
                  </w:divsChild>
                </w:div>
                <w:div w:id="589974671">
                  <w:marLeft w:val="0"/>
                  <w:marRight w:val="0"/>
                  <w:marTop w:val="0"/>
                  <w:marBottom w:val="0"/>
                  <w:divBdr>
                    <w:top w:val="none" w:sz="0" w:space="0" w:color="auto"/>
                    <w:left w:val="none" w:sz="0" w:space="0" w:color="auto"/>
                    <w:bottom w:val="none" w:sz="0" w:space="0" w:color="auto"/>
                    <w:right w:val="none" w:sz="0" w:space="0" w:color="auto"/>
                  </w:divBdr>
                  <w:divsChild>
                    <w:div w:id="1379284927">
                      <w:marLeft w:val="0"/>
                      <w:marRight w:val="0"/>
                      <w:marTop w:val="0"/>
                      <w:marBottom w:val="0"/>
                      <w:divBdr>
                        <w:top w:val="none" w:sz="0" w:space="0" w:color="auto"/>
                        <w:left w:val="none" w:sz="0" w:space="0" w:color="auto"/>
                        <w:bottom w:val="none" w:sz="0" w:space="0" w:color="auto"/>
                        <w:right w:val="none" w:sz="0" w:space="0" w:color="auto"/>
                      </w:divBdr>
                    </w:div>
                  </w:divsChild>
                </w:div>
                <w:div w:id="728923549">
                  <w:marLeft w:val="0"/>
                  <w:marRight w:val="0"/>
                  <w:marTop w:val="0"/>
                  <w:marBottom w:val="0"/>
                  <w:divBdr>
                    <w:top w:val="none" w:sz="0" w:space="0" w:color="auto"/>
                    <w:left w:val="none" w:sz="0" w:space="0" w:color="auto"/>
                    <w:bottom w:val="none" w:sz="0" w:space="0" w:color="auto"/>
                    <w:right w:val="none" w:sz="0" w:space="0" w:color="auto"/>
                  </w:divBdr>
                  <w:divsChild>
                    <w:div w:id="1069424870">
                      <w:marLeft w:val="0"/>
                      <w:marRight w:val="0"/>
                      <w:marTop w:val="0"/>
                      <w:marBottom w:val="0"/>
                      <w:divBdr>
                        <w:top w:val="none" w:sz="0" w:space="0" w:color="auto"/>
                        <w:left w:val="none" w:sz="0" w:space="0" w:color="auto"/>
                        <w:bottom w:val="none" w:sz="0" w:space="0" w:color="auto"/>
                        <w:right w:val="none" w:sz="0" w:space="0" w:color="auto"/>
                      </w:divBdr>
                    </w:div>
                  </w:divsChild>
                </w:div>
                <w:div w:id="784739358">
                  <w:marLeft w:val="0"/>
                  <w:marRight w:val="0"/>
                  <w:marTop w:val="0"/>
                  <w:marBottom w:val="0"/>
                  <w:divBdr>
                    <w:top w:val="none" w:sz="0" w:space="0" w:color="auto"/>
                    <w:left w:val="none" w:sz="0" w:space="0" w:color="auto"/>
                    <w:bottom w:val="none" w:sz="0" w:space="0" w:color="auto"/>
                    <w:right w:val="none" w:sz="0" w:space="0" w:color="auto"/>
                  </w:divBdr>
                  <w:divsChild>
                    <w:div w:id="1375739504">
                      <w:marLeft w:val="0"/>
                      <w:marRight w:val="0"/>
                      <w:marTop w:val="0"/>
                      <w:marBottom w:val="0"/>
                      <w:divBdr>
                        <w:top w:val="none" w:sz="0" w:space="0" w:color="auto"/>
                        <w:left w:val="none" w:sz="0" w:space="0" w:color="auto"/>
                        <w:bottom w:val="none" w:sz="0" w:space="0" w:color="auto"/>
                        <w:right w:val="none" w:sz="0" w:space="0" w:color="auto"/>
                      </w:divBdr>
                    </w:div>
                  </w:divsChild>
                </w:div>
                <w:div w:id="810516223">
                  <w:marLeft w:val="0"/>
                  <w:marRight w:val="0"/>
                  <w:marTop w:val="0"/>
                  <w:marBottom w:val="0"/>
                  <w:divBdr>
                    <w:top w:val="none" w:sz="0" w:space="0" w:color="auto"/>
                    <w:left w:val="none" w:sz="0" w:space="0" w:color="auto"/>
                    <w:bottom w:val="none" w:sz="0" w:space="0" w:color="auto"/>
                    <w:right w:val="none" w:sz="0" w:space="0" w:color="auto"/>
                  </w:divBdr>
                  <w:divsChild>
                    <w:div w:id="664623805">
                      <w:marLeft w:val="0"/>
                      <w:marRight w:val="0"/>
                      <w:marTop w:val="0"/>
                      <w:marBottom w:val="0"/>
                      <w:divBdr>
                        <w:top w:val="none" w:sz="0" w:space="0" w:color="auto"/>
                        <w:left w:val="none" w:sz="0" w:space="0" w:color="auto"/>
                        <w:bottom w:val="none" w:sz="0" w:space="0" w:color="auto"/>
                        <w:right w:val="none" w:sz="0" w:space="0" w:color="auto"/>
                      </w:divBdr>
                    </w:div>
                  </w:divsChild>
                </w:div>
                <w:div w:id="822359326">
                  <w:marLeft w:val="0"/>
                  <w:marRight w:val="0"/>
                  <w:marTop w:val="0"/>
                  <w:marBottom w:val="0"/>
                  <w:divBdr>
                    <w:top w:val="none" w:sz="0" w:space="0" w:color="auto"/>
                    <w:left w:val="none" w:sz="0" w:space="0" w:color="auto"/>
                    <w:bottom w:val="none" w:sz="0" w:space="0" w:color="auto"/>
                    <w:right w:val="none" w:sz="0" w:space="0" w:color="auto"/>
                  </w:divBdr>
                  <w:divsChild>
                    <w:div w:id="1986740276">
                      <w:marLeft w:val="0"/>
                      <w:marRight w:val="0"/>
                      <w:marTop w:val="0"/>
                      <w:marBottom w:val="0"/>
                      <w:divBdr>
                        <w:top w:val="none" w:sz="0" w:space="0" w:color="auto"/>
                        <w:left w:val="none" w:sz="0" w:space="0" w:color="auto"/>
                        <w:bottom w:val="none" w:sz="0" w:space="0" w:color="auto"/>
                        <w:right w:val="none" w:sz="0" w:space="0" w:color="auto"/>
                      </w:divBdr>
                    </w:div>
                  </w:divsChild>
                </w:div>
                <w:div w:id="958754896">
                  <w:marLeft w:val="0"/>
                  <w:marRight w:val="0"/>
                  <w:marTop w:val="0"/>
                  <w:marBottom w:val="0"/>
                  <w:divBdr>
                    <w:top w:val="none" w:sz="0" w:space="0" w:color="auto"/>
                    <w:left w:val="none" w:sz="0" w:space="0" w:color="auto"/>
                    <w:bottom w:val="none" w:sz="0" w:space="0" w:color="auto"/>
                    <w:right w:val="none" w:sz="0" w:space="0" w:color="auto"/>
                  </w:divBdr>
                  <w:divsChild>
                    <w:div w:id="815336020">
                      <w:marLeft w:val="0"/>
                      <w:marRight w:val="0"/>
                      <w:marTop w:val="0"/>
                      <w:marBottom w:val="0"/>
                      <w:divBdr>
                        <w:top w:val="none" w:sz="0" w:space="0" w:color="auto"/>
                        <w:left w:val="none" w:sz="0" w:space="0" w:color="auto"/>
                        <w:bottom w:val="none" w:sz="0" w:space="0" w:color="auto"/>
                        <w:right w:val="none" w:sz="0" w:space="0" w:color="auto"/>
                      </w:divBdr>
                    </w:div>
                  </w:divsChild>
                </w:div>
                <w:div w:id="1173761827">
                  <w:marLeft w:val="0"/>
                  <w:marRight w:val="0"/>
                  <w:marTop w:val="0"/>
                  <w:marBottom w:val="0"/>
                  <w:divBdr>
                    <w:top w:val="none" w:sz="0" w:space="0" w:color="auto"/>
                    <w:left w:val="none" w:sz="0" w:space="0" w:color="auto"/>
                    <w:bottom w:val="none" w:sz="0" w:space="0" w:color="auto"/>
                    <w:right w:val="none" w:sz="0" w:space="0" w:color="auto"/>
                  </w:divBdr>
                  <w:divsChild>
                    <w:div w:id="1648123709">
                      <w:marLeft w:val="0"/>
                      <w:marRight w:val="0"/>
                      <w:marTop w:val="0"/>
                      <w:marBottom w:val="0"/>
                      <w:divBdr>
                        <w:top w:val="none" w:sz="0" w:space="0" w:color="auto"/>
                        <w:left w:val="none" w:sz="0" w:space="0" w:color="auto"/>
                        <w:bottom w:val="none" w:sz="0" w:space="0" w:color="auto"/>
                        <w:right w:val="none" w:sz="0" w:space="0" w:color="auto"/>
                      </w:divBdr>
                    </w:div>
                  </w:divsChild>
                </w:div>
                <w:div w:id="1235429247">
                  <w:marLeft w:val="0"/>
                  <w:marRight w:val="0"/>
                  <w:marTop w:val="0"/>
                  <w:marBottom w:val="0"/>
                  <w:divBdr>
                    <w:top w:val="none" w:sz="0" w:space="0" w:color="auto"/>
                    <w:left w:val="none" w:sz="0" w:space="0" w:color="auto"/>
                    <w:bottom w:val="none" w:sz="0" w:space="0" w:color="auto"/>
                    <w:right w:val="none" w:sz="0" w:space="0" w:color="auto"/>
                  </w:divBdr>
                  <w:divsChild>
                    <w:div w:id="450511268">
                      <w:marLeft w:val="0"/>
                      <w:marRight w:val="0"/>
                      <w:marTop w:val="0"/>
                      <w:marBottom w:val="0"/>
                      <w:divBdr>
                        <w:top w:val="none" w:sz="0" w:space="0" w:color="auto"/>
                        <w:left w:val="none" w:sz="0" w:space="0" w:color="auto"/>
                        <w:bottom w:val="none" w:sz="0" w:space="0" w:color="auto"/>
                        <w:right w:val="none" w:sz="0" w:space="0" w:color="auto"/>
                      </w:divBdr>
                    </w:div>
                  </w:divsChild>
                </w:div>
                <w:div w:id="1260606610">
                  <w:marLeft w:val="0"/>
                  <w:marRight w:val="0"/>
                  <w:marTop w:val="0"/>
                  <w:marBottom w:val="0"/>
                  <w:divBdr>
                    <w:top w:val="none" w:sz="0" w:space="0" w:color="auto"/>
                    <w:left w:val="none" w:sz="0" w:space="0" w:color="auto"/>
                    <w:bottom w:val="none" w:sz="0" w:space="0" w:color="auto"/>
                    <w:right w:val="none" w:sz="0" w:space="0" w:color="auto"/>
                  </w:divBdr>
                  <w:divsChild>
                    <w:div w:id="1213465692">
                      <w:marLeft w:val="0"/>
                      <w:marRight w:val="0"/>
                      <w:marTop w:val="0"/>
                      <w:marBottom w:val="0"/>
                      <w:divBdr>
                        <w:top w:val="none" w:sz="0" w:space="0" w:color="auto"/>
                        <w:left w:val="none" w:sz="0" w:space="0" w:color="auto"/>
                        <w:bottom w:val="none" w:sz="0" w:space="0" w:color="auto"/>
                        <w:right w:val="none" w:sz="0" w:space="0" w:color="auto"/>
                      </w:divBdr>
                    </w:div>
                  </w:divsChild>
                </w:div>
                <w:div w:id="1268536546">
                  <w:marLeft w:val="0"/>
                  <w:marRight w:val="0"/>
                  <w:marTop w:val="0"/>
                  <w:marBottom w:val="0"/>
                  <w:divBdr>
                    <w:top w:val="none" w:sz="0" w:space="0" w:color="auto"/>
                    <w:left w:val="none" w:sz="0" w:space="0" w:color="auto"/>
                    <w:bottom w:val="none" w:sz="0" w:space="0" w:color="auto"/>
                    <w:right w:val="none" w:sz="0" w:space="0" w:color="auto"/>
                  </w:divBdr>
                  <w:divsChild>
                    <w:div w:id="939919556">
                      <w:marLeft w:val="0"/>
                      <w:marRight w:val="0"/>
                      <w:marTop w:val="0"/>
                      <w:marBottom w:val="0"/>
                      <w:divBdr>
                        <w:top w:val="none" w:sz="0" w:space="0" w:color="auto"/>
                        <w:left w:val="none" w:sz="0" w:space="0" w:color="auto"/>
                        <w:bottom w:val="none" w:sz="0" w:space="0" w:color="auto"/>
                        <w:right w:val="none" w:sz="0" w:space="0" w:color="auto"/>
                      </w:divBdr>
                    </w:div>
                  </w:divsChild>
                </w:div>
                <w:div w:id="1425343956">
                  <w:marLeft w:val="0"/>
                  <w:marRight w:val="0"/>
                  <w:marTop w:val="0"/>
                  <w:marBottom w:val="0"/>
                  <w:divBdr>
                    <w:top w:val="none" w:sz="0" w:space="0" w:color="auto"/>
                    <w:left w:val="none" w:sz="0" w:space="0" w:color="auto"/>
                    <w:bottom w:val="none" w:sz="0" w:space="0" w:color="auto"/>
                    <w:right w:val="none" w:sz="0" w:space="0" w:color="auto"/>
                  </w:divBdr>
                  <w:divsChild>
                    <w:div w:id="1100183159">
                      <w:marLeft w:val="0"/>
                      <w:marRight w:val="0"/>
                      <w:marTop w:val="0"/>
                      <w:marBottom w:val="0"/>
                      <w:divBdr>
                        <w:top w:val="none" w:sz="0" w:space="0" w:color="auto"/>
                        <w:left w:val="none" w:sz="0" w:space="0" w:color="auto"/>
                        <w:bottom w:val="none" w:sz="0" w:space="0" w:color="auto"/>
                        <w:right w:val="none" w:sz="0" w:space="0" w:color="auto"/>
                      </w:divBdr>
                    </w:div>
                  </w:divsChild>
                </w:div>
                <w:div w:id="1502890187">
                  <w:marLeft w:val="0"/>
                  <w:marRight w:val="0"/>
                  <w:marTop w:val="0"/>
                  <w:marBottom w:val="0"/>
                  <w:divBdr>
                    <w:top w:val="none" w:sz="0" w:space="0" w:color="auto"/>
                    <w:left w:val="none" w:sz="0" w:space="0" w:color="auto"/>
                    <w:bottom w:val="none" w:sz="0" w:space="0" w:color="auto"/>
                    <w:right w:val="none" w:sz="0" w:space="0" w:color="auto"/>
                  </w:divBdr>
                  <w:divsChild>
                    <w:div w:id="2026515982">
                      <w:marLeft w:val="0"/>
                      <w:marRight w:val="0"/>
                      <w:marTop w:val="0"/>
                      <w:marBottom w:val="0"/>
                      <w:divBdr>
                        <w:top w:val="none" w:sz="0" w:space="0" w:color="auto"/>
                        <w:left w:val="none" w:sz="0" w:space="0" w:color="auto"/>
                        <w:bottom w:val="none" w:sz="0" w:space="0" w:color="auto"/>
                        <w:right w:val="none" w:sz="0" w:space="0" w:color="auto"/>
                      </w:divBdr>
                    </w:div>
                  </w:divsChild>
                </w:div>
                <w:div w:id="1869372401">
                  <w:marLeft w:val="0"/>
                  <w:marRight w:val="0"/>
                  <w:marTop w:val="0"/>
                  <w:marBottom w:val="0"/>
                  <w:divBdr>
                    <w:top w:val="none" w:sz="0" w:space="0" w:color="auto"/>
                    <w:left w:val="none" w:sz="0" w:space="0" w:color="auto"/>
                    <w:bottom w:val="none" w:sz="0" w:space="0" w:color="auto"/>
                    <w:right w:val="none" w:sz="0" w:space="0" w:color="auto"/>
                  </w:divBdr>
                  <w:divsChild>
                    <w:div w:id="1488747311">
                      <w:marLeft w:val="0"/>
                      <w:marRight w:val="0"/>
                      <w:marTop w:val="0"/>
                      <w:marBottom w:val="0"/>
                      <w:divBdr>
                        <w:top w:val="none" w:sz="0" w:space="0" w:color="auto"/>
                        <w:left w:val="none" w:sz="0" w:space="0" w:color="auto"/>
                        <w:bottom w:val="none" w:sz="0" w:space="0" w:color="auto"/>
                        <w:right w:val="none" w:sz="0" w:space="0" w:color="auto"/>
                      </w:divBdr>
                    </w:div>
                  </w:divsChild>
                </w:div>
                <w:div w:id="1982727215">
                  <w:marLeft w:val="0"/>
                  <w:marRight w:val="0"/>
                  <w:marTop w:val="0"/>
                  <w:marBottom w:val="0"/>
                  <w:divBdr>
                    <w:top w:val="none" w:sz="0" w:space="0" w:color="auto"/>
                    <w:left w:val="none" w:sz="0" w:space="0" w:color="auto"/>
                    <w:bottom w:val="none" w:sz="0" w:space="0" w:color="auto"/>
                    <w:right w:val="none" w:sz="0" w:space="0" w:color="auto"/>
                  </w:divBdr>
                  <w:divsChild>
                    <w:div w:id="15365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3399">
          <w:marLeft w:val="0"/>
          <w:marRight w:val="0"/>
          <w:marTop w:val="0"/>
          <w:marBottom w:val="0"/>
          <w:divBdr>
            <w:top w:val="none" w:sz="0" w:space="0" w:color="auto"/>
            <w:left w:val="none" w:sz="0" w:space="0" w:color="auto"/>
            <w:bottom w:val="none" w:sz="0" w:space="0" w:color="auto"/>
            <w:right w:val="none" w:sz="0" w:space="0" w:color="auto"/>
          </w:divBdr>
        </w:div>
        <w:div w:id="55395432">
          <w:marLeft w:val="0"/>
          <w:marRight w:val="0"/>
          <w:marTop w:val="0"/>
          <w:marBottom w:val="0"/>
          <w:divBdr>
            <w:top w:val="none" w:sz="0" w:space="0" w:color="auto"/>
            <w:left w:val="none" w:sz="0" w:space="0" w:color="auto"/>
            <w:bottom w:val="none" w:sz="0" w:space="0" w:color="auto"/>
            <w:right w:val="none" w:sz="0" w:space="0" w:color="auto"/>
          </w:divBdr>
        </w:div>
        <w:div w:id="73743007">
          <w:marLeft w:val="0"/>
          <w:marRight w:val="0"/>
          <w:marTop w:val="0"/>
          <w:marBottom w:val="0"/>
          <w:divBdr>
            <w:top w:val="none" w:sz="0" w:space="0" w:color="auto"/>
            <w:left w:val="none" w:sz="0" w:space="0" w:color="auto"/>
            <w:bottom w:val="none" w:sz="0" w:space="0" w:color="auto"/>
            <w:right w:val="none" w:sz="0" w:space="0" w:color="auto"/>
          </w:divBdr>
        </w:div>
        <w:div w:id="83763608">
          <w:marLeft w:val="0"/>
          <w:marRight w:val="0"/>
          <w:marTop w:val="0"/>
          <w:marBottom w:val="0"/>
          <w:divBdr>
            <w:top w:val="none" w:sz="0" w:space="0" w:color="auto"/>
            <w:left w:val="none" w:sz="0" w:space="0" w:color="auto"/>
            <w:bottom w:val="none" w:sz="0" w:space="0" w:color="auto"/>
            <w:right w:val="none" w:sz="0" w:space="0" w:color="auto"/>
          </w:divBdr>
        </w:div>
        <w:div w:id="86776674">
          <w:marLeft w:val="0"/>
          <w:marRight w:val="0"/>
          <w:marTop w:val="0"/>
          <w:marBottom w:val="0"/>
          <w:divBdr>
            <w:top w:val="none" w:sz="0" w:space="0" w:color="auto"/>
            <w:left w:val="none" w:sz="0" w:space="0" w:color="auto"/>
            <w:bottom w:val="none" w:sz="0" w:space="0" w:color="auto"/>
            <w:right w:val="none" w:sz="0" w:space="0" w:color="auto"/>
          </w:divBdr>
          <w:divsChild>
            <w:div w:id="1637642838">
              <w:marLeft w:val="-75"/>
              <w:marRight w:val="0"/>
              <w:marTop w:val="30"/>
              <w:marBottom w:val="30"/>
              <w:divBdr>
                <w:top w:val="none" w:sz="0" w:space="0" w:color="auto"/>
                <w:left w:val="none" w:sz="0" w:space="0" w:color="auto"/>
                <w:bottom w:val="none" w:sz="0" w:space="0" w:color="auto"/>
                <w:right w:val="none" w:sz="0" w:space="0" w:color="auto"/>
              </w:divBdr>
              <w:divsChild>
                <w:div w:id="154419975">
                  <w:marLeft w:val="0"/>
                  <w:marRight w:val="0"/>
                  <w:marTop w:val="0"/>
                  <w:marBottom w:val="0"/>
                  <w:divBdr>
                    <w:top w:val="none" w:sz="0" w:space="0" w:color="auto"/>
                    <w:left w:val="none" w:sz="0" w:space="0" w:color="auto"/>
                    <w:bottom w:val="none" w:sz="0" w:space="0" w:color="auto"/>
                    <w:right w:val="none" w:sz="0" w:space="0" w:color="auto"/>
                  </w:divBdr>
                  <w:divsChild>
                    <w:div w:id="931860211">
                      <w:marLeft w:val="0"/>
                      <w:marRight w:val="0"/>
                      <w:marTop w:val="0"/>
                      <w:marBottom w:val="0"/>
                      <w:divBdr>
                        <w:top w:val="none" w:sz="0" w:space="0" w:color="auto"/>
                        <w:left w:val="none" w:sz="0" w:space="0" w:color="auto"/>
                        <w:bottom w:val="none" w:sz="0" w:space="0" w:color="auto"/>
                        <w:right w:val="none" w:sz="0" w:space="0" w:color="auto"/>
                      </w:divBdr>
                    </w:div>
                  </w:divsChild>
                </w:div>
                <w:div w:id="159736107">
                  <w:marLeft w:val="0"/>
                  <w:marRight w:val="0"/>
                  <w:marTop w:val="0"/>
                  <w:marBottom w:val="0"/>
                  <w:divBdr>
                    <w:top w:val="none" w:sz="0" w:space="0" w:color="auto"/>
                    <w:left w:val="none" w:sz="0" w:space="0" w:color="auto"/>
                    <w:bottom w:val="none" w:sz="0" w:space="0" w:color="auto"/>
                    <w:right w:val="none" w:sz="0" w:space="0" w:color="auto"/>
                  </w:divBdr>
                  <w:divsChild>
                    <w:div w:id="1335838532">
                      <w:marLeft w:val="0"/>
                      <w:marRight w:val="0"/>
                      <w:marTop w:val="0"/>
                      <w:marBottom w:val="0"/>
                      <w:divBdr>
                        <w:top w:val="none" w:sz="0" w:space="0" w:color="auto"/>
                        <w:left w:val="none" w:sz="0" w:space="0" w:color="auto"/>
                        <w:bottom w:val="none" w:sz="0" w:space="0" w:color="auto"/>
                        <w:right w:val="none" w:sz="0" w:space="0" w:color="auto"/>
                      </w:divBdr>
                    </w:div>
                  </w:divsChild>
                </w:div>
                <w:div w:id="464204539">
                  <w:marLeft w:val="0"/>
                  <w:marRight w:val="0"/>
                  <w:marTop w:val="0"/>
                  <w:marBottom w:val="0"/>
                  <w:divBdr>
                    <w:top w:val="none" w:sz="0" w:space="0" w:color="auto"/>
                    <w:left w:val="none" w:sz="0" w:space="0" w:color="auto"/>
                    <w:bottom w:val="none" w:sz="0" w:space="0" w:color="auto"/>
                    <w:right w:val="none" w:sz="0" w:space="0" w:color="auto"/>
                  </w:divBdr>
                  <w:divsChild>
                    <w:div w:id="1804611965">
                      <w:marLeft w:val="0"/>
                      <w:marRight w:val="0"/>
                      <w:marTop w:val="0"/>
                      <w:marBottom w:val="0"/>
                      <w:divBdr>
                        <w:top w:val="none" w:sz="0" w:space="0" w:color="auto"/>
                        <w:left w:val="none" w:sz="0" w:space="0" w:color="auto"/>
                        <w:bottom w:val="none" w:sz="0" w:space="0" w:color="auto"/>
                        <w:right w:val="none" w:sz="0" w:space="0" w:color="auto"/>
                      </w:divBdr>
                    </w:div>
                  </w:divsChild>
                </w:div>
                <w:div w:id="615412499">
                  <w:marLeft w:val="0"/>
                  <w:marRight w:val="0"/>
                  <w:marTop w:val="0"/>
                  <w:marBottom w:val="0"/>
                  <w:divBdr>
                    <w:top w:val="none" w:sz="0" w:space="0" w:color="auto"/>
                    <w:left w:val="none" w:sz="0" w:space="0" w:color="auto"/>
                    <w:bottom w:val="none" w:sz="0" w:space="0" w:color="auto"/>
                    <w:right w:val="none" w:sz="0" w:space="0" w:color="auto"/>
                  </w:divBdr>
                  <w:divsChild>
                    <w:div w:id="1514497025">
                      <w:marLeft w:val="0"/>
                      <w:marRight w:val="0"/>
                      <w:marTop w:val="0"/>
                      <w:marBottom w:val="0"/>
                      <w:divBdr>
                        <w:top w:val="none" w:sz="0" w:space="0" w:color="auto"/>
                        <w:left w:val="none" w:sz="0" w:space="0" w:color="auto"/>
                        <w:bottom w:val="none" w:sz="0" w:space="0" w:color="auto"/>
                        <w:right w:val="none" w:sz="0" w:space="0" w:color="auto"/>
                      </w:divBdr>
                    </w:div>
                  </w:divsChild>
                </w:div>
                <w:div w:id="833423629">
                  <w:marLeft w:val="0"/>
                  <w:marRight w:val="0"/>
                  <w:marTop w:val="0"/>
                  <w:marBottom w:val="0"/>
                  <w:divBdr>
                    <w:top w:val="none" w:sz="0" w:space="0" w:color="auto"/>
                    <w:left w:val="none" w:sz="0" w:space="0" w:color="auto"/>
                    <w:bottom w:val="none" w:sz="0" w:space="0" w:color="auto"/>
                    <w:right w:val="none" w:sz="0" w:space="0" w:color="auto"/>
                  </w:divBdr>
                  <w:divsChild>
                    <w:div w:id="567762154">
                      <w:marLeft w:val="0"/>
                      <w:marRight w:val="0"/>
                      <w:marTop w:val="0"/>
                      <w:marBottom w:val="0"/>
                      <w:divBdr>
                        <w:top w:val="none" w:sz="0" w:space="0" w:color="auto"/>
                        <w:left w:val="none" w:sz="0" w:space="0" w:color="auto"/>
                        <w:bottom w:val="none" w:sz="0" w:space="0" w:color="auto"/>
                        <w:right w:val="none" w:sz="0" w:space="0" w:color="auto"/>
                      </w:divBdr>
                    </w:div>
                  </w:divsChild>
                </w:div>
                <w:div w:id="919942756">
                  <w:marLeft w:val="0"/>
                  <w:marRight w:val="0"/>
                  <w:marTop w:val="0"/>
                  <w:marBottom w:val="0"/>
                  <w:divBdr>
                    <w:top w:val="none" w:sz="0" w:space="0" w:color="auto"/>
                    <w:left w:val="none" w:sz="0" w:space="0" w:color="auto"/>
                    <w:bottom w:val="none" w:sz="0" w:space="0" w:color="auto"/>
                    <w:right w:val="none" w:sz="0" w:space="0" w:color="auto"/>
                  </w:divBdr>
                  <w:divsChild>
                    <w:div w:id="995764318">
                      <w:marLeft w:val="0"/>
                      <w:marRight w:val="0"/>
                      <w:marTop w:val="0"/>
                      <w:marBottom w:val="0"/>
                      <w:divBdr>
                        <w:top w:val="none" w:sz="0" w:space="0" w:color="auto"/>
                        <w:left w:val="none" w:sz="0" w:space="0" w:color="auto"/>
                        <w:bottom w:val="none" w:sz="0" w:space="0" w:color="auto"/>
                        <w:right w:val="none" w:sz="0" w:space="0" w:color="auto"/>
                      </w:divBdr>
                    </w:div>
                  </w:divsChild>
                </w:div>
                <w:div w:id="959146553">
                  <w:marLeft w:val="0"/>
                  <w:marRight w:val="0"/>
                  <w:marTop w:val="0"/>
                  <w:marBottom w:val="0"/>
                  <w:divBdr>
                    <w:top w:val="none" w:sz="0" w:space="0" w:color="auto"/>
                    <w:left w:val="none" w:sz="0" w:space="0" w:color="auto"/>
                    <w:bottom w:val="none" w:sz="0" w:space="0" w:color="auto"/>
                    <w:right w:val="none" w:sz="0" w:space="0" w:color="auto"/>
                  </w:divBdr>
                  <w:divsChild>
                    <w:div w:id="96952448">
                      <w:marLeft w:val="0"/>
                      <w:marRight w:val="0"/>
                      <w:marTop w:val="0"/>
                      <w:marBottom w:val="0"/>
                      <w:divBdr>
                        <w:top w:val="none" w:sz="0" w:space="0" w:color="auto"/>
                        <w:left w:val="none" w:sz="0" w:space="0" w:color="auto"/>
                        <w:bottom w:val="none" w:sz="0" w:space="0" w:color="auto"/>
                        <w:right w:val="none" w:sz="0" w:space="0" w:color="auto"/>
                      </w:divBdr>
                    </w:div>
                  </w:divsChild>
                </w:div>
                <w:div w:id="991911398">
                  <w:marLeft w:val="0"/>
                  <w:marRight w:val="0"/>
                  <w:marTop w:val="0"/>
                  <w:marBottom w:val="0"/>
                  <w:divBdr>
                    <w:top w:val="none" w:sz="0" w:space="0" w:color="auto"/>
                    <w:left w:val="none" w:sz="0" w:space="0" w:color="auto"/>
                    <w:bottom w:val="none" w:sz="0" w:space="0" w:color="auto"/>
                    <w:right w:val="none" w:sz="0" w:space="0" w:color="auto"/>
                  </w:divBdr>
                  <w:divsChild>
                    <w:div w:id="1537348020">
                      <w:marLeft w:val="0"/>
                      <w:marRight w:val="0"/>
                      <w:marTop w:val="0"/>
                      <w:marBottom w:val="0"/>
                      <w:divBdr>
                        <w:top w:val="none" w:sz="0" w:space="0" w:color="auto"/>
                        <w:left w:val="none" w:sz="0" w:space="0" w:color="auto"/>
                        <w:bottom w:val="none" w:sz="0" w:space="0" w:color="auto"/>
                        <w:right w:val="none" w:sz="0" w:space="0" w:color="auto"/>
                      </w:divBdr>
                    </w:div>
                  </w:divsChild>
                </w:div>
                <w:div w:id="1034160783">
                  <w:marLeft w:val="0"/>
                  <w:marRight w:val="0"/>
                  <w:marTop w:val="0"/>
                  <w:marBottom w:val="0"/>
                  <w:divBdr>
                    <w:top w:val="none" w:sz="0" w:space="0" w:color="auto"/>
                    <w:left w:val="none" w:sz="0" w:space="0" w:color="auto"/>
                    <w:bottom w:val="none" w:sz="0" w:space="0" w:color="auto"/>
                    <w:right w:val="none" w:sz="0" w:space="0" w:color="auto"/>
                  </w:divBdr>
                  <w:divsChild>
                    <w:div w:id="1306817739">
                      <w:marLeft w:val="0"/>
                      <w:marRight w:val="0"/>
                      <w:marTop w:val="0"/>
                      <w:marBottom w:val="0"/>
                      <w:divBdr>
                        <w:top w:val="none" w:sz="0" w:space="0" w:color="auto"/>
                        <w:left w:val="none" w:sz="0" w:space="0" w:color="auto"/>
                        <w:bottom w:val="none" w:sz="0" w:space="0" w:color="auto"/>
                        <w:right w:val="none" w:sz="0" w:space="0" w:color="auto"/>
                      </w:divBdr>
                    </w:div>
                  </w:divsChild>
                </w:div>
                <w:div w:id="1045717268">
                  <w:marLeft w:val="0"/>
                  <w:marRight w:val="0"/>
                  <w:marTop w:val="0"/>
                  <w:marBottom w:val="0"/>
                  <w:divBdr>
                    <w:top w:val="none" w:sz="0" w:space="0" w:color="auto"/>
                    <w:left w:val="none" w:sz="0" w:space="0" w:color="auto"/>
                    <w:bottom w:val="none" w:sz="0" w:space="0" w:color="auto"/>
                    <w:right w:val="none" w:sz="0" w:space="0" w:color="auto"/>
                  </w:divBdr>
                  <w:divsChild>
                    <w:div w:id="312608687">
                      <w:marLeft w:val="0"/>
                      <w:marRight w:val="0"/>
                      <w:marTop w:val="0"/>
                      <w:marBottom w:val="0"/>
                      <w:divBdr>
                        <w:top w:val="none" w:sz="0" w:space="0" w:color="auto"/>
                        <w:left w:val="none" w:sz="0" w:space="0" w:color="auto"/>
                        <w:bottom w:val="none" w:sz="0" w:space="0" w:color="auto"/>
                        <w:right w:val="none" w:sz="0" w:space="0" w:color="auto"/>
                      </w:divBdr>
                    </w:div>
                  </w:divsChild>
                </w:div>
                <w:div w:id="1082724190">
                  <w:marLeft w:val="0"/>
                  <w:marRight w:val="0"/>
                  <w:marTop w:val="0"/>
                  <w:marBottom w:val="0"/>
                  <w:divBdr>
                    <w:top w:val="none" w:sz="0" w:space="0" w:color="auto"/>
                    <w:left w:val="none" w:sz="0" w:space="0" w:color="auto"/>
                    <w:bottom w:val="none" w:sz="0" w:space="0" w:color="auto"/>
                    <w:right w:val="none" w:sz="0" w:space="0" w:color="auto"/>
                  </w:divBdr>
                  <w:divsChild>
                    <w:div w:id="753357972">
                      <w:marLeft w:val="0"/>
                      <w:marRight w:val="0"/>
                      <w:marTop w:val="0"/>
                      <w:marBottom w:val="0"/>
                      <w:divBdr>
                        <w:top w:val="none" w:sz="0" w:space="0" w:color="auto"/>
                        <w:left w:val="none" w:sz="0" w:space="0" w:color="auto"/>
                        <w:bottom w:val="none" w:sz="0" w:space="0" w:color="auto"/>
                        <w:right w:val="none" w:sz="0" w:space="0" w:color="auto"/>
                      </w:divBdr>
                    </w:div>
                  </w:divsChild>
                </w:div>
                <w:div w:id="1164056008">
                  <w:marLeft w:val="0"/>
                  <w:marRight w:val="0"/>
                  <w:marTop w:val="0"/>
                  <w:marBottom w:val="0"/>
                  <w:divBdr>
                    <w:top w:val="none" w:sz="0" w:space="0" w:color="auto"/>
                    <w:left w:val="none" w:sz="0" w:space="0" w:color="auto"/>
                    <w:bottom w:val="none" w:sz="0" w:space="0" w:color="auto"/>
                    <w:right w:val="none" w:sz="0" w:space="0" w:color="auto"/>
                  </w:divBdr>
                  <w:divsChild>
                    <w:div w:id="672147417">
                      <w:marLeft w:val="0"/>
                      <w:marRight w:val="0"/>
                      <w:marTop w:val="0"/>
                      <w:marBottom w:val="0"/>
                      <w:divBdr>
                        <w:top w:val="none" w:sz="0" w:space="0" w:color="auto"/>
                        <w:left w:val="none" w:sz="0" w:space="0" w:color="auto"/>
                        <w:bottom w:val="none" w:sz="0" w:space="0" w:color="auto"/>
                        <w:right w:val="none" w:sz="0" w:space="0" w:color="auto"/>
                      </w:divBdr>
                    </w:div>
                  </w:divsChild>
                </w:div>
                <w:div w:id="1186015681">
                  <w:marLeft w:val="0"/>
                  <w:marRight w:val="0"/>
                  <w:marTop w:val="0"/>
                  <w:marBottom w:val="0"/>
                  <w:divBdr>
                    <w:top w:val="none" w:sz="0" w:space="0" w:color="auto"/>
                    <w:left w:val="none" w:sz="0" w:space="0" w:color="auto"/>
                    <w:bottom w:val="none" w:sz="0" w:space="0" w:color="auto"/>
                    <w:right w:val="none" w:sz="0" w:space="0" w:color="auto"/>
                  </w:divBdr>
                  <w:divsChild>
                    <w:div w:id="1679457804">
                      <w:marLeft w:val="0"/>
                      <w:marRight w:val="0"/>
                      <w:marTop w:val="0"/>
                      <w:marBottom w:val="0"/>
                      <w:divBdr>
                        <w:top w:val="none" w:sz="0" w:space="0" w:color="auto"/>
                        <w:left w:val="none" w:sz="0" w:space="0" w:color="auto"/>
                        <w:bottom w:val="none" w:sz="0" w:space="0" w:color="auto"/>
                        <w:right w:val="none" w:sz="0" w:space="0" w:color="auto"/>
                      </w:divBdr>
                    </w:div>
                  </w:divsChild>
                </w:div>
                <w:div w:id="1189022421">
                  <w:marLeft w:val="0"/>
                  <w:marRight w:val="0"/>
                  <w:marTop w:val="0"/>
                  <w:marBottom w:val="0"/>
                  <w:divBdr>
                    <w:top w:val="none" w:sz="0" w:space="0" w:color="auto"/>
                    <w:left w:val="none" w:sz="0" w:space="0" w:color="auto"/>
                    <w:bottom w:val="none" w:sz="0" w:space="0" w:color="auto"/>
                    <w:right w:val="none" w:sz="0" w:space="0" w:color="auto"/>
                  </w:divBdr>
                  <w:divsChild>
                    <w:div w:id="1341808668">
                      <w:marLeft w:val="0"/>
                      <w:marRight w:val="0"/>
                      <w:marTop w:val="0"/>
                      <w:marBottom w:val="0"/>
                      <w:divBdr>
                        <w:top w:val="none" w:sz="0" w:space="0" w:color="auto"/>
                        <w:left w:val="none" w:sz="0" w:space="0" w:color="auto"/>
                        <w:bottom w:val="none" w:sz="0" w:space="0" w:color="auto"/>
                        <w:right w:val="none" w:sz="0" w:space="0" w:color="auto"/>
                      </w:divBdr>
                    </w:div>
                  </w:divsChild>
                </w:div>
                <w:div w:id="1215779060">
                  <w:marLeft w:val="0"/>
                  <w:marRight w:val="0"/>
                  <w:marTop w:val="0"/>
                  <w:marBottom w:val="0"/>
                  <w:divBdr>
                    <w:top w:val="none" w:sz="0" w:space="0" w:color="auto"/>
                    <w:left w:val="none" w:sz="0" w:space="0" w:color="auto"/>
                    <w:bottom w:val="none" w:sz="0" w:space="0" w:color="auto"/>
                    <w:right w:val="none" w:sz="0" w:space="0" w:color="auto"/>
                  </w:divBdr>
                  <w:divsChild>
                    <w:div w:id="1731417493">
                      <w:marLeft w:val="0"/>
                      <w:marRight w:val="0"/>
                      <w:marTop w:val="0"/>
                      <w:marBottom w:val="0"/>
                      <w:divBdr>
                        <w:top w:val="none" w:sz="0" w:space="0" w:color="auto"/>
                        <w:left w:val="none" w:sz="0" w:space="0" w:color="auto"/>
                        <w:bottom w:val="none" w:sz="0" w:space="0" w:color="auto"/>
                        <w:right w:val="none" w:sz="0" w:space="0" w:color="auto"/>
                      </w:divBdr>
                    </w:div>
                  </w:divsChild>
                </w:div>
                <w:div w:id="1556813295">
                  <w:marLeft w:val="0"/>
                  <w:marRight w:val="0"/>
                  <w:marTop w:val="0"/>
                  <w:marBottom w:val="0"/>
                  <w:divBdr>
                    <w:top w:val="none" w:sz="0" w:space="0" w:color="auto"/>
                    <w:left w:val="none" w:sz="0" w:space="0" w:color="auto"/>
                    <w:bottom w:val="none" w:sz="0" w:space="0" w:color="auto"/>
                    <w:right w:val="none" w:sz="0" w:space="0" w:color="auto"/>
                  </w:divBdr>
                  <w:divsChild>
                    <w:div w:id="1670062125">
                      <w:marLeft w:val="0"/>
                      <w:marRight w:val="0"/>
                      <w:marTop w:val="0"/>
                      <w:marBottom w:val="0"/>
                      <w:divBdr>
                        <w:top w:val="none" w:sz="0" w:space="0" w:color="auto"/>
                        <w:left w:val="none" w:sz="0" w:space="0" w:color="auto"/>
                        <w:bottom w:val="none" w:sz="0" w:space="0" w:color="auto"/>
                        <w:right w:val="none" w:sz="0" w:space="0" w:color="auto"/>
                      </w:divBdr>
                    </w:div>
                  </w:divsChild>
                </w:div>
                <w:div w:id="1558973420">
                  <w:marLeft w:val="0"/>
                  <w:marRight w:val="0"/>
                  <w:marTop w:val="0"/>
                  <w:marBottom w:val="0"/>
                  <w:divBdr>
                    <w:top w:val="none" w:sz="0" w:space="0" w:color="auto"/>
                    <w:left w:val="none" w:sz="0" w:space="0" w:color="auto"/>
                    <w:bottom w:val="none" w:sz="0" w:space="0" w:color="auto"/>
                    <w:right w:val="none" w:sz="0" w:space="0" w:color="auto"/>
                  </w:divBdr>
                  <w:divsChild>
                    <w:div w:id="1467627039">
                      <w:marLeft w:val="0"/>
                      <w:marRight w:val="0"/>
                      <w:marTop w:val="0"/>
                      <w:marBottom w:val="0"/>
                      <w:divBdr>
                        <w:top w:val="none" w:sz="0" w:space="0" w:color="auto"/>
                        <w:left w:val="none" w:sz="0" w:space="0" w:color="auto"/>
                        <w:bottom w:val="none" w:sz="0" w:space="0" w:color="auto"/>
                        <w:right w:val="none" w:sz="0" w:space="0" w:color="auto"/>
                      </w:divBdr>
                    </w:div>
                  </w:divsChild>
                </w:div>
                <w:div w:id="1598247687">
                  <w:marLeft w:val="0"/>
                  <w:marRight w:val="0"/>
                  <w:marTop w:val="0"/>
                  <w:marBottom w:val="0"/>
                  <w:divBdr>
                    <w:top w:val="none" w:sz="0" w:space="0" w:color="auto"/>
                    <w:left w:val="none" w:sz="0" w:space="0" w:color="auto"/>
                    <w:bottom w:val="none" w:sz="0" w:space="0" w:color="auto"/>
                    <w:right w:val="none" w:sz="0" w:space="0" w:color="auto"/>
                  </w:divBdr>
                  <w:divsChild>
                    <w:div w:id="293874423">
                      <w:marLeft w:val="0"/>
                      <w:marRight w:val="0"/>
                      <w:marTop w:val="0"/>
                      <w:marBottom w:val="0"/>
                      <w:divBdr>
                        <w:top w:val="none" w:sz="0" w:space="0" w:color="auto"/>
                        <w:left w:val="none" w:sz="0" w:space="0" w:color="auto"/>
                        <w:bottom w:val="none" w:sz="0" w:space="0" w:color="auto"/>
                        <w:right w:val="none" w:sz="0" w:space="0" w:color="auto"/>
                      </w:divBdr>
                    </w:div>
                  </w:divsChild>
                </w:div>
                <w:div w:id="1616063575">
                  <w:marLeft w:val="0"/>
                  <w:marRight w:val="0"/>
                  <w:marTop w:val="0"/>
                  <w:marBottom w:val="0"/>
                  <w:divBdr>
                    <w:top w:val="none" w:sz="0" w:space="0" w:color="auto"/>
                    <w:left w:val="none" w:sz="0" w:space="0" w:color="auto"/>
                    <w:bottom w:val="none" w:sz="0" w:space="0" w:color="auto"/>
                    <w:right w:val="none" w:sz="0" w:space="0" w:color="auto"/>
                  </w:divBdr>
                  <w:divsChild>
                    <w:div w:id="659313822">
                      <w:marLeft w:val="0"/>
                      <w:marRight w:val="0"/>
                      <w:marTop w:val="0"/>
                      <w:marBottom w:val="0"/>
                      <w:divBdr>
                        <w:top w:val="none" w:sz="0" w:space="0" w:color="auto"/>
                        <w:left w:val="none" w:sz="0" w:space="0" w:color="auto"/>
                        <w:bottom w:val="none" w:sz="0" w:space="0" w:color="auto"/>
                        <w:right w:val="none" w:sz="0" w:space="0" w:color="auto"/>
                      </w:divBdr>
                    </w:div>
                  </w:divsChild>
                </w:div>
                <w:div w:id="1761639893">
                  <w:marLeft w:val="0"/>
                  <w:marRight w:val="0"/>
                  <w:marTop w:val="0"/>
                  <w:marBottom w:val="0"/>
                  <w:divBdr>
                    <w:top w:val="none" w:sz="0" w:space="0" w:color="auto"/>
                    <w:left w:val="none" w:sz="0" w:space="0" w:color="auto"/>
                    <w:bottom w:val="none" w:sz="0" w:space="0" w:color="auto"/>
                    <w:right w:val="none" w:sz="0" w:space="0" w:color="auto"/>
                  </w:divBdr>
                  <w:divsChild>
                    <w:div w:id="1878077566">
                      <w:marLeft w:val="0"/>
                      <w:marRight w:val="0"/>
                      <w:marTop w:val="0"/>
                      <w:marBottom w:val="0"/>
                      <w:divBdr>
                        <w:top w:val="none" w:sz="0" w:space="0" w:color="auto"/>
                        <w:left w:val="none" w:sz="0" w:space="0" w:color="auto"/>
                        <w:bottom w:val="none" w:sz="0" w:space="0" w:color="auto"/>
                        <w:right w:val="none" w:sz="0" w:space="0" w:color="auto"/>
                      </w:divBdr>
                    </w:div>
                  </w:divsChild>
                </w:div>
                <w:div w:id="1792239682">
                  <w:marLeft w:val="0"/>
                  <w:marRight w:val="0"/>
                  <w:marTop w:val="0"/>
                  <w:marBottom w:val="0"/>
                  <w:divBdr>
                    <w:top w:val="none" w:sz="0" w:space="0" w:color="auto"/>
                    <w:left w:val="none" w:sz="0" w:space="0" w:color="auto"/>
                    <w:bottom w:val="none" w:sz="0" w:space="0" w:color="auto"/>
                    <w:right w:val="none" w:sz="0" w:space="0" w:color="auto"/>
                  </w:divBdr>
                  <w:divsChild>
                    <w:div w:id="1575630494">
                      <w:marLeft w:val="0"/>
                      <w:marRight w:val="0"/>
                      <w:marTop w:val="0"/>
                      <w:marBottom w:val="0"/>
                      <w:divBdr>
                        <w:top w:val="none" w:sz="0" w:space="0" w:color="auto"/>
                        <w:left w:val="none" w:sz="0" w:space="0" w:color="auto"/>
                        <w:bottom w:val="none" w:sz="0" w:space="0" w:color="auto"/>
                        <w:right w:val="none" w:sz="0" w:space="0" w:color="auto"/>
                      </w:divBdr>
                    </w:div>
                  </w:divsChild>
                </w:div>
                <w:div w:id="1891262506">
                  <w:marLeft w:val="0"/>
                  <w:marRight w:val="0"/>
                  <w:marTop w:val="0"/>
                  <w:marBottom w:val="0"/>
                  <w:divBdr>
                    <w:top w:val="none" w:sz="0" w:space="0" w:color="auto"/>
                    <w:left w:val="none" w:sz="0" w:space="0" w:color="auto"/>
                    <w:bottom w:val="none" w:sz="0" w:space="0" w:color="auto"/>
                    <w:right w:val="none" w:sz="0" w:space="0" w:color="auto"/>
                  </w:divBdr>
                  <w:divsChild>
                    <w:div w:id="39651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0197">
          <w:marLeft w:val="0"/>
          <w:marRight w:val="0"/>
          <w:marTop w:val="0"/>
          <w:marBottom w:val="0"/>
          <w:divBdr>
            <w:top w:val="none" w:sz="0" w:space="0" w:color="auto"/>
            <w:left w:val="none" w:sz="0" w:space="0" w:color="auto"/>
            <w:bottom w:val="none" w:sz="0" w:space="0" w:color="auto"/>
            <w:right w:val="none" w:sz="0" w:space="0" w:color="auto"/>
          </w:divBdr>
        </w:div>
        <w:div w:id="111018677">
          <w:marLeft w:val="0"/>
          <w:marRight w:val="0"/>
          <w:marTop w:val="0"/>
          <w:marBottom w:val="0"/>
          <w:divBdr>
            <w:top w:val="none" w:sz="0" w:space="0" w:color="auto"/>
            <w:left w:val="none" w:sz="0" w:space="0" w:color="auto"/>
            <w:bottom w:val="none" w:sz="0" w:space="0" w:color="auto"/>
            <w:right w:val="none" w:sz="0" w:space="0" w:color="auto"/>
          </w:divBdr>
        </w:div>
        <w:div w:id="136650890">
          <w:marLeft w:val="0"/>
          <w:marRight w:val="0"/>
          <w:marTop w:val="0"/>
          <w:marBottom w:val="0"/>
          <w:divBdr>
            <w:top w:val="none" w:sz="0" w:space="0" w:color="auto"/>
            <w:left w:val="none" w:sz="0" w:space="0" w:color="auto"/>
            <w:bottom w:val="none" w:sz="0" w:space="0" w:color="auto"/>
            <w:right w:val="none" w:sz="0" w:space="0" w:color="auto"/>
          </w:divBdr>
        </w:div>
        <w:div w:id="139276882">
          <w:marLeft w:val="0"/>
          <w:marRight w:val="0"/>
          <w:marTop w:val="0"/>
          <w:marBottom w:val="0"/>
          <w:divBdr>
            <w:top w:val="none" w:sz="0" w:space="0" w:color="auto"/>
            <w:left w:val="none" w:sz="0" w:space="0" w:color="auto"/>
            <w:bottom w:val="none" w:sz="0" w:space="0" w:color="auto"/>
            <w:right w:val="none" w:sz="0" w:space="0" w:color="auto"/>
          </w:divBdr>
        </w:div>
        <w:div w:id="186792907">
          <w:marLeft w:val="0"/>
          <w:marRight w:val="0"/>
          <w:marTop w:val="0"/>
          <w:marBottom w:val="0"/>
          <w:divBdr>
            <w:top w:val="none" w:sz="0" w:space="0" w:color="auto"/>
            <w:left w:val="none" w:sz="0" w:space="0" w:color="auto"/>
            <w:bottom w:val="none" w:sz="0" w:space="0" w:color="auto"/>
            <w:right w:val="none" w:sz="0" w:space="0" w:color="auto"/>
          </w:divBdr>
        </w:div>
        <w:div w:id="189297781">
          <w:marLeft w:val="0"/>
          <w:marRight w:val="0"/>
          <w:marTop w:val="0"/>
          <w:marBottom w:val="0"/>
          <w:divBdr>
            <w:top w:val="none" w:sz="0" w:space="0" w:color="auto"/>
            <w:left w:val="none" w:sz="0" w:space="0" w:color="auto"/>
            <w:bottom w:val="none" w:sz="0" w:space="0" w:color="auto"/>
            <w:right w:val="none" w:sz="0" w:space="0" w:color="auto"/>
          </w:divBdr>
        </w:div>
        <w:div w:id="192228682">
          <w:marLeft w:val="0"/>
          <w:marRight w:val="0"/>
          <w:marTop w:val="0"/>
          <w:marBottom w:val="0"/>
          <w:divBdr>
            <w:top w:val="none" w:sz="0" w:space="0" w:color="auto"/>
            <w:left w:val="none" w:sz="0" w:space="0" w:color="auto"/>
            <w:bottom w:val="none" w:sz="0" w:space="0" w:color="auto"/>
            <w:right w:val="none" w:sz="0" w:space="0" w:color="auto"/>
          </w:divBdr>
        </w:div>
        <w:div w:id="194774207">
          <w:marLeft w:val="0"/>
          <w:marRight w:val="0"/>
          <w:marTop w:val="0"/>
          <w:marBottom w:val="0"/>
          <w:divBdr>
            <w:top w:val="none" w:sz="0" w:space="0" w:color="auto"/>
            <w:left w:val="none" w:sz="0" w:space="0" w:color="auto"/>
            <w:bottom w:val="none" w:sz="0" w:space="0" w:color="auto"/>
            <w:right w:val="none" w:sz="0" w:space="0" w:color="auto"/>
          </w:divBdr>
        </w:div>
        <w:div w:id="260140670">
          <w:marLeft w:val="0"/>
          <w:marRight w:val="0"/>
          <w:marTop w:val="0"/>
          <w:marBottom w:val="0"/>
          <w:divBdr>
            <w:top w:val="none" w:sz="0" w:space="0" w:color="auto"/>
            <w:left w:val="none" w:sz="0" w:space="0" w:color="auto"/>
            <w:bottom w:val="none" w:sz="0" w:space="0" w:color="auto"/>
            <w:right w:val="none" w:sz="0" w:space="0" w:color="auto"/>
          </w:divBdr>
        </w:div>
        <w:div w:id="271669478">
          <w:marLeft w:val="0"/>
          <w:marRight w:val="0"/>
          <w:marTop w:val="0"/>
          <w:marBottom w:val="0"/>
          <w:divBdr>
            <w:top w:val="none" w:sz="0" w:space="0" w:color="auto"/>
            <w:left w:val="none" w:sz="0" w:space="0" w:color="auto"/>
            <w:bottom w:val="none" w:sz="0" w:space="0" w:color="auto"/>
            <w:right w:val="none" w:sz="0" w:space="0" w:color="auto"/>
          </w:divBdr>
        </w:div>
        <w:div w:id="276327427">
          <w:marLeft w:val="0"/>
          <w:marRight w:val="0"/>
          <w:marTop w:val="0"/>
          <w:marBottom w:val="0"/>
          <w:divBdr>
            <w:top w:val="none" w:sz="0" w:space="0" w:color="auto"/>
            <w:left w:val="none" w:sz="0" w:space="0" w:color="auto"/>
            <w:bottom w:val="none" w:sz="0" w:space="0" w:color="auto"/>
            <w:right w:val="none" w:sz="0" w:space="0" w:color="auto"/>
          </w:divBdr>
        </w:div>
        <w:div w:id="282738924">
          <w:marLeft w:val="0"/>
          <w:marRight w:val="0"/>
          <w:marTop w:val="0"/>
          <w:marBottom w:val="0"/>
          <w:divBdr>
            <w:top w:val="none" w:sz="0" w:space="0" w:color="auto"/>
            <w:left w:val="none" w:sz="0" w:space="0" w:color="auto"/>
            <w:bottom w:val="none" w:sz="0" w:space="0" w:color="auto"/>
            <w:right w:val="none" w:sz="0" w:space="0" w:color="auto"/>
          </w:divBdr>
        </w:div>
        <w:div w:id="287442075">
          <w:marLeft w:val="0"/>
          <w:marRight w:val="0"/>
          <w:marTop w:val="0"/>
          <w:marBottom w:val="0"/>
          <w:divBdr>
            <w:top w:val="none" w:sz="0" w:space="0" w:color="auto"/>
            <w:left w:val="none" w:sz="0" w:space="0" w:color="auto"/>
            <w:bottom w:val="none" w:sz="0" w:space="0" w:color="auto"/>
            <w:right w:val="none" w:sz="0" w:space="0" w:color="auto"/>
          </w:divBdr>
        </w:div>
        <w:div w:id="309213187">
          <w:marLeft w:val="0"/>
          <w:marRight w:val="0"/>
          <w:marTop w:val="0"/>
          <w:marBottom w:val="0"/>
          <w:divBdr>
            <w:top w:val="none" w:sz="0" w:space="0" w:color="auto"/>
            <w:left w:val="none" w:sz="0" w:space="0" w:color="auto"/>
            <w:bottom w:val="none" w:sz="0" w:space="0" w:color="auto"/>
            <w:right w:val="none" w:sz="0" w:space="0" w:color="auto"/>
          </w:divBdr>
        </w:div>
        <w:div w:id="312679880">
          <w:marLeft w:val="0"/>
          <w:marRight w:val="0"/>
          <w:marTop w:val="0"/>
          <w:marBottom w:val="0"/>
          <w:divBdr>
            <w:top w:val="none" w:sz="0" w:space="0" w:color="auto"/>
            <w:left w:val="none" w:sz="0" w:space="0" w:color="auto"/>
            <w:bottom w:val="none" w:sz="0" w:space="0" w:color="auto"/>
            <w:right w:val="none" w:sz="0" w:space="0" w:color="auto"/>
          </w:divBdr>
          <w:divsChild>
            <w:div w:id="1952664798">
              <w:marLeft w:val="-75"/>
              <w:marRight w:val="0"/>
              <w:marTop w:val="30"/>
              <w:marBottom w:val="30"/>
              <w:divBdr>
                <w:top w:val="none" w:sz="0" w:space="0" w:color="auto"/>
                <w:left w:val="none" w:sz="0" w:space="0" w:color="auto"/>
                <w:bottom w:val="none" w:sz="0" w:space="0" w:color="auto"/>
                <w:right w:val="none" w:sz="0" w:space="0" w:color="auto"/>
              </w:divBdr>
              <w:divsChild>
                <w:div w:id="38870378">
                  <w:marLeft w:val="0"/>
                  <w:marRight w:val="0"/>
                  <w:marTop w:val="0"/>
                  <w:marBottom w:val="0"/>
                  <w:divBdr>
                    <w:top w:val="none" w:sz="0" w:space="0" w:color="auto"/>
                    <w:left w:val="none" w:sz="0" w:space="0" w:color="auto"/>
                    <w:bottom w:val="none" w:sz="0" w:space="0" w:color="auto"/>
                    <w:right w:val="none" w:sz="0" w:space="0" w:color="auto"/>
                  </w:divBdr>
                  <w:divsChild>
                    <w:div w:id="1369454866">
                      <w:marLeft w:val="0"/>
                      <w:marRight w:val="0"/>
                      <w:marTop w:val="0"/>
                      <w:marBottom w:val="0"/>
                      <w:divBdr>
                        <w:top w:val="none" w:sz="0" w:space="0" w:color="auto"/>
                        <w:left w:val="none" w:sz="0" w:space="0" w:color="auto"/>
                        <w:bottom w:val="none" w:sz="0" w:space="0" w:color="auto"/>
                        <w:right w:val="none" w:sz="0" w:space="0" w:color="auto"/>
                      </w:divBdr>
                    </w:div>
                  </w:divsChild>
                </w:div>
                <w:div w:id="74018445">
                  <w:marLeft w:val="0"/>
                  <w:marRight w:val="0"/>
                  <w:marTop w:val="0"/>
                  <w:marBottom w:val="0"/>
                  <w:divBdr>
                    <w:top w:val="none" w:sz="0" w:space="0" w:color="auto"/>
                    <w:left w:val="none" w:sz="0" w:space="0" w:color="auto"/>
                    <w:bottom w:val="none" w:sz="0" w:space="0" w:color="auto"/>
                    <w:right w:val="none" w:sz="0" w:space="0" w:color="auto"/>
                  </w:divBdr>
                  <w:divsChild>
                    <w:div w:id="1379546136">
                      <w:marLeft w:val="0"/>
                      <w:marRight w:val="0"/>
                      <w:marTop w:val="0"/>
                      <w:marBottom w:val="0"/>
                      <w:divBdr>
                        <w:top w:val="none" w:sz="0" w:space="0" w:color="auto"/>
                        <w:left w:val="none" w:sz="0" w:space="0" w:color="auto"/>
                        <w:bottom w:val="none" w:sz="0" w:space="0" w:color="auto"/>
                        <w:right w:val="none" w:sz="0" w:space="0" w:color="auto"/>
                      </w:divBdr>
                    </w:div>
                  </w:divsChild>
                </w:div>
                <w:div w:id="87773301">
                  <w:marLeft w:val="0"/>
                  <w:marRight w:val="0"/>
                  <w:marTop w:val="0"/>
                  <w:marBottom w:val="0"/>
                  <w:divBdr>
                    <w:top w:val="none" w:sz="0" w:space="0" w:color="auto"/>
                    <w:left w:val="none" w:sz="0" w:space="0" w:color="auto"/>
                    <w:bottom w:val="none" w:sz="0" w:space="0" w:color="auto"/>
                    <w:right w:val="none" w:sz="0" w:space="0" w:color="auto"/>
                  </w:divBdr>
                  <w:divsChild>
                    <w:div w:id="1542397464">
                      <w:marLeft w:val="0"/>
                      <w:marRight w:val="0"/>
                      <w:marTop w:val="0"/>
                      <w:marBottom w:val="0"/>
                      <w:divBdr>
                        <w:top w:val="none" w:sz="0" w:space="0" w:color="auto"/>
                        <w:left w:val="none" w:sz="0" w:space="0" w:color="auto"/>
                        <w:bottom w:val="none" w:sz="0" w:space="0" w:color="auto"/>
                        <w:right w:val="none" w:sz="0" w:space="0" w:color="auto"/>
                      </w:divBdr>
                    </w:div>
                  </w:divsChild>
                </w:div>
                <w:div w:id="251399614">
                  <w:marLeft w:val="0"/>
                  <w:marRight w:val="0"/>
                  <w:marTop w:val="0"/>
                  <w:marBottom w:val="0"/>
                  <w:divBdr>
                    <w:top w:val="none" w:sz="0" w:space="0" w:color="auto"/>
                    <w:left w:val="none" w:sz="0" w:space="0" w:color="auto"/>
                    <w:bottom w:val="none" w:sz="0" w:space="0" w:color="auto"/>
                    <w:right w:val="none" w:sz="0" w:space="0" w:color="auto"/>
                  </w:divBdr>
                  <w:divsChild>
                    <w:div w:id="794058382">
                      <w:marLeft w:val="0"/>
                      <w:marRight w:val="0"/>
                      <w:marTop w:val="0"/>
                      <w:marBottom w:val="0"/>
                      <w:divBdr>
                        <w:top w:val="none" w:sz="0" w:space="0" w:color="auto"/>
                        <w:left w:val="none" w:sz="0" w:space="0" w:color="auto"/>
                        <w:bottom w:val="none" w:sz="0" w:space="0" w:color="auto"/>
                        <w:right w:val="none" w:sz="0" w:space="0" w:color="auto"/>
                      </w:divBdr>
                    </w:div>
                  </w:divsChild>
                </w:div>
                <w:div w:id="367340972">
                  <w:marLeft w:val="0"/>
                  <w:marRight w:val="0"/>
                  <w:marTop w:val="0"/>
                  <w:marBottom w:val="0"/>
                  <w:divBdr>
                    <w:top w:val="none" w:sz="0" w:space="0" w:color="auto"/>
                    <w:left w:val="none" w:sz="0" w:space="0" w:color="auto"/>
                    <w:bottom w:val="none" w:sz="0" w:space="0" w:color="auto"/>
                    <w:right w:val="none" w:sz="0" w:space="0" w:color="auto"/>
                  </w:divBdr>
                  <w:divsChild>
                    <w:div w:id="842864562">
                      <w:marLeft w:val="0"/>
                      <w:marRight w:val="0"/>
                      <w:marTop w:val="0"/>
                      <w:marBottom w:val="0"/>
                      <w:divBdr>
                        <w:top w:val="none" w:sz="0" w:space="0" w:color="auto"/>
                        <w:left w:val="none" w:sz="0" w:space="0" w:color="auto"/>
                        <w:bottom w:val="none" w:sz="0" w:space="0" w:color="auto"/>
                        <w:right w:val="none" w:sz="0" w:space="0" w:color="auto"/>
                      </w:divBdr>
                    </w:div>
                  </w:divsChild>
                </w:div>
                <w:div w:id="369305510">
                  <w:marLeft w:val="0"/>
                  <w:marRight w:val="0"/>
                  <w:marTop w:val="0"/>
                  <w:marBottom w:val="0"/>
                  <w:divBdr>
                    <w:top w:val="none" w:sz="0" w:space="0" w:color="auto"/>
                    <w:left w:val="none" w:sz="0" w:space="0" w:color="auto"/>
                    <w:bottom w:val="none" w:sz="0" w:space="0" w:color="auto"/>
                    <w:right w:val="none" w:sz="0" w:space="0" w:color="auto"/>
                  </w:divBdr>
                  <w:divsChild>
                    <w:div w:id="1755587380">
                      <w:marLeft w:val="0"/>
                      <w:marRight w:val="0"/>
                      <w:marTop w:val="0"/>
                      <w:marBottom w:val="0"/>
                      <w:divBdr>
                        <w:top w:val="none" w:sz="0" w:space="0" w:color="auto"/>
                        <w:left w:val="none" w:sz="0" w:space="0" w:color="auto"/>
                        <w:bottom w:val="none" w:sz="0" w:space="0" w:color="auto"/>
                        <w:right w:val="none" w:sz="0" w:space="0" w:color="auto"/>
                      </w:divBdr>
                    </w:div>
                  </w:divsChild>
                </w:div>
                <w:div w:id="689911872">
                  <w:marLeft w:val="0"/>
                  <w:marRight w:val="0"/>
                  <w:marTop w:val="0"/>
                  <w:marBottom w:val="0"/>
                  <w:divBdr>
                    <w:top w:val="none" w:sz="0" w:space="0" w:color="auto"/>
                    <w:left w:val="none" w:sz="0" w:space="0" w:color="auto"/>
                    <w:bottom w:val="none" w:sz="0" w:space="0" w:color="auto"/>
                    <w:right w:val="none" w:sz="0" w:space="0" w:color="auto"/>
                  </w:divBdr>
                  <w:divsChild>
                    <w:div w:id="610361705">
                      <w:marLeft w:val="0"/>
                      <w:marRight w:val="0"/>
                      <w:marTop w:val="0"/>
                      <w:marBottom w:val="0"/>
                      <w:divBdr>
                        <w:top w:val="none" w:sz="0" w:space="0" w:color="auto"/>
                        <w:left w:val="none" w:sz="0" w:space="0" w:color="auto"/>
                        <w:bottom w:val="none" w:sz="0" w:space="0" w:color="auto"/>
                        <w:right w:val="none" w:sz="0" w:space="0" w:color="auto"/>
                      </w:divBdr>
                    </w:div>
                  </w:divsChild>
                </w:div>
                <w:div w:id="885944630">
                  <w:marLeft w:val="0"/>
                  <w:marRight w:val="0"/>
                  <w:marTop w:val="0"/>
                  <w:marBottom w:val="0"/>
                  <w:divBdr>
                    <w:top w:val="none" w:sz="0" w:space="0" w:color="auto"/>
                    <w:left w:val="none" w:sz="0" w:space="0" w:color="auto"/>
                    <w:bottom w:val="none" w:sz="0" w:space="0" w:color="auto"/>
                    <w:right w:val="none" w:sz="0" w:space="0" w:color="auto"/>
                  </w:divBdr>
                  <w:divsChild>
                    <w:div w:id="1794131480">
                      <w:marLeft w:val="0"/>
                      <w:marRight w:val="0"/>
                      <w:marTop w:val="0"/>
                      <w:marBottom w:val="0"/>
                      <w:divBdr>
                        <w:top w:val="none" w:sz="0" w:space="0" w:color="auto"/>
                        <w:left w:val="none" w:sz="0" w:space="0" w:color="auto"/>
                        <w:bottom w:val="none" w:sz="0" w:space="0" w:color="auto"/>
                        <w:right w:val="none" w:sz="0" w:space="0" w:color="auto"/>
                      </w:divBdr>
                    </w:div>
                  </w:divsChild>
                </w:div>
                <w:div w:id="1095906639">
                  <w:marLeft w:val="0"/>
                  <w:marRight w:val="0"/>
                  <w:marTop w:val="0"/>
                  <w:marBottom w:val="0"/>
                  <w:divBdr>
                    <w:top w:val="none" w:sz="0" w:space="0" w:color="auto"/>
                    <w:left w:val="none" w:sz="0" w:space="0" w:color="auto"/>
                    <w:bottom w:val="none" w:sz="0" w:space="0" w:color="auto"/>
                    <w:right w:val="none" w:sz="0" w:space="0" w:color="auto"/>
                  </w:divBdr>
                  <w:divsChild>
                    <w:div w:id="1965499279">
                      <w:marLeft w:val="0"/>
                      <w:marRight w:val="0"/>
                      <w:marTop w:val="0"/>
                      <w:marBottom w:val="0"/>
                      <w:divBdr>
                        <w:top w:val="none" w:sz="0" w:space="0" w:color="auto"/>
                        <w:left w:val="none" w:sz="0" w:space="0" w:color="auto"/>
                        <w:bottom w:val="none" w:sz="0" w:space="0" w:color="auto"/>
                        <w:right w:val="none" w:sz="0" w:space="0" w:color="auto"/>
                      </w:divBdr>
                    </w:div>
                  </w:divsChild>
                </w:div>
                <w:div w:id="1118142377">
                  <w:marLeft w:val="0"/>
                  <w:marRight w:val="0"/>
                  <w:marTop w:val="0"/>
                  <w:marBottom w:val="0"/>
                  <w:divBdr>
                    <w:top w:val="none" w:sz="0" w:space="0" w:color="auto"/>
                    <w:left w:val="none" w:sz="0" w:space="0" w:color="auto"/>
                    <w:bottom w:val="none" w:sz="0" w:space="0" w:color="auto"/>
                    <w:right w:val="none" w:sz="0" w:space="0" w:color="auto"/>
                  </w:divBdr>
                  <w:divsChild>
                    <w:div w:id="1006401569">
                      <w:marLeft w:val="0"/>
                      <w:marRight w:val="0"/>
                      <w:marTop w:val="0"/>
                      <w:marBottom w:val="0"/>
                      <w:divBdr>
                        <w:top w:val="none" w:sz="0" w:space="0" w:color="auto"/>
                        <w:left w:val="none" w:sz="0" w:space="0" w:color="auto"/>
                        <w:bottom w:val="none" w:sz="0" w:space="0" w:color="auto"/>
                        <w:right w:val="none" w:sz="0" w:space="0" w:color="auto"/>
                      </w:divBdr>
                    </w:div>
                  </w:divsChild>
                </w:div>
                <w:div w:id="1221867604">
                  <w:marLeft w:val="0"/>
                  <w:marRight w:val="0"/>
                  <w:marTop w:val="0"/>
                  <w:marBottom w:val="0"/>
                  <w:divBdr>
                    <w:top w:val="none" w:sz="0" w:space="0" w:color="auto"/>
                    <w:left w:val="none" w:sz="0" w:space="0" w:color="auto"/>
                    <w:bottom w:val="none" w:sz="0" w:space="0" w:color="auto"/>
                    <w:right w:val="none" w:sz="0" w:space="0" w:color="auto"/>
                  </w:divBdr>
                  <w:divsChild>
                    <w:div w:id="125634532">
                      <w:marLeft w:val="0"/>
                      <w:marRight w:val="0"/>
                      <w:marTop w:val="0"/>
                      <w:marBottom w:val="0"/>
                      <w:divBdr>
                        <w:top w:val="none" w:sz="0" w:space="0" w:color="auto"/>
                        <w:left w:val="none" w:sz="0" w:space="0" w:color="auto"/>
                        <w:bottom w:val="none" w:sz="0" w:space="0" w:color="auto"/>
                        <w:right w:val="none" w:sz="0" w:space="0" w:color="auto"/>
                      </w:divBdr>
                    </w:div>
                  </w:divsChild>
                </w:div>
                <w:div w:id="1268537045">
                  <w:marLeft w:val="0"/>
                  <w:marRight w:val="0"/>
                  <w:marTop w:val="0"/>
                  <w:marBottom w:val="0"/>
                  <w:divBdr>
                    <w:top w:val="none" w:sz="0" w:space="0" w:color="auto"/>
                    <w:left w:val="none" w:sz="0" w:space="0" w:color="auto"/>
                    <w:bottom w:val="none" w:sz="0" w:space="0" w:color="auto"/>
                    <w:right w:val="none" w:sz="0" w:space="0" w:color="auto"/>
                  </w:divBdr>
                  <w:divsChild>
                    <w:div w:id="203760407">
                      <w:marLeft w:val="0"/>
                      <w:marRight w:val="0"/>
                      <w:marTop w:val="0"/>
                      <w:marBottom w:val="0"/>
                      <w:divBdr>
                        <w:top w:val="none" w:sz="0" w:space="0" w:color="auto"/>
                        <w:left w:val="none" w:sz="0" w:space="0" w:color="auto"/>
                        <w:bottom w:val="none" w:sz="0" w:space="0" w:color="auto"/>
                        <w:right w:val="none" w:sz="0" w:space="0" w:color="auto"/>
                      </w:divBdr>
                    </w:div>
                  </w:divsChild>
                </w:div>
                <w:div w:id="1288975145">
                  <w:marLeft w:val="0"/>
                  <w:marRight w:val="0"/>
                  <w:marTop w:val="0"/>
                  <w:marBottom w:val="0"/>
                  <w:divBdr>
                    <w:top w:val="none" w:sz="0" w:space="0" w:color="auto"/>
                    <w:left w:val="none" w:sz="0" w:space="0" w:color="auto"/>
                    <w:bottom w:val="none" w:sz="0" w:space="0" w:color="auto"/>
                    <w:right w:val="none" w:sz="0" w:space="0" w:color="auto"/>
                  </w:divBdr>
                  <w:divsChild>
                    <w:div w:id="16540828">
                      <w:marLeft w:val="0"/>
                      <w:marRight w:val="0"/>
                      <w:marTop w:val="0"/>
                      <w:marBottom w:val="0"/>
                      <w:divBdr>
                        <w:top w:val="none" w:sz="0" w:space="0" w:color="auto"/>
                        <w:left w:val="none" w:sz="0" w:space="0" w:color="auto"/>
                        <w:bottom w:val="none" w:sz="0" w:space="0" w:color="auto"/>
                        <w:right w:val="none" w:sz="0" w:space="0" w:color="auto"/>
                      </w:divBdr>
                    </w:div>
                  </w:divsChild>
                </w:div>
                <w:div w:id="1303076255">
                  <w:marLeft w:val="0"/>
                  <w:marRight w:val="0"/>
                  <w:marTop w:val="0"/>
                  <w:marBottom w:val="0"/>
                  <w:divBdr>
                    <w:top w:val="none" w:sz="0" w:space="0" w:color="auto"/>
                    <w:left w:val="none" w:sz="0" w:space="0" w:color="auto"/>
                    <w:bottom w:val="none" w:sz="0" w:space="0" w:color="auto"/>
                    <w:right w:val="none" w:sz="0" w:space="0" w:color="auto"/>
                  </w:divBdr>
                  <w:divsChild>
                    <w:div w:id="405492313">
                      <w:marLeft w:val="0"/>
                      <w:marRight w:val="0"/>
                      <w:marTop w:val="0"/>
                      <w:marBottom w:val="0"/>
                      <w:divBdr>
                        <w:top w:val="none" w:sz="0" w:space="0" w:color="auto"/>
                        <w:left w:val="none" w:sz="0" w:space="0" w:color="auto"/>
                        <w:bottom w:val="none" w:sz="0" w:space="0" w:color="auto"/>
                        <w:right w:val="none" w:sz="0" w:space="0" w:color="auto"/>
                      </w:divBdr>
                    </w:div>
                  </w:divsChild>
                </w:div>
                <w:div w:id="1584949882">
                  <w:marLeft w:val="0"/>
                  <w:marRight w:val="0"/>
                  <w:marTop w:val="0"/>
                  <w:marBottom w:val="0"/>
                  <w:divBdr>
                    <w:top w:val="none" w:sz="0" w:space="0" w:color="auto"/>
                    <w:left w:val="none" w:sz="0" w:space="0" w:color="auto"/>
                    <w:bottom w:val="none" w:sz="0" w:space="0" w:color="auto"/>
                    <w:right w:val="none" w:sz="0" w:space="0" w:color="auto"/>
                  </w:divBdr>
                  <w:divsChild>
                    <w:div w:id="239682911">
                      <w:marLeft w:val="0"/>
                      <w:marRight w:val="0"/>
                      <w:marTop w:val="0"/>
                      <w:marBottom w:val="0"/>
                      <w:divBdr>
                        <w:top w:val="none" w:sz="0" w:space="0" w:color="auto"/>
                        <w:left w:val="none" w:sz="0" w:space="0" w:color="auto"/>
                        <w:bottom w:val="none" w:sz="0" w:space="0" w:color="auto"/>
                        <w:right w:val="none" w:sz="0" w:space="0" w:color="auto"/>
                      </w:divBdr>
                    </w:div>
                  </w:divsChild>
                </w:div>
                <w:div w:id="1623919846">
                  <w:marLeft w:val="0"/>
                  <w:marRight w:val="0"/>
                  <w:marTop w:val="0"/>
                  <w:marBottom w:val="0"/>
                  <w:divBdr>
                    <w:top w:val="none" w:sz="0" w:space="0" w:color="auto"/>
                    <w:left w:val="none" w:sz="0" w:space="0" w:color="auto"/>
                    <w:bottom w:val="none" w:sz="0" w:space="0" w:color="auto"/>
                    <w:right w:val="none" w:sz="0" w:space="0" w:color="auto"/>
                  </w:divBdr>
                  <w:divsChild>
                    <w:div w:id="657347048">
                      <w:marLeft w:val="0"/>
                      <w:marRight w:val="0"/>
                      <w:marTop w:val="0"/>
                      <w:marBottom w:val="0"/>
                      <w:divBdr>
                        <w:top w:val="none" w:sz="0" w:space="0" w:color="auto"/>
                        <w:left w:val="none" w:sz="0" w:space="0" w:color="auto"/>
                        <w:bottom w:val="none" w:sz="0" w:space="0" w:color="auto"/>
                        <w:right w:val="none" w:sz="0" w:space="0" w:color="auto"/>
                      </w:divBdr>
                    </w:div>
                  </w:divsChild>
                </w:div>
                <w:div w:id="1637837074">
                  <w:marLeft w:val="0"/>
                  <w:marRight w:val="0"/>
                  <w:marTop w:val="0"/>
                  <w:marBottom w:val="0"/>
                  <w:divBdr>
                    <w:top w:val="none" w:sz="0" w:space="0" w:color="auto"/>
                    <w:left w:val="none" w:sz="0" w:space="0" w:color="auto"/>
                    <w:bottom w:val="none" w:sz="0" w:space="0" w:color="auto"/>
                    <w:right w:val="none" w:sz="0" w:space="0" w:color="auto"/>
                  </w:divBdr>
                  <w:divsChild>
                    <w:div w:id="1280991745">
                      <w:marLeft w:val="0"/>
                      <w:marRight w:val="0"/>
                      <w:marTop w:val="0"/>
                      <w:marBottom w:val="0"/>
                      <w:divBdr>
                        <w:top w:val="none" w:sz="0" w:space="0" w:color="auto"/>
                        <w:left w:val="none" w:sz="0" w:space="0" w:color="auto"/>
                        <w:bottom w:val="none" w:sz="0" w:space="0" w:color="auto"/>
                        <w:right w:val="none" w:sz="0" w:space="0" w:color="auto"/>
                      </w:divBdr>
                    </w:div>
                  </w:divsChild>
                </w:div>
                <w:div w:id="1796097784">
                  <w:marLeft w:val="0"/>
                  <w:marRight w:val="0"/>
                  <w:marTop w:val="0"/>
                  <w:marBottom w:val="0"/>
                  <w:divBdr>
                    <w:top w:val="none" w:sz="0" w:space="0" w:color="auto"/>
                    <w:left w:val="none" w:sz="0" w:space="0" w:color="auto"/>
                    <w:bottom w:val="none" w:sz="0" w:space="0" w:color="auto"/>
                    <w:right w:val="none" w:sz="0" w:space="0" w:color="auto"/>
                  </w:divBdr>
                  <w:divsChild>
                    <w:div w:id="2037073974">
                      <w:marLeft w:val="0"/>
                      <w:marRight w:val="0"/>
                      <w:marTop w:val="0"/>
                      <w:marBottom w:val="0"/>
                      <w:divBdr>
                        <w:top w:val="none" w:sz="0" w:space="0" w:color="auto"/>
                        <w:left w:val="none" w:sz="0" w:space="0" w:color="auto"/>
                        <w:bottom w:val="none" w:sz="0" w:space="0" w:color="auto"/>
                        <w:right w:val="none" w:sz="0" w:space="0" w:color="auto"/>
                      </w:divBdr>
                    </w:div>
                  </w:divsChild>
                </w:div>
                <w:div w:id="1890608879">
                  <w:marLeft w:val="0"/>
                  <w:marRight w:val="0"/>
                  <w:marTop w:val="0"/>
                  <w:marBottom w:val="0"/>
                  <w:divBdr>
                    <w:top w:val="none" w:sz="0" w:space="0" w:color="auto"/>
                    <w:left w:val="none" w:sz="0" w:space="0" w:color="auto"/>
                    <w:bottom w:val="none" w:sz="0" w:space="0" w:color="auto"/>
                    <w:right w:val="none" w:sz="0" w:space="0" w:color="auto"/>
                  </w:divBdr>
                  <w:divsChild>
                    <w:div w:id="1039939007">
                      <w:marLeft w:val="0"/>
                      <w:marRight w:val="0"/>
                      <w:marTop w:val="0"/>
                      <w:marBottom w:val="0"/>
                      <w:divBdr>
                        <w:top w:val="none" w:sz="0" w:space="0" w:color="auto"/>
                        <w:left w:val="none" w:sz="0" w:space="0" w:color="auto"/>
                        <w:bottom w:val="none" w:sz="0" w:space="0" w:color="auto"/>
                        <w:right w:val="none" w:sz="0" w:space="0" w:color="auto"/>
                      </w:divBdr>
                    </w:div>
                  </w:divsChild>
                </w:div>
                <w:div w:id="1927374891">
                  <w:marLeft w:val="0"/>
                  <w:marRight w:val="0"/>
                  <w:marTop w:val="0"/>
                  <w:marBottom w:val="0"/>
                  <w:divBdr>
                    <w:top w:val="none" w:sz="0" w:space="0" w:color="auto"/>
                    <w:left w:val="none" w:sz="0" w:space="0" w:color="auto"/>
                    <w:bottom w:val="none" w:sz="0" w:space="0" w:color="auto"/>
                    <w:right w:val="none" w:sz="0" w:space="0" w:color="auto"/>
                  </w:divBdr>
                  <w:divsChild>
                    <w:div w:id="744304226">
                      <w:marLeft w:val="0"/>
                      <w:marRight w:val="0"/>
                      <w:marTop w:val="0"/>
                      <w:marBottom w:val="0"/>
                      <w:divBdr>
                        <w:top w:val="none" w:sz="0" w:space="0" w:color="auto"/>
                        <w:left w:val="none" w:sz="0" w:space="0" w:color="auto"/>
                        <w:bottom w:val="none" w:sz="0" w:space="0" w:color="auto"/>
                        <w:right w:val="none" w:sz="0" w:space="0" w:color="auto"/>
                      </w:divBdr>
                    </w:div>
                  </w:divsChild>
                </w:div>
                <w:div w:id="1949658223">
                  <w:marLeft w:val="0"/>
                  <w:marRight w:val="0"/>
                  <w:marTop w:val="0"/>
                  <w:marBottom w:val="0"/>
                  <w:divBdr>
                    <w:top w:val="none" w:sz="0" w:space="0" w:color="auto"/>
                    <w:left w:val="none" w:sz="0" w:space="0" w:color="auto"/>
                    <w:bottom w:val="none" w:sz="0" w:space="0" w:color="auto"/>
                    <w:right w:val="none" w:sz="0" w:space="0" w:color="auto"/>
                  </w:divBdr>
                  <w:divsChild>
                    <w:div w:id="348069359">
                      <w:marLeft w:val="0"/>
                      <w:marRight w:val="0"/>
                      <w:marTop w:val="0"/>
                      <w:marBottom w:val="0"/>
                      <w:divBdr>
                        <w:top w:val="none" w:sz="0" w:space="0" w:color="auto"/>
                        <w:left w:val="none" w:sz="0" w:space="0" w:color="auto"/>
                        <w:bottom w:val="none" w:sz="0" w:space="0" w:color="auto"/>
                        <w:right w:val="none" w:sz="0" w:space="0" w:color="auto"/>
                      </w:divBdr>
                    </w:div>
                  </w:divsChild>
                </w:div>
                <w:div w:id="2115976309">
                  <w:marLeft w:val="0"/>
                  <w:marRight w:val="0"/>
                  <w:marTop w:val="0"/>
                  <w:marBottom w:val="0"/>
                  <w:divBdr>
                    <w:top w:val="none" w:sz="0" w:space="0" w:color="auto"/>
                    <w:left w:val="none" w:sz="0" w:space="0" w:color="auto"/>
                    <w:bottom w:val="none" w:sz="0" w:space="0" w:color="auto"/>
                    <w:right w:val="none" w:sz="0" w:space="0" w:color="auto"/>
                  </w:divBdr>
                  <w:divsChild>
                    <w:div w:id="8035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0381">
          <w:marLeft w:val="0"/>
          <w:marRight w:val="0"/>
          <w:marTop w:val="0"/>
          <w:marBottom w:val="0"/>
          <w:divBdr>
            <w:top w:val="none" w:sz="0" w:space="0" w:color="auto"/>
            <w:left w:val="none" w:sz="0" w:space="0" w:color="auto"/>
            <w:bottom w:val="none" w:sz="0" w:space="0" w:color="auto"/>
            <w:right w:val="none" w:sz="0" w:space="0" w:color="auto"/>
          </w:divBdr>
        </w:div>
        <w:div w:id="344135045">
          <w:marLeft w:val="0"/>
          <w:marRight w:val="0"/>
          <w:marTop w:val="0"/>
          <w:marBottom w:val="0"/>
          <w:divBdr>
            <w:top w:val="none" w:sz="0" w:space="0" w:color="auto"/>
            <w:left w:val="none" w:sz="0" w:space="0" w:color="auto"/>
            <w:bottom w:val="none" w:sz="0" w:space="0" w:color="auto"/>
            <w:right w:val="none" w:sz="0" w:space="0" w:color="auto"/>
          </w:divBdr>
        </w:div>
        <w:div w:id="368997073">
          <w:marLeft w:val="0"/>
          <w:marRight w:val="0"/>
          <w:marTop w:val="0"/>
          <w:marBottom w:val="0"/>
          <w:divBdr>
            <w:top w:val="none" w:sz="0" w:space="0" w:color="auto"/>
            <w:left w:val="none" w:sz="0" w:space="0" w:color="auto"/>
            <w:bottom w:val="none" w:sz="0" w:space="0" w:color="auto"/>
            <w:right w:val="none" w:sz="0" w:space="0" w:color="auto"/>
          </w:divBdr>
        </w:div>
        <w:div w:id="371420391">
          <w:marLeft w:val="0"/>
          <w:marRight w:val="0"/>
          <w:marTop w:val="0"/>
          <w:marBottom w:val="0"/>
          <w:divBdr>
            <w:top w:val="none" w:sz="0" w:space="0" w:color="auto"/>
            <w:left w:val="none" w:sz="0" w:space="0" w:color="auto"/>
            <w:bottom w:val="none" w:sz="0" w:space="0" w:color="auto"/>
            <w:right w:val="none" w:sz="0" w:space="0" w:color="auto"/>
          </w:divBdr>
        </w:div>
        <w:div w:id="377709943">
          <w:marLeft w:val="0"/>
          <w:marRight w:val="0"/>
          <w:marTop w:val="0"/>
          <w:marBottom w:val="0"/>
          <w:divBdr>
            <w:top w:val="none" w:sz="0" w:space="0" w:color="auto"/>
            <w:left w:val="none" w:sz="0" w:space="0" w:color="auto"/>
            <w:bottom w:val="none" w:sz="0" w:space="0" w:color="auto"/>
            <w:right w:val="none" w:sz="0" w:space="0" w:color="auto"/>
          </w:divBdr>
        </w:div>
        <w:div w:id="417751012">
          <w:marLeft w:val="0"/>
          <w:marRight w:val="0"/>
          <w:marTop w:val="0"/>
          <w:marBottom w:val="0"/>
          <w:divBdr>
            <w:top w:val="none" w:sz="0" w:space="0" w:color="auto"/>
            <w:left w:val="none" w:sz="0" w:space="0" w:color="auto"/>
            <w:bottom w:val="none" w:sz="0" w:space="0" w:color="auto"/>
            <w:right w:val="none" w:sz="0" w:space="0" w:color="auto"/>
          </w:divBdr>
          <w:divsChild>
            <w:div w:id="1054157013">
              <w:marLeft w:val="-75"/>
              <w:marRight w:val="0"/>
              <w:marTop w:val="30"/>
              <w:marBottom w:val="30"/>
              <w:divBdr>
                <w:top w:val="none" w:sz="0" w:space="0" w:color="auto"/>
                <w:left w:val="none" w:sz="0" w:space="0" w:color="auto"/>
                <w:bottom w:val="none" w:sz="0" w:space="0" w:color="auto"/>
                <w:right w:val="none" w:sz="0" w:space="0" w:color="auto"/>
              </w:divBdr>
              <w:divsChild>
                <w:div w:id="173888753">
                  <w:marLeft w:val="0"/>
                  <w:marRight w:val="0"/>
                  <w:marTop w:val="0"/>
                  <w:marBottom w:val="0"/>
                  <w:divBdr>
                    <w:top w:val="none" w:sz="0" w:space="0" w:color="auto"/>
                    <w:left w:val="none" w:sz="0" w:space="0" w:color="auto"/>
                    <w:bottom w:val="none" w:sz="0" w:space="0" w:color="auto"/>
                    <w:right w:val="none" w:sz="0" w:space="0" w:color="auto"/>
                  </w:divBdr>
                  <w:divsChild>
                    <w:div w:id="1614748667">
                      <w:marLeft w:val="0"/>
                      <w:marRight w:val="0"/>
                      <w:marTop w:val="0"/>
                      <w:marBottom w:val="0"/>
                      <w:divBdr>
                        <w:top w:val="none" w:sz="0" w:space="0" w:color="auto"/>
                        <w:left w:val="none" w:sz="0" w:space="0" w:color="auto"/>
                        <w:bottom w:val="none" w:sz="0" w:space="0" w:color="auto"/>
                        <w:right w:val="none" w:sz="0" w:space="0" w:color="auto"/>
                      </w:divBdr>
                    </w:div>
                  </w:divsChild>
                </w:div>
                <w:div w:id="283315894">
                  <w:marLeft w:val="0"/>
                  <w:marRight w:val="0"/>
                  <w:marTop w:val="0"/>
                  <w:marBottom w:val="0"/>
                  <w:divBdr>
                    <w:top w:val="none" w:sz="0" w:space="0" w:color="auto"/>
                    <w:left w:val="none" w:sz="0" w:space="0" w:color="auto"/>
                    <w:bottom w:val="none" w:sz="0" w:space="0" w:color="auto"/>
                    <w:right w:val="none" w:sz="0" w:space="0" w:color="auto"/>
                  </w:divBdr>
                  <w:divsChild>
                    <w:div w:id="680204223">
                      <w:marLeft w:val="0"/>
                      <w:marRight w:val="0"/>
                      <w:marTop w:val="0"/>
                      <w:marBottom w:val="0"/>
                      <w:divBdr>
                        <w:top w:val="none" w:sz="0" w:space="0" w:color="auto"/>
                        <w:left w:val="none" w:sz="0" w:space="0" w:color="auto"/>
                        <w:bottom w:val="none" w:sz="0" w:space="0" w:color="auto"/>
                        <w:right w:val="none" w:sz="0" w:space="0" w:color="auto"/>
                      </w:divBdr>
                    </w:div>
                  </w:divsChild>
                </w:div>
                <w:div w:id="316343893">
                  <w:marLeft w:val="0"/>
                  <w:marRight w:val="0"/>
                  <w:marTop w:val="0"/>
                  <w:marBottom w:val="0"/>
                  <w:divBdr>
                    <w:top w:val="none" w:sz="0" w:space="0" w:color="auto"/>
                    <w:left w:val="none" w:sz="0" w:space="0" w:color="auto"/>
                    <w:bottom w:val="none" w:sz="0" w:space="0" w:color="auto"/>
                    <w:right w:val="none" w:sz="0" w:space="0" w:color="auto"/>
                  </w:divBdr>
                  <w:divsChild>
                    <w:div w:id="1611622461">
                      <w:marLeft w:val="0"/>
                      <w:marRight w:val="0"/>
                      <w:marTop w:val="0"/>
                      <w:marBottom w:val="0"/>
                      <w:divBdr>
                        <w:top w:val="none" w:sz="0" w:space="0" w:color="auto"/>
                        <w:left w:val="none" w:sz="0" w:space="0" w:color="auto"/>
                        <w:bottom w:val="none" w:sz="0" w:space="0" w:color="auto"/>
                        <w:right w:val="none" w:sz="0" w:space="0" w:color="auto"/>
                      </w:divBdr>
                    </w:div>
                  </w:divsChild>
                </w:div>
                <w:div w:id="403143208">
                  <w:marLeft w:val="0"/>
                  <w:marRight w:val="0"/>
                  <w:marTop w:val="0"/>
                  <w:marBottom w:val="0"/>
                  <w:divBdr>
                    <w:top w:val="none" w:sz="0" w:space="0" w:color="auto"/>
                    <w:left w:val="none" w:sz="0" w:space="0" w:color="auto"/>
                    <w:bottom w:val="none" w:sz="0" w:space="0" w:color="auto"/>
                    <w:right w:val="none" w:sz="0" w:space="0" w:color="auto"/>
                  </w:divBdr>
                  <w:divsChild>
                    <w:div w:id="1737968172">
                      <w:marLeft w:val="0"/>
                      <w:marRight w:val="0"/>
                      <w:marTop w:val="0"/>
                      <w:marBottom w:val="0"/>
                      <w:divBdr>
                        <w:top w:val="none" w:sz="0" w:space="0" w:color="auto"/>
                        <w:left w:val="none" w:sz="0" w:space="0" w:color="auto"/>
                        <w:bottom w:val="none" w:sz="0" w:space="0" w:color="auto"/>
                        <w:right w:val="none" w:sz="0" w:space="0" w:color="auto"/>
                      </w:divBdr>
                    </w:div>
                  </w:divsChild>
                </w:div>
                <w:div w:id="460659264">
                  <w:marLeft w:val="0"/>
                  <w:marRight w:val="0"/>
                  <w:marTop w:val="0"/>
                  <w:marBottom w:val="0"/>
                  <w:divBdr>
                    <w:top w:val="none" w:sz="0" w:space="0" w:color="auto"/>
                    <w:left w:val="none" w:sz="0" w:space="0" w:color="auto"/>
                    <w:bottom w:val="none" w:sz="0" w:space="0" w:color="auto"/>
                    <w:right w:val="none" w:sz="0" w:space="0" w:color="auto"/>
                  </w:divBdr>
                  <w:divsChild>
                    <w:div w:id="1314263065">
                      <w:marLeft w:val="0"/>
                      <w:marRight w:val="0"/>
                      <w:marTop w:val="0"/>
                      <w:marBottom w:val="0"/>
                      <w:divBdr>
                        <w:top w:val="none" w:sz="0" w:space="0" w:color="auto"/>
                        <w:left w:val="none" w:sz="0" w:space="0" w:color="auto"/>
                        <w:bottom w:val="none" w:sz="0" w:space="0" w:color="auto"/>
                        <w:right w:val="none" w:sz="0" w:space="0" w:color="auto"/>
                      </w:divBdr>
                    </w:div>
                  </w:divsChild>
                </w:div>
                <w:div w:id="514226285">
                  <w:marLeft w:val="0"/>
                  <w:marRight w:val="0"/>
                  <w:marTop w:val="0"/>
                  <w:marBottom w:val="0"/>
                  <w:divBdr>
                    <w:top w:val="none" w:sz="0" w:space="0" w:color="auto"/>
                    <w:left w:val="none" w:sz="0" w:space="0" w:color="auto"/>
                    <w:bottom w:val="none" w:sz="0" w:space="0" w:color="auto"/>
                    <w:right w:val="none" w:sz="0" w:space="0" w:color="auto"/>
                  </w:divBdr>
                  <w:divsChild>
                    <w:div w:id="735855982">
                      <w:marLeft w:val="0"/>
                      <w:marRight w:val="0"/>
                      <w:marTop w:val="0"/>
                      <w:marBottom w:val="0"/>
                      <w:divBdr>
                        <w:top w:val="none" w:sz="0" w:space="0" w:color="auto"/>
                        <w:left w:val="none" w:sz="0" w:space="0" w:color="auto"/>
                        <w:bottom w:val="none" w:sz="0" w:space="0" w:color="auto"/>
                        <w:right w:val="none" w:sz="0" w:space="0" w:color="auto"/>
                      </w:divBdr>
                    </w:div>
                  </w:divsChild>
                </w:div>
                <w:div w:id="545220133">
                  <w:marLeft w:val="0"/>
                  <w:marRight w:val="0"/>
                  <w:marTop w:val="0"/>
                  <w:marBottom w:val="0"/>
                  <w:divBdr>
                    <w:top w:val="none" w:sz="0" w:space="0" w:color="auto"/>
                    <w:left w:val="none" w:sz="0" w:space="0" w:color="auto"/>
                    <w:bottom w:val="none" w:sz="0" w:space="0" w:color="auto"/>
                    <w:right w:val="none" w:sz="0" w:space="0" w:color="auto"/>
                  </w:divBdr>
                  <w:divsChild>
                    <w:div w:id="1673600343">
                      <w:marLeft w:val="0"/>
                      <w:marRight w:val="0"/>
                      <w:marTop w:val="0"/>
                      <w:marBottom w:val="0"/>
                      <w:divBdr>
                        <w:top w:val="none" w:sz="0" w:space="0" w:color="auto"/>
                        <w:left w:val="none" w:sz="0" w:space="0" w:color="auto"/>
                        <w:bottom w:val="none" w:sz="0" w:space="0" w:color="auto"/>
                        <w:right w:val="none" w:sz="0" w:space="0" w:color="auto"/>
                      </w:divBdr>
                    </w:div>
                  </w:divsChild>
                </w:div>
                <w:div w:id="649939158">
                  <w:marLeft w:val="0"/>
                  <w:marRight w:val="0"/>
                  <w:marTop w:val="0"/>
                  <w:marBottom w:val="0"/>
                  <w:divBdr>
                    <w:top w:val="none" w:sz="0" w:space="0" w:color="auto"/>
                    <w:left w:val="none" w:sz="0" w:space="0" w:color="auto"/>
                    <w:bottom w:val="none" w:sz="0" w:space="0" w:color="auto"/>
                    <w:right w:val="none" w:sz="0" w:space="0" w:color="auto"/>
                  </w:divBdr>
                  <w:divsChild>
                    <w:div w:id="207911515">
                      <w:marLeft w:val="0"/>
                      <w:marRight w:val="0"/>
                      <w:marTop w:val="0"/>
                      <w:marBottom w:val="0"/>
                      <w:divBdr>
                        <w:top w:val="none" w:sz="0" w:space="0" w:color="auto"/>
                        <w:left w:val="none" w:sz="0" w:space="0" w:color="auto"/>
                        <w:bottom w:val="none" w:sz="0" w:space="0" w:color="auto"/>
                        <w:right w:val="none" w:sz="0" w:space="0" w:color="auto"/>
                      </w:divBdr>
                    </w:div>
                  </w:divsChild>
                </w:div>
                <w:div w:id="802651407">
                  <w:marLeft w:val="0"/>
                  <w:marRight w:val="0"/>
                  <w:marTop w:val="0"/>
                  <w:marBottom w:val="0"/>
                  <w:divBdr>
                    <w:top w:val="none" w:sz="0" w:space="0" w:color="auto"/>
                    <w:left w:val="none" w:sz="0" w:space="0" w:color="auto"/>
                    <w:bottom w:val="none" w:sz="0" w:space="0" w:color="auto"/>
                    <w:right w:val="none" w:sz="0" w:space="0" w:color="auto"/>
                  </w:divBdr>
                  <w:divsChild>
                    <w:div w:id="743449310">
                      <w:marLeft w:val="0"/>
                      <w:marRight w:val="0"/>
                      <w:marTop w:val="0"/>
                      <w:marBottom w:val="0"/>
                      <w:divBdr>
                        <w:top w:val="none" w:sz="0" w:space="0" w:color="auto"/>
                        <w:left w:val="none" w:sz="0" w:space="0" w:color="auto"/>
                        <w:bottom w:val="none" w:sz="0" w:space="0" w:color="auto"/>
                        <w:right w:val="none" w:sz="0" w:space="0" w:color="auto"/>
                      </w:divBdr>
                    </w:div>
                  </w:divsChild>
                </w:div>
                <w:div w:id="1060985172">
                  <w:marLeft w:val="0"/>
                  <w:marRight w:val="0"/>
                  <w:marTop w:val="0"/>
                  <w:marBottom w:val="0"/>
                  <w:divBdr>
                    <w:top w:val="none" w:sz="0" w:space="0" w:color="auto"/>
                    <w:left w:val="none" w:sz="0" w:space="0" w:color="auto"/>
                    <w:bottom w:val="none" w:sz="0" w:space="0" w:color="auto"/>
                    <w:right w:val="none" w:sz="0" w:space="0" w:color="auto"/>
                  </w:divBdr>
                  <w:divsChild>
                    <w:div w:id="1473981014">
                      <w:marLeft w:val="0"/>
                      <w:marRight w:val="0"/>
                      <w:marTop w:val="0"/>
                      <w:marBottom w:val="0"/>
                      <w:divBdr>
                        <w:top w:val="none" w:sz="0" w:space="0" w:color="auto"/>
                        <w:left w:val="none" w:sz="0" w:space="0" w:color="auto"/>
                        <w:bottom w:val="none" w:sz="0" w:space="0" w:color="auto"/>
                        <w:right w:val="none" w:sz="0" w:space="0" w:color="auto"/>
                      </w:divBdr>
                    </w:div>
                  </w:divsChild>
                </w:div>
                <w:div w:id="1085229947">
                  <w:marLeft w:val="0"/>
                  <w:marRight w:val="0"/>
                  <w:marTop w:val="0"/>
                  <w:marBottom w:val="0"/>
                  <w:divBdr>
                    <w:top w:val="none" w:sz="0" w:space="0" w:color="auto"/>
                    <w:left w:val="none" w:sz="0" w:space="0" w:color="auto"/>
                    <w:bottom w:val="none" w:sz="0" w:space="0" w:color="auto"/>
                    <w:right w:val="none" w:sz="0" w:space="0" w:color="auto"/>
                  </w:divBdr>
                  <w:divsChild>
                    <w:div w:id="2142839512">
                      <w:marLeft w:val="0"/>
                      <w:marRight w:val="0"/>
                      <w:marTop w:val="0"/>
                      <w:marBottom w:val="0"/>
                      <w:divBdr>
                        <w:top w:val="none" w:sz="0" w:space="0" w:color="auto"/>
                        <w:left w:val="none" w:sz="0" w:space="0" w:color="auto"/>
                        <w:bottom w:val="none" w:sz="0" w:space="0" w:color="auto"/>
                        <w:right w:val="none" w:sz="0" w:space="0" w:color="auto"/>
                      </w:divBdr>
                    </w:div>
                  </w:divsChild>
                </w:div>
                <w:div w:id="1286504443">
                  <w:marLeft w:val="0"/>
                  <w:marRight w:val="0"/>
                  <w:marTop w:val="0"/>
                  <w:marBottom w:val="0"/>
                  <w:divBdr>
                    <w:top w:val="none" w:sz="0" w:space="0" w:color="auto"/>
                    <w:left w:val="none" w:sz="0" w:space="0" w:color="auto"/>
                    <w:bottom w:val="none" w:sz="0" w:space="0" w:color="auto"/>
                    <w:right w:val="none" w:sz="0" w:space="0" w:color="auto"/>
                  </w:divBdr>
                  <w:divsChild>
                    <w:div w:id="605039137">
                      <w:marLeft w:val="0"/>
                      <w:marRight w:val="0"/>
                      <w:marTop w:val="0"/>
                      <w:marBottom w:val="0"/>
                      <w:divBdr>
                        <w:top w:val="none" w:sz="0" w:space="0" w:color="auto"/>
                        <w:left w:val="none" w:sz="0" w:space="0" w:color="auto"/>
                        <w:bottom w:val="none" w:sz="0" w:space="0" w:color="auto"/>
                        <w:right w:val="none" w:sz="0" w:space="0" w:color="auto"/>
                      </w:divBdr>
                    </w:div>
                  </w:divsChild>
                </w:div>
                <w:div w:id="1290938142">
                  <w:marLeft w:val="0"/>
                  <w:marRight w:val="0"/>
                  <w:marTop w:val="0"/>
                  <w:marBottom w:val="0"/>
                  <w:divBdr>
                    <w:top w:val="none" w:sz="0" w:space="0" w:color="auto"/>
                    <w:left w:val="none" w:sz="0" w:space="0" w:color="auto"/>
                    <w:bottom w:val="none" w:sz="0" w:space="0" w:color="auto"/>
                    <w:right w:val="none" w:sz="0" w:space="0" w:color="auto"/>
                  </w:divBdr>
                  <w:divsChild>
                    <w:div w:id="2081826537">
                      <w:marLeft w:val="0"/>
                      <w:marRight w:val="0"/>
                      <w:marTop w:val="0"/>
                      <w:marBottom w:val="0"/>
                      <w:divBdr>
                        <w:top w:val="none" w:sz="0" w:space="0" w:color="auto"/>
                        <w:left w:val="none" w:sz="0" w:space="0" w:color="auto"/>
                        <w:bottom w:val="none" w:sz="0" w:space="0" w:color="auto"/>
                        <w:right w:val="none" w:sz="0" w:space="0" w:color="auto"/>
                      </w:divBdr>
                    </w:div>
                  </w:divsChild>
                </w:div>
                <w:div w:id="1467234683">
                  <w:marLeft w:val="0"/>
                  <w:marRight w:val="0"/>
                  <w:marTop w:val="0"/>
                  <w:marBottom w:val="0"/>
                  <w:divBdr>
                    <w:top w:val="none" w:sz="0" w:space="0" w:color="auto"/>
                    <w:left w:val="none" w:sz="0" w:space="0" w:color="auto"/>
                    <w:bottom w:val="none" w:sz="0" w:space="0" w:color="auto"/>
                    <w:right w:val="none" w:sz="0" w:space="0" w:color="auto"/>
                  </w:divBdr>
                  <w:divsChild>
                    <w:div w:id="394208321">
                      <w:marLeft w:val="0"/>
                      <w:marRight w:val="0"/>
                      <w:marTop w:val="0"/>
                      <w:marBottom w:val="0"/>
                      <w:divBdr>
                        <w:top w:val="none" w:sz="0" w:space="0" w:color="auto"/>
                        <w:left w:val="none" w:sz="0" w:space="0" w:color="auto"/>
                        <w:bottom w:val="none" w:sz="0" w:space="0" w:color="auto"/>
                        <w:right w:val="none" w:sz="0" w:space="0" w:color="auto"/>
                      </w:divBdr>
                    </w:div>
                    <w:div w:id="1288048131">
                      <w:marLeft w:val="0"/>
                      <w:marRight w:val="0"/>
                      <w:marTop w:val="0"/>
                      <w:marBottom w:val="0"/>
                      <w:divBdr>
                        <w:top w:val="none" w:sz="0" w:space="0" w:color="auto"/>
                        <w:left w:val="none" w:sz="0" w:space="0" w:color="auto"/>
                        <w:bottom w:val="none" w:sz="0" w:space="0" w:color="auto"/>
                        <w:right w:val="none" w:sz="0" w:space="0" w:color="auto"/>
                      </w:divBdr>
                    </w:div>
                  </w:divsChild>
                </w:div>
                <w:div w:id="1477067484">
                  <w:marLeft w:val="0"/>
                  <w:marRight w:val="0"/>
                  <w:marTop w:val="0"/>
                  <w:marBottom w:val="0"/>
                  <w:divBdr>
                    <w:top w:val="none" w:sz="0" w:space="0" w:color="auto"/>
                    <w:left w:val="none" w:sz="0" w:space="0" w:color="auto"/>
                    <w:bottom w:val="none" w:sz="0" w:space="0" w:color="auto"/>
                    <w:right w:val="none" w:sz="0" w:space="0" w:color="auto"/>
                  </w:divBdr>
                  <w:divsChild>
                    <w:div w:id="248471738">
                      <w:marLeft w:val="0"/>
                      <w:marRight w:val="0"/>
                      <w:marTop w:val="0"/>
                      <w:marBottom w:val="0"/>
                      <w:divBdr>
                        <w:top w:val="none" w:sz="0" w:space="0" w:color="auto"/>
                        <w:left w:val="none" w:sz="0" w:space="0" w:color="auto"/>
                        <w:bottom w:val="none" w:sz="0" w:space="0" w:color="auto"/>
                        <w:right w:val="none" w:sz="0" w:space="0" w:color="auto"/>
                      </w:divBdr>
                    </w:div>
                  </w:divsChild>
                </w:div>
                <w:div w:id="1572808264">
                  <w:marLeft w:val="0"/>
                  <w:marRight w:val="0"/>
                  <w:marTop w:val="0"/>
                  <w:marBottom w:val="0"/>
                  <w:divBdr>
                    <w:top w:val="none" w:sz="0" w:space="0" w:color="auto"/>
                    <w:left w:val="none" w:sz="0" w:space="0" w:color="auto"/>
                    <w:bottom w:val="none" w:sz="0" w:space="0" w:color="auto"/>
                    <w:right w:val="none" w:sz="0" w:space="0" w:color="auto"/>
                  </w:divBdr>
                  <w:divsChild>
                    <w:div w:id="1821191414">
                      <w:marLeft w:val="0"/>
                      <w:marRight w:val="0"/>
                      <w:marTop w:val="0"/>
                      <w:marBottom w:val="0"/>
                      <w:divBdr>
                        <w:top w:val="none" w:sz="0" w:space="0" w:color="auto"/>
                        <w:left w:val="none" w:sz="0" w:space="0" w:color="auto"/>
                        <w:bottom w:val="none" w:sz="0" w:space="0" w:color="auto"/>
                        <w:right w:val="none" w:sz="0" w:space="0" w:color="auto"/>
                      </w:divBdr>
                    </w:div>
                  </w:divsChild>
                </w:div>
                <w:div w:id="1665548258">
                  <w:marLeft w:val="0"/>
                  <w:marRight w:val="0"/>
                  <w:marTop w:val="0"/>
                  <w:marBottom w:val="0"/>
                  <w:divBdr>
                    <w:top w:val="none" w:sz="0" w:space="0" w:color="auto"/>
                    <w:left w:val="none" w:sz="0" w:space="0" w:color="auto"/>
                    <w:bottom w:val="none" w:sz="0" w:space="0" w:color="auto"/>
                    <w:right w:val="none" w:sz="0" w:space="0" w:color="auto"/>
                  </w:divBdr>
                  <w:divsChild>
                    <w:div w:id="1851990905">
                      <w:marLeft w:val="0"/>
                      <w:marRight w:val="0"/>
                      <w:marTop w:val="0"/>
                      <w:marBottom w:val="0"/>
                      <w:divBdr>
                        <w:top w:val="none" w:sz="0" w:space="0" w:color="auto"/>
                        <w:left w:val="none" w:sz="0" w:space="0" w:color="auto"/>
                        <w:bottom w:val="none" w:sz="0" w:space="0" w:color="auto"/>
                        <w:right w:val="none" w:sz="0" w:space="0" w:color="auto"/>
                      </w:divBdr>
                    </w:div>
                  </w:divsChild>
                </w:div>
                <w:div w:id="1695496407">
                  <w:marLeft w:val="0"/>
                  <w:marRight w:val="0"/>
                  <w:marTop w:val="0"/>
                  <w:marBottom w:val="0"/>
                  <w:divBdr>
                    <w:top w:val="none" w:sz="0" w:space="0" w:color="auto"/>
                    <w:left w:val="none" w:sz="0" w:space="0" w:color="auto"/>
                    <w:bottom w:val="none" w:sz="0" w:space="0" w:color="auto"/>
                    <w:right w:val="none" w:sz="0" w:space="0" w:color="auto"/>
                  </w:divBdr>
                  <w:divsChild>
                    <w:div w:id="187571014">
                      <w:marLeft w:val="0"/>
                      <w:marRight w:val="0"/>
                      <w:marTop w:val="0"/>
                      <w:marBottom w:val="0"/>
                      <w:divBdr>
                        <w:top w:val="none" w:sz="0" w:space="0" w:color="auto"/>
                        <w:left w:val="none" w:sz="0" w:space="0" w:color="auto"/>
                        <w:bottom w:val="none" w:sz="0" w:space="0" w:color="auto"/>
                        <w:right w:val="none" w:sz="0" w:space="0" w:color="auto"/>
                      </w:divBdr>
                    </w:div>
                  </w:divsChild>
                </w:div>
                <w:div w:id="1783184983">
                  <w:marLeft w:val="0"/>
                  <w:marRight w:val="0"/>
                  <w:marTop w:val="0"/>
                  <w:marBottom w:val="0"/>
                  <w:divBdr>
                    <w:top w:val="none" w:sz="0" w:space="0" w:color="auto"/>
                    <w:left w:val="none" w:sz="0" w:space="0" w:color="auto"/>
                    <w:bottom w:val="none" w:sz="0" w:space="0" w:color="auto"/>
                    <w:right w:val="none" w:sz="0" w:space="0" w:color="auto"/>
                  </w:divBdr>
                  <w:divsChild>
                    <w:div w:id="458650061">
                      <w:marLeft w:val="0"/>
                      <w:marRight w:val="0"/>
                      <w:marTop w:val="0"/>
                      <w:marBottom w:val="0"/>
                      <w:divBdr>
                        <w:top w:val="none" w:sz="0" w:space="0" w:color="auto"/>
                        <w:left w:val="none" w:sz="0" w:space="0" w:color="auto"/>
                        <w:bottom w:val="none" w:sz="0" w:space="0" w:color="auto"/>
                        <w:right w:val="none" w:sz="0" w:space="0" w:color="auto"/>
                      </w:divBdr>
                    </w:div>
                  </w:divsChild>
                </w:div>
                <w:div w:id="1843467672">
                  <w:marLeft w:val="0"/>
                  <w:marRight w:val="0"/>
                  <w:marTop w:val="0"/>
                  <w:marBottom w:val="0"/>
                  <w:divBdr>
                    <w:top w:val="none" w:sz="0" w:space="0" w:color="auto"/>
                    <w:left w:val="none" w:sz="0" w:space="0" w:color="auto"/>
                    <w:bottom w:val="none" w:sz="0" w:space="0" w:color="auto"/>
                    <w:right w:val="none" w:sz="0" w:space="0" w:color="auto"/>
                  </w:divBdr>
                  <w:divsChild>
                    <w:div w:id="929125858">
                      <w:marLeft w:val="0"/>
                      <w:marRight w:val="0"/>
                      <w:marTop w:val="0"/>
                      <w:marBottom w:val="0"/>
                      <w:divBdr>
                        <w:top w:val="none" w:sz="0" w:space="0" w:color="auto"/>
                        <w:left w:val="none" w:sz="0" w:space="0" w:color="auto"/>
                        <w:bottom w:val="none" w:sz="0" w:space="0" w:color="auto"/>
                        <w:right w:val="none" w:sz="0" w:space="0" w:color="auto"/>
                      </w:divBdr>
                    </w:div>
                  </w:divsChild>
                </w:div>
                <w:div w:id="1872108358">
                  <w:marLeft w:val="0"/>
                  <w:marRight w:val="0"/>
                  <w:marTop w:val="0"/>
                  <w:marBottom w:val="0"/>
                  <w:divBdr>
                    <w:top w:val="none" w:sz="0" w:space="0" w:color="auto"/>
                    <w:left w:val="none" w:sz="0" w:space="0" w:color="auto"/>
                    <w:bottom w:val="none" w:sz="0" w:space="0" w:color="auto"/>
                    <w:right w:val="none" w:sz="0" w:space="0" w:color="auto"/>
                  </w:divBdr>
                  <w:divsChild>
                    <w:div w:id="828129948">
                      <w:marLeft w:val="0"/>
                      <w:marRight w:val="0"/>
                      <w:marTop w:val="0"/>
                      <w:marBottom w:val="0"/>
                      <w:divBdr>
                        <w:top w:val="none" w:sz="0" w:space="0" w:color="auto"/>
                        <w:left w:val="none" w:sz="0" w:space="0" w:color="auto"/>
                        <w:bottom w:val="none" w:sz="0" w:space="0" w:color="auto"/>
                        <w:right w:val="none" w:sz="0" w:space="0" w:color="auto"/>
                      </w:divBdr>
                    </w:div>
                  </w:divsChild>
                </w:div>
                <w:div w:id="1885676980">
                  <w:marLeft w:val="0"/>
                  <w:marRight w:val="0"/>
                  <w:marTop w:val="0"/>
                  <w:marBottom w:val="0"/>
                  <w:divBdr>
                    <w:top w:val="none" w:sz="0" w:space="0" w:color="auto"/>
                    <w:left w:val="none" w:sz="0" w:space="0" w:color="auto"/>
                    <w:bottom w:val="none" w:sz="0" w:space="0" w:color="auto"/>
                    <w:right w:val="none" w:sz="0" w:space="0" w:color="auto"/>
                  </w:divBdr>
                  <w:divsChild>
                    <w:div w:id="1040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78381">
          <w:marLeft w:val="0"/>
          <w:marRight w:val="0"/>
          <w:marTop w:val="0"/>
          <w:marBottom w:val="0"/>
          <w:divBdr>
            <w:top w:val="none" w:sz="0" w:space="0" w:color="auto"/>
            <w:left w:val="none" w:sz="0" w:space="0" w:color="auto"/>
            <w:bottom w:val="none" w:sz="0" w:space="0" w:color="auto"/>
            <w:right w:val="none" w:sz="0" w:space="0" w:color="auto"/>
          </w:divBdr>
        </w:div>
        <w:div w:id="489834692">
          <w:marLeft w:val="0"/>
          <w:marRight w:val="0"/>
          <w:marTop w:val="0"/>
          <w:marBottom w:val="0"/>
          <w:divBdr>
            <w:top w:val="none" w:sz="0" w:space="0" w:color="auto"/>
            <w:left w:val="none" w:sz="0" w:space="0" w:color="auto"/>
            <w:bottom w:val="none" w:sz="0" w:space="0" w:color="auto"/>
            <w:right w:val="none" w:sz="0" w:space="0" w:color="auto"/>
          </w:divBdr>
        </w:div>
        <w:div w:id="528109082">
          <w:marLeft w:val="0"/>
          <w:marRight w:val="0"/>
          <w:marTop w:val="0"/>
          <w:marBottom w:val="0"/>
          <w:divBdr>
            <w:top w:val="none" w:sz="0" w:space="0" w:color="auto"/>
            <w:left w:val="none" w:sz="0" w:space="0" w:color="auto"/>
            <w:bottom w:val="none" w:sz="0" w:space="0" w:color="auto"/>
            <w:right w:val="none" w:sz="0" w:space="0" w:color="auto"/>
          </w:divBdr>
        </w:div>
        <w:div w:id="545413998">
          <w:marLeft w:val="0"/>
          <w:marRight w:val="0"/>
          <w:marTop w:val="0"/>
          <w:marBottom w:val="0"/>
          <w:divBdr>
            <w:top w:val="none" w:sz="0" w:space="0" w:color="auto"/>
            <w:left w:val="none" w:sz="0" w:space="0" w:color="auto"/>
            <w:bottom w:val="none" w:sz="0" w:space="0" w:color="auto"/>
            <w:right w:val="none" w:sz="0" w:space="0" w:color="auto"/>
          </w:divBdr>
        </w:div>
        <w:div w:id="548883705">
          <w:marLeft w:val="0"/>
          <w:marRight w:val="0"/>
          <w:marTop w:val="0"/>
          <w:marBottom w:val="0"/>
          <w:divBdr>
            <w:top w:val="none" w:sz="0" w:space="0" w:color="auto"/>
            <w:left w:val="none" w:sz="0" w:space="0" w:color="auto"/>
            <w:bottom w:val="none" w:sz="0" w:space="0" w:color="auto"/>
            <w:right w:val="none" w:sz="0" w:space="0" w:color="auto"/>
          </w:divBdr>
        </w:div>
        <w:div w:id="579677315">
          <w:marLeft w:val="0"/>
          <w:marRight w:val="0"/>
          <w:marTop w:val="0"/>
          <w:marBottom w:val="0"/>
          <w:divBdr>
            <w:top w:val="none" w:sz="0" w:space="0" w:color="auto"/>
            <w:left w:val="none" w:sz="0" w:space="0" w:color="auto"/>
            <w:bottom w:val="none" w:sz="0" w:space="0" w:color="auto"/>
            <w:right w:val="none" w:sz="0" w:space="0" w:color="auto"/>
          </w:divBdr>
        </w:div>
        <w:div w:id="584802982">
          <w:marLeft w:val="0"/>
          <w:marRight w:val="0"/>
          <w:marTop w:val="0"/>
          <w:marBottom w:val="0"/>
          <w:divBdr>
            <w:top w:val="none" w:sz="0" w:space="0" w:color="auto"/>
            <w:left w:val="none" w:sz="0" w:space="0" w:color="auto"/>
            <w:bottom w:val="none" w:sz="0" w:space="0" w:color="auto"/>
            <w:right w:val="none" w:sz="0" w:space="0" w:color="auto"/>
          </w:divBdr>
          <w:divsChild>
            <w:div w:id="1400783057">
              <w:marLeft w:val="-75"/>
              <w:marRight w:val="0"/>
              <w:marTop w:val="30"/>
              <w:marBottom w:val="30"/>
              <w:divBdr>
                <w:top w:val="none" w:sz="0" w:space="0" w:color="auto"/>
                <w:left w:val="none" w:sz="0" w:space="0" w:color="auto"/>
                <w:bottom w:val="none" w:sz="0" w:space="0" w:color="auto"/>
                <w:right w:val="none" w:sz="0" w:space="0" w:color="auto"/>
              </w:divBdr>
              <w:divsChild>
                <w:div w:id="129247366">
                  <w:marLeft w:val="0"/>
                  <w:marRight w:val="0"/>
                  <w:marTop w:val="0"/>
                  <w:marBottom w:val="0"/>
                  <w:divBdr>
                    <w:top w:val="none" w:sz="0" w:space="0" w:color="auto"/>
                    <w:left w:val="none" w:sz="0" w:space="0" w:color="auto"/>
                    <w:bottom w:val="none" w:sz="0" w:space="0" w:color="auto"/>
                    <w:right w:val="none" w:sz="0" w:space="0" w:color="auto"/>
                  </w:divBdr>
                  <w:divsChild>
                    <w:div w:id="1563179979">
                      <w:marLeft w:val="0"/>
                      <w:marRight w:val="0"/>
                      <w:marTop w:val="0"/>
                      <w:marBottom w:val="0"/>
                      <w:divBdr>
                        <w:top w:val="none" w:sz="0" w:space="0" w:color="auto"/>
                        <w:left w:val="none" w:sz="0" w:space="0" w:color="auto"/>
                        <w:bottom w:val="none" w:sz="0" w:space="0" w:color="auto"/>
                        <w:right w:val="none" w:sz="0" w:space="0" w:color="auto"/>
                      </w:divBdr>
                    </w:div>
                  </w:divsChild>
                </w:div>
                <w:div w:id="335232699">
                  <w:marLeft w:val="0"/>
                  <w:marRight w:val="0"/>
                  <w:marTop w:val="0"/>
                  <w:marBottom w:val="0"/>
                  <w:divBdr>
                    <w:top w:val="none" w:sz="0" w:space="0" w:color="auto"/>
                    <w:left w:val="none" w:sz="0" w:space="0" w:color="auto"/>
                    <w:bottom w:val="none" w:sz="0" w:space="0" w:color="auto"/>
                    <w:right w:val="none" w:sz="0" w:space="0" w:color="auto"/>
                  </w:divBdr>
                  <w:divsChild>
                    <w:div w:id="1222792195">
                      <w:marLeft w:val="0"/>
                      <w:marRight w:val="0"/>
                      <w:marTop w:val="0"/>
                      <w:marBottom w:val="0"/>
                      <w:divBdr>
                        <w:top w:val="none" w:sz="0" w:space="0" w:color="auto"/>
                        <w:left w:val="none" w:sz="0" w:space="0" w:color="auto"/>
                        <w:bottom w:val="none" w:sz="0" w:space="0" w:color="auto"/>
                        <w:right w:val="none" w:sz="0" w:space="0" w:color="auto"/>
                      </w:divBdr>
                    </w:div>
                  </w:divsChild>
                </w:div>
                <w:div w:id="645088362">
                  <w:marLeft w:val="0"/>
                  <w:marRight w:val="0"/>
                  <w:marTop w:val="0"/>
                  <w:marBottom w:val="0"/>
                  <w:divBdr>
                    <w:top w:val="none" w:sz="0" w:space="0" w:color="auto"/>
                    <w:left w:val="none" w:sz="0" w:space="0" w:color="auto"/>
                    <w:bottom w:val="none" w:sz="0" w:space="0" w:color="auto"/>
                    <w:right w:val="none" w:sz="0" w:space="0" w:color="auto"/>
                  </w:divBdr>
                  <w:divsChild>
                    <w:div w:id="1177233715">
                      <w:marLeft w:val="0"/>
                      <w:marRight w:val="0"/>
                      <w:marTop w:val="0"/>
                      <w:marBottom w:val="0"/>
                      <w:divBdr>
                        <w:top w:val="none" w:sz="0" w:space="0" w:color="auto"/>
                        <w:left w:val="none" w:sz="0" w:space="0" w:color="auto"/>
                        <w:bottom w:val="none" w:sz="0" w:space="0" w:color="auto"/>
                        <w:right w:val="none" w:sz="0" w:space="0" w:color="auto"/>
                      </w:divBdr>
                    </w:div>
                  </w:divsChild>
                </w:div>
                <w:div w:id="717777795">
                  <w:marLeft w:val="0"/>
                  <w:marRight w:val="0"/>
                  <w:marTop w:val="0"/>
                  <w:marBottom w:val="0"/>
                  <w:divBdr>
                    <w:top w:val="none" w:sz="0" w:space="0" w:color="auto"/>
                    <w:left w:val="none" w:sz="0" w:space="0" w:color="auto"/>
                    <w:bottom w:val="none" w:sz="0" w:space="0" w:color="auto"/>
                    <w:right w:val="none" w:sz="0" w:space="0" w:color="auto"/>
                  </w:divBdr>
                  <w:divsChild>
                    <w:div w:id="730690996">
                      <w:marLeft w:val="0"/>
                      <w:marRight w:val="0"/>
                      <w:marTop w:val="0"/>
                      <w:marBottom w:val="0"/>
                      <w:divBdr>
                        <w:top w:val="none" w:sz="0" w:space="0" w:color="auto"/>
                        <w:left w:val="none" w:sz="0" w:space="0" w:color="auto"/>
                        <w:bottom w:val="none" w:sz="0" w:space="0" w:color="auto"/>
                        <w:right w:val="none" w:sz="0" w:space="0" w:color="auto"/>
                      </w:divBdr>
                    </w:div>
                  </w:divsChild>
                </w:div>
                <w:div w:id="719668706">
                  <w:marLeft w:val="0"/>
                  <w:marRight w:val="0"/>
                  <w:marTop w:val="0"/>
                  <w:marBottom w:val="0"/>
                  <w:divBdr>
                    <w:top w:val="none" w:sz="0" w:space="0" w:color="auto"/>
                    <w:left w:val="none" w:sz="0" w:space="0" w:color="auto"/>
                    <w:bottom w:val="none" w:sz="0" w:space="0" w:color="auto"/>
                    <w:right w:val="none" w:sz="0" w:space="0" w:color="auto"/>
                  </w:divBdr>
                  <w:divsChild>
                    <w:div w:id="893855711">
                      <w:marLeft w:val="0"/>
                      <w:marRight w:val="0"/>
                      <w:marTop w:val="0"/>
                      <w:marBottom w:val="0"/>
                      <w:divBdr>
                        <w:top w:val="none" w:sz="0" w:space="0" w:color="auto"/>
                        <w:left w:val="none" w:sz="0" w:space="0" w:color="auto"/>
                        <w:bottom w:val="none" w:sz="0" w:space="0" w:color="auto"/>
                        <w:right w:val="none" w:sz="0" w:space="0" w:color="auto"/>
                      </w:divBdr>
                    </w:div>
                  </w:divsChild>
                </w:div>
                <w:div w:id="778140182">
                  <w:marLeft w:val="0"/>
                  <w:marRight w:val="0"/>
                  <w:marTop w:val="0"/>
                  <w:marBottom w:val="0"/>
                  <w:divBdr>
                    <w:top w:val="none" w:sz="0" w:space="0" w:color="auto"/>
                    <w:left w:val="none" w:sz="0" w:space="0" w:color="auto"/>
                    <w:bottom w:val="none" w:sz="0" w:space="0" w:color="auto"/>
                    <w:right w:val="none" w:sz="0" w:space="0" w:color="auto"/>
                  </w:divBdr>
                  <w:divsChild>
                    <w:div w:id="1932352476">
                      <w:marLeft w:val="0"/>
                      <w:marRight w:val="0"/>
                      <w:marTop w:val="0"/>
                      <w:marBottom w:val="0"/>
                      <w:divBdr>
                        <w:top w:val="none" w:sz="0" w:space="0" w:color="auto"/>
                        <w:left w:val="none" w:sz="0" w:space="0" w:color="auto"/>
                        <w:bottom w:val="none" w:sz="0" w:space="0" w:color="auto"/>
                        <w:right w:val="none" w:sz="0" w:space="0" w:color="auto"/>
                      </w:divBdr>
                    </w:div>
                  </w:divsChild>
                </w:div>
                <w:div w:id="948507372">
                  <w:marLeft w:val="0"/>
                  <w:marRight w:val="0"/>
                  <w:marTop w:val="0"/>
                  <w:marBottom w:val="0"/>
                  <w:divBdr>
                    <w:top w:val="none" w:sz="0" w:space="0" w:color="auto"/>
                    <w:left w:val="none" w:sz="0" w:space="0" w:color="auto"/>
                    <w:bottom w:val="none" w:sz="0" w:space="0" w:color="auto"/>
                    <w:right w:val="none" w:sz="0" w:space="0" w:color="auto"/>
                  </w:divBdr>
                  <w:divsChild>
                    <w:div w:id="503976929">
                      <w:marLeft w:val="0"/>
                      <w:marRight w:val="0"/>
                      <w:marTop w:val="0"/>
                      <w:marBottom w:val="0"/>
                      <w:divBdr>
                        <w:top w:val="none" w:sz="0" w:space="0" w:color="auto"/>
                        <w:left w:val="none" w:sz="0" w:space="0" w:color="auto"/>
                        <w:bottom w:val="none" w:sz="0" w:space="0" w:color="auto"/>
                        <w:right w:val="none" w:sz="0" w:space="0" w:color="auto"/>
                      </w:divBdr>
                    </w:div>
                  </w:divsChild>
                </w:div>
                <w:div w:id="1228491026">
                  <w:marLeft w:val="0"/>
                  <w:marRight w:val="0"/>
                  <w:marTop w:val="0"/>
                  <w:marBottom w:val="0"/>
                  <w:divBdr>
                    <w:top w:val="none" w:sz="0" w:space="0" w:color="auto"/>
                    <w:left w:val="none" w:sz="0" w:space="0" w:color="auto"/>
                    <w:bottom w:val="none" w:sz="0" w:space="0" w:color="auto"/>
                    <w:right w:val="none" w:sz="0" w:space="0" w:color="auto"/>
                  </w:divBdr>
                  <w:divsChild>
                    <w:div w:id="1228030232">
                      <w:marLeft w:val="0"/>
                      <w:marRight w:val="0"/>
                      <w:marTop w:val="0"/>
                      <w:marBottom w:val="0"/>
                      <w:divBdr>
                        <w:top w:val="none" w:sz="0" w:space="0" w:color="auto"/>
                        <w:left w:val="none" w:sz="0" w:space="0" w:color="auto"/>
                        <w:bottom w:val="none" w:sz="0" w:space="0" w:color="auto"/>
                        <w:right w:val="none" w:sz="0" w:space="0" w:color="auto"/>
                      </w:divBdr>
                    </w:div>
                  </w:divsChild>
                </w:div>
                <w:div w:id="1357150548">
                  <w:marLeft w:val="0"/>
                  <w:marRight w:val="0"/>
                  <w:marTop w:val="0"/>
                  <w:marBottom w:val="0"/>
                  <w:divBdr>
                    <w:top w:val="none" w:sz="0" w:space="0" w:color="auto"/>
                    <w:left w:val="none" w:sz="0" w:space="0" w:color="auto"/>
                    <w:bottom w:val="none" w:sz="0" w:space="0" w:color="auto"/>
                    <w:right w:val="none" w:sz="0" w:space="0" w:color="auto"/>
                  </w:divBdr>
                  <w:divsChild>
                    <w:div w:id="557084832">
                      <w:marLeft w:val="0"/>
                      <w:marRight w:val="0"/>
                      <w:marTop w:val="0"/>
                      <w:marBottom w:val="0"/>
                      <w:divBdr>
                        <w:top w:val="none" w:sz="0" w:space="0" w:color="auto"/>
                        <w:left w:val="none" w:sz="0" w:space="0" w:color="auto"/>
                        <w:bottom w:val="none" w:sz="0" w:space="0" w:color="auto"/>
                        <w:right w:val="none" w:sz="0" w:space="0" w:color="auto"/>
                      </w:divBdr>
                    </w:div>
                  </w:divsChild>
                </w:div>
                <w:div w:id="1478448999">
                  <w:marLeft w:val="0"/>
                  <w:marRight w:val="0"/>
                  <w:marTop w:val="0"/>
                  <w:marBottom w:val="0"/>
                  <w:divBdr>
                    <w:top w:val="none" w:sz="0" w:space="0" w:color="auto"/>
                    <w:left w:val="none" w:sz="0" w:space="0" w:color="auto"/>
                    <w:bottom w:val="none" w:sz="0" w:space="0" w:color="auto"/>
                    <w:right w:val="none" w:sz="0" w:space="0" w:color="auto"/>
                  </w:divBdr>
                  <w:divsChild>
                    <w:div w:id="1363897237">
                      <w:marLeft w:val="0"/>
                      <w:marRight w:val="0"/>
                      <w:marTop w:val="0"/>
                      <w:marBottom w:val="0"/>
                      <w:divBdr>
                        <w:top w:val="none" w:sz="0" w:space="0" w:color="auto"/>
                        <w:left w:val="none" w:sz="0" w:space="0" w:color="auto"/>
                        <w:bottom w:val="none" w:sz="0" w:space="0" w:color="auto"/>
                        <w:right w:val="none" w:sz="0" w:space="0" w:color="auto"/>
                      </w:divBdr>
                    </w:div>
                  </w:divsChild>
                </w:div>
                <w:div w:id="1578634160">
                  <w:marLeft w:val="0"/>
                  <w:marRight w:val="0"/>
                  <w:marTop w:val="0"/>
                  <w:marBottom w:val="0"/>
                  <w:divBdr>
                    <w:top w:val="none" w:sz="0" w:space="0" w:color="auto"/>
                    <w:left w:val="none" w:sz="0" w:space="0" w:color="auto"/>
                    <w:bottom w:val="none" w:sz="0" w:space="0" w:color="auto"/>
                    <w:right w:val="none" w:sz="0" w:space="0" w:color="auto"/>
                  </w:divBdr>
                  <w:divsChild>
                    <w:div w:id="1999839403">
                      <w:marLeft w:val="0"/>
                      <w:marRight w:val="0"/>
                      <w:marTop w:val="0"/>
                      <w:marBottom w:val="0"/>
                      <w:divBdr>
                        <w:top w:val="none" w:sz="0" w:space="0" w:color="auto"/>
                        <w:left w:val="none" w:sz="0" w:space="0" w:color="auto"/>
                        <w:bottom w:val="none" w:sz="0" w:space="0" w:color="auto"/>
                        <w:right w:val="none" w:sz="0" w:space="0" w:color="auto"/>
                      </w:divBdr>
                    </w:div>
                  </w:divsChild>
                </w:div>
                <w:div w:id="1805847821">
                  <w:marLeft w:val="0"/>
                  <w:marRight w:val="0"/>
                  <w:marTop w:val="0"/>
                  <w:marBottom w:val="0"/>
                  <w:divBdr>
                    <w:top w:val="none" w:sz="0" w:space="0" w:color="auto"/>
                    <w:left w:val="none" w:sz="0" w:space="0" w:color="auto"/>
                    <w:bottom w:val="none" w:sz="0" w:space="0" w:color="auto"/>
                    <w:right w:val="none" w:sz="0" w:space="0" w:color="auto"/>
                  </w:divBdr>
                  <w:divsChild>
                    <w:div w:id="1568876313">
                      <w:marLeft w:val="0"/>
                      <w:marRight w:val="0"/>
                      <w:marTop w:val="0"/>
                      <w:marBottom w:val="0"/>
                      <w:divBdr>
                        <w:top w:val="none" w:sz="0" w:space="0" w:color="auto"/>
                        <w:left w:val="none" w:sz="0" w:space="0" w:color="auto"/>
                        <w:bottom w:val="none" w:sz="0" w:space="0" w:color="auto"/>
                        <w:right w:val="none" w:sz="0" w:space="0" w:color="auto"/>
                      </w:divBdr>
                    </w:div>
                  </w:divsChild>
                </w:div>
                <w:div w:id="1962227591">
                  <w:marLeft w:val="0"/>
                  <w:marRight w:val="0"/>
                  <w:marTop w:val="0"/>
                  <w:marBottom w:val="0"/>
                  <w:divBdr>
                    <w:top w:val="none" w:sz="0" w:space="0" w:color="auto"/>
                    <w:left w:val="none" w:sz="0" w:space="0" w:color="auto"/>
                    <w:bottom w:val="none" w:sz="0" w:space="0" w:color="auto"/>
                    <w:right w:val="none" w:sz="0" w:space="0" w:color="auto"/>
                  </w:divBdr>
                  <w:divsChild>
                    <w:div w:id="414017643">
                      <w:marLeft w:val="0"/>
                      <w:marRight w:val="0"/>
                      <w:marTop w:val="0"/>
                      <w:marBottom w:val="0"/>
                      <w:divBdr>
                        <w:top w:val="none" w:sz="0" w:space="0" w:color="auto"/>
                        <w:left w:val="none" w:sz="0" w:space="0" w:color="auto"/>
                        <w:bottom w:val="none" w:sz="0" w:space="0" w:color="auto"/>
                        <w:right w:val="none" w:sz="0" w:space="0" w:color="auto"/>
                      </w:divBdr>
                    </w:div>
                  </w:divsChild>
                </w:div>
                <w:div w:id="2053069519">
                  <w:marLeft w:val="0"/>
                  <w:marRight w:val="0"/>
                  <w:marTop w:val="0"/>
                  <w:marBottom w:val="0"/>
                  <w:divBdr>
                    <w:top w:val="none" w:sz="0" w:space="0" w:color="auto"/>
                    <w:left w:val="none" w:sz="0" w:space="0" w:color="auto"/>
                    <w:bottom w:val="none" w:sz="0" w:space="0" w:color="auto"/>
                    <w:right w:val="none" w:sz="0" w:space="0" w:color="auto"/>
                  </w:divBdr>
                  <w:divsChild>
                    <w:div w:id="953680365">
                      <w:marLeft w:val="0"/>
                      <w:marRight w:val="0"/>
                      <w:marTop w:val="0"/>
                      <w:marBottom w:val="0"/>
                      <w:divBdr>
                        <w:top w:val="none" w:sz="0" w:space="0" w:color="auto"/>
                        <w:left w:val="none" w:sz="0" w:space="0" w:color="auto"/>
                        <w:bottom w:val="none" w:sz="0" w:space="0" w:color="auto"/>
                        <w:right w:val="none" w:sz="0" w:space="0" w:color="auto"/>
                      </w:divBdr>
                    </w:div>
                  </w:divsChild>
                </w:div>
                <w:div w:id="2079475122">
                  <w:marLeft w:val="0"/>
                  <w:marRight w:val="0"/>
                  <w:marTop w:val="0"/>
                  <w:marBottom w:val="0"/>
                  <w:divBdr>
                    <w:top w:val="none" w:sz="0" w:space="0" w:color="auto"/>
                    <w:left w:val="none" w:sz="0" w:space="0" w:color="auto"/>
                    <w:bottom w:val="none" w:sz="0" w:space="0" w:color="auto"/>
                    <w:right w:val="none" w:sz="0" w:space="0" w:color="auto"/>
                  </w:divBdr>
                  <w:divsChild>
                    <w:div w:id="5054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50075">
          <w:marLeft w:val="0"/>
          <w:marRight w:val="0"/>
          <w:marTop w:val="0"/>
          <w:marBottom w:val="0"/>
          <w:divBdr>
            <w:top w:val="none" w:sz="0" w:space="0" w:color="auto"/>
            <w:left w:val="none" w:sz="0" w:space="0" w:color="auto"/>
            <w:bottom w:val="none" w:sz="0" w:space="0" w:color="auto"/>
            <w:right w:val="none" w:sz="0" w:space="0" w:color="auto"/>
          </w:divBdr>
        </w:div>
        <w:div w:id="616646018">
          <w:marLeft w:val="0"/>
          <w:marRight w:val="0"/>
          <w:marTop w:val="0"/>
          <w:marBottom w:val="0"/>
          <w:divBdr>
            <w:top w:val="none" w:sz="0" w:space="0" w:color="auto"/>
            <w:left w:val="none" w:sz="0" w:space="0" w:color="auto"/>
            <w:bottom w:val="none" w:sz="0" w:space="0" w:color="auto"/>
            <w:right w:val="none" w:sz="0" w:space="0" w:color="auto"/>
          </w:divBdr>
          <w:divsChild>
            <w:div w:id="286010614">
              <w:marLeft w:val="0"/>
              <w:marRight w:val="0"/>
              <w:marTop w:val="0"/>
              <w:marBottom w:val="0"/>
              <w:divBdr>
                <w:top w:val="none" w:sz="0" w:space="0" w:color="auto"/>
                <w:left w:val="none" w:sz="0" w:space="0" w:color="auto"/>
                <w:bottom w:val="none" w:sz="0" w:space="0" w:color="auto"/>
                <w:right w:val="none" w:sz="0" w:space="0" w:color="auto"/>
              </w:divBdr>
            </w:div>
            <w:div w:id="349258367">
              <w:marLeft w:val="0"/>
              <w:marRight w:val="0"/>
              <w:marTop w:val="0"/>
              <w:marBottom w:val="0"/>
              <w:divBdr>
                <w:top w:val="none" w:sz="0" w:space="0" w:color="auto"/>
                <w:left w:val="none" w:sz="0" w:space="0" w:color="auto"/>
                <w:bottom w:val="none" w:sz="0" w:space="0" w:color="auto"/>
                <w:right w:val="none" w:sz="0" w:space="0" w:color="auto"/>
              </w:divBdr>
            </w:div>
            <w:div w:id="813840220">
              <w:marLeft w:val="0"/>
              <w:marRight w:val="0"/>
              <w:marTop w:val="0"/>
              <w:marBottom w:val="0"/>
              <w:divBdr>
                <w:top w:val="none" w:sz="0" w:space="0" w:color="auto"/>
                <w:left w:val="none" w:sz="0" w:space="0" w:color="auto"/>
                <w:bottom w:val="none" w:sz="0" w:space="0" w:color="auto"/>
                <w:right w:val="none" w:sz="0" w:space="0" w:color="auto"/>
              </w:divBdr>
            </w:div>
            <w:div w:id="1101998667">
              <w:marLeft w:val="0"/>
              <w:marRight w:val="0"/>
              <w:marTop w:val="0"/>
              <w:marBottom w:val="0"/>
              <w:divBdr>
                <w:top w:val="none" w:sz="0" w:space="0" w:color="auto"/>
                <w:left w:val="none" w:sz="0" w:space="0" w:color="auto"/>
                <w:bottom w:val="none" w:sz="0" w:space="0" w:color="auto"/>
                <w:right w:val="none" w:sz="0" w:space="0" w:color="auto"/>
              </w:divBdr>
            </w:div>
            <w:div w:id="1230732937">
              <w:marLeft w:val="0"/>
              <w:marRight w:val="0"/>
              <w:marTop w:val="0"/>
              <w:marBottom w:val="0"/>
              <w:divBdr>
                <w:top w:val="none" w:sz="0" w:space="0" w:color="auto"/>
                <w:left w:val="none" w:sz="0" w:space="0" w:color="auto"/>
                <w:bottom w:val="none" w:sz="0" w:space="0" w:color="auto"/>
                <w:right w:val="none" w:sz="0" w:space="0" w:color="auto"/>
              </w:divBdr>
            </w:div>
            <w:div w:id="124310266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1576817261">
              <w:marLeft w:val="0"/>
              <w:marRight w:val="0"/>
              <w:marTop w:val="0"/>
              <w:marBottom w:val="0"/>
              <w:divBdr>
                <w:top w:val="none" w:sz="0" w:space="0" w:color="auto"/>
                <w:left w:val="none" w:sz="0" w:space="0" w:color="auto"/>
                <w:bottom w:val="none" w:sz="0" w:space="0" w:color="auto"/>
                <w:right w:val="none" w:sz="0" w:space="0" w:color="auto"/>
              </w:divBdr>
            </w:div>
            <w:div w:id="1847400330">
              <w:marLeft w:val="0"/>
              <w:marRight w:val="0"/>
              <w:marTop w:val="0"/>
              <w:marBottom w:val="0"/>
              <w:divBdr>
                <w:top w:val="none" w:sz="0" w:space="0" w:color="auto"/>
                <w:left w:val="none" w:sz="0" w:space="0" w:color="auto"/>
                <w:bottom w:val="none" w:sz="0" w:space="0" w:color="auto"/>
                <w:right w:val="none" w:sz="0" w:space="0" w:color="auto"/>
              </w:divBdr>
            </w:div>
            <w:div w:id="2015452850">
              <w:marLeft w:val="0"/>
              <w:marRight w:val="0"/>
              <w:marTop w:val="0"/>
              <w:marBottom w:val="0"/>
              <w:divBdr>
                <w:top w:val="none" w:sz="0" w:space="0" w:color="auto"/>
                <w:left w:val="none" w:sz="0" w:space="0" w:color="auto"/>
                <w:bottom w:val="none" w:sz="0" w:space="0" w:color="auto"/>
                <w:right w:val="none" w:sz="0" w:space="0" w:color="auto"/>
              </w:divBdr>
            </w:div>
            <w:div w:id="2077582106">
              <w:marLeft w:val="0"/>
              <w:marRight w:val="0"/>
              <w:marTop w:val="0"/>
              <w:marBottom w:val="0"/>
              <w:divBdr>
                <w:top w:val="none" w:sz="0" w:space="0" w:color="auto"/>
                <w:left w:val="none" w:sz="0" w:space="0" w:color="auto"/>
                <w:bottom w:val="none" w:sz="0" w:space="0" w:color="auto"/>
                <w:right w:val="none" w:sz="0" w:space="0" w:color="auto"/>
              </w:divBdr>
            </w:div>
          </w:divsChild>
        </w:div>
        <w:div w:id="622881688">
          <w:marLeft w:val="0"/>
          <w:marRight w:val="0"/>
          <w:marTop w:val="0"/>
          <w:marBottom w:val="0"/>
          <w:divBdr>
            <w:top w:val="none" w:sz="0" w:space="0" w:color="auto"/>
            <w:left w:val="none" w:sz="0" w:space="0" w:color="auto"/>
            <w:bottom w:val="none" w:sz="0" w:space="0" w:color="auto"/>
            <w:right w:val="none" w:sz="0" w:space="0" w:color="auto"/>
          </w:divBdr>
        </w:div>
        <w:div w:id="646518192">
          <w:marLeft w:val="0"/>
          <w:marRight w:val="0"/>
          <w:marTop w:val="0"/>
          <w:marBottom w:val="0"/>
          <w:divBdr>
            <w:top w:val="none" w:sz="0" w:space="0" w:color="auto"/>
            <w:left w:val="none" w:sz="0" w:space="0" w:color="auto"/>
            <w:bottom w:val="none" w:sz="0" w:space="0" w:color="auto"/>
            <w:right w:val="none" w:sz="0" w:space="0" w:color="auto"/>
          </w:divBdr>
        </w:div>
        <w:div w:id="665518724">
          <w:marLeft w:val="0"/>
          <w:marRight w:val="0"/>
          <w:marTop w:val="0"/>
          <w:marBottom w:val="0"/>
          <w:divBdr>
            <w:top w:val="none" w:sz="0" w:space="0" w:color="auto"/>
            <w:left w:val="none" w:sz="0" w:space="0" w:color="auto"/>
            <w:bottom w:val="none" w:sz="0" w:space="0" w:color="auto"/>
            <w:right w:val="none" w:sz="0" w:space="0" w:color="auto"/>
          </w:divBdr>
        </w:div>
        <w:div w:id="750195790">
          <w:marLeft w:val="0"/>
          <w:marRight w:val="0"/>
          <w:marTop w:val="0"/>
          <w:marBottom w:val="0"/>
          <w:divBdr>
            <w:top w:val="none" w:sz="0" w:space="0" w:color="auto"/>
            <w:left w:val="none" w:sz="0" w:space="0" w:color="auto"/>
            <w:bottom w:val="none" w:sz="0" w:space="0" w:color="auto"/>
            <w:right w:val="none" w:sz="0" w:space="0" w:color="auto"/>
          </w:divBdr>
        </w:div>
        <w:div w:id="754206645">
          <w:marLeft w:val="0"/>
          <w:marRight w:val="0"/>
          <w:marTop w:val="0"/>
          <w:marBottom w:val="0"/>
          <w:divBdr>
            <w:top w:val="none" w:sz="0" w:space="0" w:color="auto"/>
            <w:left w:val="none" w:sz="0" w:space="0" w:color="auto"/>
            <w:bottom w:val="none" w:sz="0" w:space="0" w:color="auto"/>
            <w:right w:val="none" w:sz="0" w:space="0" w:color="auto"/>
          </w:divBdr>
        </w:div>
        <w:div w:id="779421668">
          <w:marLeft w:val="0"/>
          <w:marRight w:val="0"/>
          <w:marTop w:val="0"/>
          <w:marBottom w:val="0"/>
          <w:divBdr>
            <w:top w:val="none" w:sz="0" w:space="0" w:color="auto"/>
            <w:left w:val="none" w:sz="0" w:space="0" w:color="auto"/>
            <w:bottom w:val="none" w:sz="0" w:space="0" w:color="auto"/>
            <w:right w:val="none" w:sz="0" w:space="0" w:color="auto"/>
          </w:divBdr>
        </w:div>
        <w:div w:id="812253659">
          <w:marLeft w:val="0"/>
          <w:marRight w:val="0"/>
          <w:marTop w:val="0"/>
          <w:marBottom w:val="0"/>
          <w:divBdr>
            <w:top w:val="none" w:sz="0" w:space="0" w:color="auto"/>
            <w:left w:val="none" w:sz="0" w:space="0" w:color="auto"/>
            <w:bottom w:val="none" w:sz="0" w:space="0" w:color="auto"/>
            <w:right w:val="none" w:sz="0" w:space="0" w:color="auto"/>
          </w:divBdr>
        </w:div>
        <w:div w:id="816186050">
          <w:marLeft w:val="0"/>
          <w:marRight w:val="0"/>
          <w:marTop w:val="0"/>
          <w:marBottom w:val="0"/>
          <w:divBdr>
            <w:top w:val="none" w:sz="0" w:space="0" w:color="auto"/>
            <w:left w:val="none" w:sz="0" w:space="0" w:color="auto"/>
            <w:bottom w:val="none" w:sz="0" w:space="0" w:color="auto"/>
            <w:right w:val="none" w:sz="0" w:space="0" w:color="auto"/>
          </w:divBdr>
        </w:div>
        <w:div w:id="820998419">
          <w:marLeft w:val="0"/>
          <w:marRight w:val="0"/>
          <w:marTop w:val="0"/>
          <w:marBottom w:val="0"/>
          <w:divBdr>
            <w:top w:val="none" w:sz="0" w:space="0" w:color="auto"/>
            <w:left w:val="none" w:sz="0" w:space="0" w:color="auto"/>
            <w:bottom w:val="none" w:sz="0" w:space="0" w:color="auto"/>
            <w:right w:val="none" w:sz="0" w:space="0" w:color="auto"/>
          </w:divBdr>
        </w:div>
        <w:div w:id="856114872">
          <w:marLeft w:val="0"/>
          <w:marRight w:val="0"/>
          <w:marTop w:val="0"/>
          <w:marBottom w:val="0"/>
          <w:divBdr>
            <w:top w:val="none" w:sz="0" w:space="0" w:color="auto"/>
            <w:left w:val="none" w:sz="0" w:space="0" w:color="auto"/>
            <w:bottom w:val="none" w:sz="0" w:space="0" w:color="auto"/>
            <w:right w:val="none" w:sz="0" w:space="0" w:color="auto"/>
          </w:divBdr>
        </w:div>
        <w:div w:id="869803157">
          <w:marLeft w:val="0"/>
          <w:marRight w:val="0"/>
          <w:marTop w:val="0"/>
          <w:marBottom w:val="0"/>
          <w:divBdr>
            <w:top w:val="none" w:sz="0" w:space="0" w:color="auto"/>
            <w:left w:val="none" w:sz="0" w:space="0" w:color="auto"/>
            <w:bottom w:val="none" w:sz="0" w:space="0" w:color="auto"/>
            <w:right w:val="none" w:sz="0" w:space="0" w:color="auto"/>
          </w:divBdr>
          <w:divsChild>
            <w:div w:id="139153349">
              <w:marLeft w:val="0"/>
              <w:marRight w:val="0"/>
              <w:marTop w:val="0"/>
              <w:marBottom w:val="0"/>
              <w:divBdr>
                <w:top w:val="none" w:sz="0" w:space="0" w:color="auto"/>
                <w:left w:val="none" w:sz="0" w:space="0" w:color="auto"/>
                <w:bottom w:val="none" w:sz="0" w:space="0" w:color="auto"/>
                <w:right w:val="none" w:sz="0" w:space="0" w:color="auto"/>
              </w:divBdr>
            </w:div>
            <w:div w:id="305865484">
              <w:marLeft w:val="0"/>
              <w:marRight w:val="0"/>
              <w:marTop w:val="0"/>
              <w:marBottom w:val="0"/>
              <w:divBdr>
                <w:top w:val="none" w:sz="0" w:space="0" w:color="auto"/>
                <w:left w:val="none" w:sz="0" w:space="0" w:color="auto"/>
                <w:bottom w:val="none" w:sz="0" w:space="0" w:color="auto"/>
                <w:right w:val="none" w:sz="0" w:space="0" w:color="auto"/>
              </w:divBdr>
            </w:div>
            <w:div w:id="348407771">
              <w:marLeft w:val="0"/>
              <w:marRight w:val="0"/>
              <w:marTop w:val="0"/>
              <w:marBottom w:val="0"/>
              <w:divBdr>
                <w:top w:val="none" w:sz="0" w:space="0" w:color="auto"/>
                <w:left w:val="none" w:sz="0" w:space="0" w:color="auto"/>
                <w:bottom w:val="none" w:sz="0" w:space="0" w:color="auto"/>
                <w:right w:val="none" w:sz="0" w:space="0" w:color="auto"/>
              </w:divBdr>
            </w:div>
            <w:div w:id="546141535">
              <w:marLeft w:val="0"/>
              <w:marRight w:val="0"/>
              <w:marTop w:val="0"/>
              <w:marBottom w:val="0"/>
              <w:divBdr>
                <w:top w:val="none" w:sz="0" w:space="0" w:color="auto"/>
                <w:left w:val="none" w:sz="0" w:space="0" w:color="auto"/>
                <w:bottom w:val="none" w:sz="0" w:space="0" w:color="auto"/>
                <w:right w:val="none" w:sz="0" w:space="0" w:color="auto"/>
              </w:divBdr>
            </w:div>
            <w:div w:id="663243807">
              <w:marLeft w:val="0"/>
              <w:marRight w:val="0"/>
              <w:marTop w:val="0"/>
              <w:marBottom w:val="0"/>
              <w:divBdr>
                <w:top w:val="none" w:sz="0" w:space="0" w:color="auto"/>
                <w:left w:val="none" w:sz="0" w:space="0" w:color="auto"/>
                <w:bottom w:val="none" w:sz="0" w:space="0" w:color="auto"/>
                <w:right w:val="none" w:sz="0" w:space="0" w:color="auto"/>
              </w:divBdr>
            </w:div>
            <w:div w:id="720708295">
              <w:marLeft w:val="0"/>
              <w:marRight w:val="0"/>
              <w:marTop w:val="0"/>
              <w:marBottom w:val="0"/>
              <w:divBdr>
                <w:top w:val="none" w:sz="0" w:space="0" w:color="auto"/>
                <w:left w:val="none" w:sz="0" w:space="0" w:color="auto"/>
                <w:bottom w:val="none" w:sz="0" w:space="0" w:color="auto"/>
                <w:right w:val="none" w:sz="0" w:space="0" w:color="auto"/>
              </w:divBdr>
            </w:div>
            <w:div w:id="950092654">
              <w:marLeft w:val="0"/>
              <w:marRight w:val="0"/>
              <w:marTop w:val="0"/>
              <w:marBottom w:val="0"/>
              <w:divBdr>
                <w:top w:val="none" w:sz="0" w:space="0" w:color="auto"/>
                <w:left w:val="none" w:sz="0" w:space="0" w:color="auto"/>
                <w:bottom w:val="none" w:sz="0" w:space="0" w:color="auto"/>
                <w:right w:val="none" w:sz="0" w:space="0" w:color="auto"/>
              </w:divBdr>
            </w:div>
            <w:div w:id="1062679459">
              <w:marLeft w:val="0"/>
              <w:marRight w:val="0"/>
              <w:marTop w:val="0"/>
              <w:marBottom w:val="0"/>
              <w:divBdr>
                <w:top w:val="none" w:sz="0" w:space="0" w:color="auto"/>
                <w:left w:val="none" w:sz="0" w:space="0" w:color="auto"/>
                <w:bottom w:val="none" w:sz="0" w:space="0" w:color="auto"/>
                <w:right w:val="none" w:sz="0" w:space="0" w:color="auto"/>
              </w:divBdr>
            </w:div>
            <w:div w:id="1157378246">
              <w:marLeft w:val="0"/>
              <w:marRight w:val="0"/>
              <w:marTop w:val="0"/>
              <w:marBottom w:val="0"/>
              <w:divBdr>
                <w:top w:val="none" w:sz="0" w:space="0" w:color="auto"/>
                <w:left w:val="none" w:sz="0" w:space="0" w:color="auto"/>
                <w:bottom w:val="none" w:sz="0" w:space="0" w:color="auto"/>
                <w:right w:val="none" w:sz="0" w:space="0" w:color="auto"/>
              </w:divBdr>
            </w:div>
            <w:div w:id="1174299917">
              <w:marLeft w:val="0"/>
              <w:marRight w:val="0"/>
              <w:marTop w:val="0"/>
              <w:marBottom w:val="0"/>
              <w:divBdr>
                <w:top w:val="none" w:sz="0" w:space="0" w:color="auto"/>
                <w:left w:val="none" w:sz="0" w:space="0" w:color="auto"/>
                <w:bottom w:val="none" w:sz="0" w:space="0" w:color="auto"/>
                <w:right w:val="none" w:sz="0" w:space="0" w:color="auto"/>
              </w:divBdr>
            </w:div>
            <w:div w:id="1244795665">
              <w:marLeft w:val="0"/>
              <w:marRight w:val="0"/>
              <w:marTop w:val="0"/>
              <w:marBottom w:val="0"/>
              <w:divBdr>
                <w:top w:val="none" w:sz="0" w:space="0" w:color="auto"/>
                <w:left w:val="none" w:sz="0" w:space="0" w:color="auto"/>
                <w:bottom w:val="none" w:sz="0" w:space="0" w:color="auto"/>
                <w:right w:val="none" w:sz="0" w:space="0" w:color="auto"/>
              </w:divBdr>
            </w:div>
            <w:div w:id="1416129617">
              <w:marLeft w:val="0"/>
              <w:marRight w:val="0"/>
              <w:marTop w:val="0"/>
              <w:marBottom w:val="0"/>
              <w:divBdr>
                <w:top w:val="none" w:sz="0" w:space="0" w:color="auto"/>
                <w:left w:val="none" w:sz="0" w:space="0" w:color="auto"/>
                <w:bottom w:val="none" w:sz="0" w:space="0" w:color="auto"/>
                <w:right w:val="none" w:sz="0" w:space="0" w:color="auto"/>
              </w:divBdr>
            </w:div>
            <w:div w:id="1451051884">
              <w:marLeft w:val="0"/>
              <w:marRight w:val="0"/>
              <w:marTop w:val="0"/>
              <w:marBottom w:val="0"/>
              <w:divBdr>
                <w:top w:val="none" w:sz="0" w:space="0" w:color="auto"/>
                <w:left w:val="none" w:sz="0" w:space="0" w:color="auto"/>
                <w:bottom w:val="none" w:sz="0" w:space="0" w:color="auto"/>
                <w:right w:val="none" w:sz="0" w:space="0" w:color="auto"/>
              </w:divBdr>
            </w:div>
            <w:div w:id="1688870810">
              <w:marLeft w:val="0"/>
              <w:marRight w:val="0"/>
              <w:marTop w:val="0"/>
              <w:marBottom w:val="0"/>
              <w:divBdr>
                <w:top w:val="none" w:sz="0" w:space="0" w:color="auto"/>
                <w:left w:val="none" w:sz="0" w:space="0" w:color="auto"/>
                <w:bottom w:val="none" w:sz="0" w:space="0" w:color="auto"/>
                <w:right w:val="none" w:sz="0" w:space="0" w:color="auto"/>
              </w:divBdr>
            </w:div>
            <w:div w:id="1698970003">
              <w:marLeft w:val="0"/>
              <w:marRight w:val="0"/>
              <w:marTop w:val="0"/>
              <w:marBottom w:val="0"/>
              <w:divBdr>
                <w:top w:val="none" w:sz="0" w:space="0" w:color="auto"/>
                <w:left w:val="none" w:sz="0" w:space="0" w:color="auto"/>
                <w:bottom w:val="none" w:sz="0" w:space="0" w:color="auto"/>
                <w:right w:val="none" w:sz="0" w:space="0" w:color="auto"/>
              </w:divBdr>
            </w:div>
            <w:div w:id="1770350154">
              <w:marLeft w:val="0"/>
              <w:marRight w:val="0"/>
              <w:marTop w:val="0"/>
              <w:marBottom w:val="0"/>
              <w:divBdr>
                <w:top w:val="none" w:sz="0" w:space="0" w:color="auto"/>
                <w:left w:val="none" w:sz="0" w:space="0" w:color="auto"/>
                <w:bottom w:val="none" w:sz="0" w:space="0" w:color="auto"/>
                <w:right w:val="none" w:sz="0" w:space="0" w:color="auto"/>
              </w:divBdr>
            </w:div>
            <w:div w:id="1831209026">
              <w:marLeft w:val="0"/>
              <w:marRight w:val="0"/>
              <w:marTop w:val="0"/>
              <w:marBottom w:val="0"/>
              <w:divBdr>
                <w:top w:val="none" w:sz="0" w:space="0" w:color="auto"/>
                <w:left w:val="none" w:sz="0" w:space="0" w:color="auto"/>
                <w:bottom w:val="none" w:sz="0" w:space="0" w:color="auto"/>
                <w:right w:val="none" w:sz="0" w:space="0" w:color="auto"/>
              </w:divBdr>
            </w:div>
            <w:div w:id="1857386345">
              <w:marLeft w:val="0"/>
              <w:marRight w:val="0"/>
              <w:marTop w:val="0"/>
              <w:marBottom w:val="0"/>
              <w:divBdr>
                <w:top w:val="none" w:sz="0" w:space="0" w:color="auto"/>
                <w:left w:val="none" w:sz="0" w:space="0" w:color="auto"/>
                <w:bottom w:val="none" w:sz="0" w:space="0" w:color="auto"/>
                <w:right w:val="none" w:sz="0" w:space="0" w:color="auto"/>
              </w:divBdr>
            </w:div>
            <w:div w:id="1947037856">
              <w:marLeft w:val="0"/>
              <w:marRight w:val="0"/>
              <w:marTop w:val="0"/>
              <w:marBottom w:val="0"/>
              <w:divBdr>
                <w:top w:val="none" w:sz="0" w:space="0" w:color="auto"/>
                <w:left w:val="none" w:sz="0" w:space="0" w:color="auto"/>
                <w:bottom w:val="none" w:sz="0" w:space="0" w:color="auto"/>
                <w:right w:val="none" w:sz="0" w:space="0" w:color="auto"/>
              </w:divBdr>
            </w:div>
            <w:div w:id="1984650975">
              <w:marLeft w:val="0"/>
              <w:marRight w:val="0"/>
              <w:marTop w:val="0"/>
              <w:marBottom w:val="0"/>
              <w:divBdr>
                <w:top w:val="none" w:sz="0" w:space="0" w:color="auto"/>
                <w:left w:val="none" w:sz="0" w:space="0" w:color="auto"/>
                <w:bottom w:val="none" w:sz="0" w:space="0" w:color="auto"/>
                <w:right w:val="none" w:sz="0" w:space="0" w:color="auto"/>
              </w:divBdr>
            </w:div>
          </w:divsChild>
        </w:div>
        <w:div w:id="890962177">
          <w:marLeft w:val="0"/>
          <w:marRight w:val="0"/>
          <w:marTop w:val="0"/>
          <w:marBottom w:val="0"/>
          <w:divBdr>
            <w:top w:val="none" w:sz="0" w:space="0" w:color="auto"/>
            <w:left w:val="none" w:sz="0" w:space="0" w:color="auto"/>
            <w:bottom w:val="none" w:sz="0" w:space="0" w:color="auto"/>
            <w:right w:val="none" w:sz="0" w:space="0" w:color="auto"/>
          </w:divBdr>
        </w:div>
        <w:div w:id="902641215">
          <w:marLeft w:val="0"/>
          <w:marRight w:val="0"/>
          <w:marTop w:val="0"/>
          <w:marBottom w:val="0"/>
          <w:divBdr>
            <w:top w:val="none" w:sz="0" w:space="0" w:color="auto"/>
            <w:left w:val="none" w:sz="0" w:space="0" w:color="auto"/>
            <w:bottom w:val="none" w:sz="0" w:space="0" w:color="auto"/>
            <w:right w:val="none" w:sz="0" w:space="0" w:color="auto"/>
          </w:divBdr>
        </w:div>
        <w:div w:id="945430708">
          <w:marLeft w:val="0"/>
          <w:marRight w:val="0"/>
          <w:marTop w:val="0"/>
          <w:marBottom w:val="0"/>
          <w:divBdr>
            <w:top w:val="none" w:sz="0" w:space="0" w:color="auto"/>
            <w:left w:val="none" w:sz="0" w:space="0" w:color="auto"/>
            <w:bottom w:val="none" w:sz="0" w:space="0" w:color="auto"/>
            <w:right w:val="none" w:sz="0" w:space="0" w:color="auto"/>
          </w:divBdr>
        </w:div>
        <w:div w:id="954945933">
          <w:marLeft w:val="0"/>
          <w:marRight w:val="0"/>
          <w:marTop w:val="0"/>
          <w:marBottom w:val="0"/>
          <w:divBdr>
            <w:top w:val="none" w:sz="0" w:space="0" w:color="auto"/>
            <w:left w:val="none" w:sz="0" w:space="0" w:color="auto"/>
            <w:bottom w:val="none" w:sz="0" w:space="0" w:color="auto"/>
            <w:right w:val="none" w:sz="0" w:space="0" w:color="auto"/>
          </w:divBdr>
        </w:div>
        <w:div w:id="992023675">
          <w:marLeft w:val="0"/>
          <w:marRight w:val="0"/>
          <w:marTop w:val="0"/>
          <w:marBottom w:val="0"/>
          <w:divBdr>
            <w:top w:val="none" w:sz="0" w:space="0" w:color="auto"/>
            <w:left w:val="none" w:sz="0" w:space="0" w:color="auto"/>
            <w:bottom w:val="none" w:sz="0" w:space="0" w:color="auto"/>
            <w:right w:val="none" w:sz="0" w:space="0" w:color="auto"/>
          </w:divBdr>
          <w:divsChild>
            <w:div w:id="929117156">
              <w:marLeft w:val="-75"/>
              <w:marRight w:val="0"/>
              <w:marTop w:val="30"/>
              <w:marBottom w:val="30"/>
              <w:divBdr>
                <w:top w:val="none" w:sz="0" w:space="0" w:color="auto"/>
                <w:left w:val="none" w:sz="0" w:space="0" w:color="auto"/>
                <w:bottom w:val="none" w:sz="0" w:space="0" w:color="auto"/>
                <w:right w:val="none" w:sz="0" w:space="0" w:color="auto"/>
              </w:divBdr>
              <w:divsChild>
                <w:div w:id="49698466">
                  <w:marLeft w:val="0"/>
                  <w:marRight w:val="0"/>
                  <w:marTop w:val="0"/>
                  <w:marBottom w:val="0"/>
                  <w:divBdr>
                    <w:top w:val="none" w:sz="0" w:space="0" w:color="auto"/>
                    <w:left w:val="none" w:sz="0" w:space="0" w:color="auto"/>
                    <w:bottom w:val="none" w:sz="0" w:space="0" w:color="auto"/>
                    <w:right w:val="none" w:sz="0" w:space="0" w:color="auto"/>
                  </w:divBdr>
                  <w:divsChild>
                    <w:div w:id="1718044724">
                      <w:marLeft w:val="0"/>
                      <w:marRight w:val="0"/>
                      <w:marTop w:val="0"/>
                      <w:marBottom w:val="0"/>
                      <w:divBdr>
                        <w:top w:val="none" w:sz="0" w:space="0" w:color="auto"/>
                        <w:left w:val="none" w:sz="0" w:space="0" w:color="auto"/>
                        <w:bottom w:val="none" w:sz="0" w:space="0" w:color="auto"/>
                        <w:right w:val="none" w:sz="0" w:space="0" w:color="auto"/>
                      </w:divBdr>
                    </w:div>
                  </w:divsChild>
                </w:div>
                <w:div w:id="152374971">
                  <w:marLeft w:val="0"/>
                  <w:marRight w:val="0"/>
                  <w:marTop w:val="0"/>
                  <w:marBottom w:val="0"/>
                  <w:divBdr>
                    <w:top w:val="none" w:sz="0" w:space="0" w:color="auto"/>
                    <w:left w:val="none" w:sz="0" w:space="0" w:color="auto"/>
                    <w:bottom w:val="none" w:sz="0" w:space="0" w:color="auto"/>
                    <w:right w:val="none" w:sz="0" w:space="0" w:color="auto"/>
                  </w:divBdr>
                  <w:divsChild>
                    <w:div w:id="804658955">
                      <w:marLeft w:val="0"/>
                      <w:marRight w:val="0"/>
                      <w:marTop w:val="0"/>
                      <w:marBottom w:val="0"/>
                      <w:divBdr>
                        <w:top w:val="none" w:sz="0" w:space="0" w:color="auto"/>
                        <w:left w:val="none" w:sz="0" w:space="0" w:color="auto"/>
                        <w:bottom w:val="none" w:sz="0" w:space="0" w:color="auto"/>
                        <w:right w:val="none" w:sz="0" w:space="0" w:color="auto"/>
                      </w:divBdr>
                    </w:div>
                  </w:divsChild>
                </w:div>
                <w:div w:id="242951393">
                  <w:marLeft w:val="0"/>
                  <w:marRight w:val="0"/>
                  <w:marTop w:val="0"/>
                  <w:marBottom w:val="0"/>
                  <w:divBdr>
                    <w:top w:val="none" w:sz="0" w:space="0" w:color="auto"/>
                    <w:left w:val="none" w:sz="0" w:space="0" w:color="auto"/>
                    <w:bottom w:val="none" w:sz="0" w:space="0" w:color="auto"/>
                    <w:right w:val="none" w:sz="0" w:space="0" w:color="auto"/>
                  </w:divBdr>
                  <w:divsChild>
                    <w:div w:id="1466199401">
                      <w:marLeft w:val="0"/>
                      <w:marRight w:val="0"/>
                      <w:marTop w:val="0"/>
                      <w:marBottom w:val="0"/>
                      <w:divBdr>
                        <w:top w:val="none" w:sz="0" w:space="0" w:color="auto"/>
                        <w:left w:val="none" w:sz="0" w:space="0" w:color="auto"/>
                        <w:bottom w:val="none" w:sz="0" w:space="0" w:color="auto"/>
                        <w:right w:val="none" w:sz="0" w:space="0" w:color="auto"/>
                      </w:divBdr>
                    </w:div>
                  </w:divsChild>
                </w:div>
                <w:div w:id="291715607">
                  <w:marLeft w:val="0"/>
                  <w:marRight w:val="0"/>
                  <w:marTop w:val="0"/>
                  <w:marBottom w:val="0"/>
                  <w:divBdr>
                    <w:top w:val="none" w:sz="0" w:space="0" w:color="auto"/>
                    <w:left w:val="none" w:sz="0" w:space="0" w:color="auto"/>
                    <w:bottom w:val="none" w:sz="0" w:space="0" w:color="auto"/>
                    <w:right w:val="none" w:sz="0" w:space="0" w:color="auto"/>
                  </w:divBdr>
                  <w:divsChild>
                    <w:div w:id="839084610">
                      <w:marLeft w:val="0"/>
                      <w:marRight w:val="0"/>
                      <w:marTop w:val="0"/>
                      <w:marBottom w:val="0"/>
                      <w:divBdr>
                        <w:top w:val="none" w:sz="0" w:space="0" w:color="auto"/>
                        <w:left w:val="none" w:sz="0" w:space="0" w:color="auto"/>
                        <w:bottom w:val="none" w:sz="0" w:space="0" w:color="auto"/>
                        <w:right w:val="none" w:sz="0" w:space="0" w:color="auto"/>
                      </w:divBdr>
                    </w:div>
                  </w:divsChild>
                </w:div>
                <w:div w:id="370611312">
                  <w:marLeft w:val="0"/>
                  <w:marRight w:val="0"/>
                  <w:marTop w:val="0"/>
                  <w:marBottom w:val="0"/>
                  <w:divBdr>
                    <w:top w:val="none" w:sz="0" w:space="0" w:color="auto"/>
                    <w:left w:val="none" w:sz="0" w:space="0" w:color="auto"/>
                    <w:bottom w:val="none" w:sz="0" w:space="0" w:color="auto"/>
                    <w:right w:val="none" w:sz="0" w:space="0" w:color="auto"/>
                  </w:divBdr>
                  <w:divsChild>
                    <w:div w:id="1564827625">
                      <w:marLeft w:val="0"/>
                      <w:marRight w:val="0"/>
                      <w:marTop w:val="0"/>
                      <w:marBottom w:val="0"/>
                      <w:divBdr>
                        <w:top w:val="none" w:sz="0" w:space="0" w:color="auto"/>
                        <w:left w:val="none" w:sz="0" w:space="0" w:color="auto"/>
                        <w:bottom w:val="none" w:sz="0" w:space="0" w:color="auto"/>
                        <w:right w:val="none" w:sz="0" w:space="0" w:color="auto"/>
                      </w:divBdr>
                    </w:div>
                  </w:divsChild>
                </w:div>
                <w:div w:id="382219990">
                  <w:marLeft w:val="0"/>
                  <w:marRight w:val="0"/>
                  <w:marTop w:val="0"/>
                  <w:marBottom w:val="0"/>
                  <w:divBdr>
                    <w:top w:val="none" w:sz="0" w:space="0" w:color="auto"/>
                    <w:left w:val="none" w:sz="0" w:space="0" w:color="auto"/>
                    <w:bottom w:val="none" w:sz="0" w:space="0" w:color="auto"/>
                    <w:right w:val="none" w:sz="0" w:space="0" w:color="auto"/>
                  </w:divBdr>
                  <w:divsChild>
                    <w:div w:id="200020246">
                      <w:marLeft w:val="0"/>
                      <w:marRight w:val="0"/>
                      <w:marTop w:val="0"/>
                      <w:marBottom w:val="0"/>
                      <w:divBdr>
                        <w:top w:val="none" w:sz="0" w:space="0" w:color="auto"/>
                        <w:left w:val="none" w:sz="0" w:space="0" w:color="auto"/>
                        <w:bottom w:val="none" w:sz="0" w:space="0" w:color="auto"/>
                        <w:right w:val="none" w:sz="0" w:space="0" w:color="auto"/>
                      </w:divBdr>
                    </w:div>
                  </w:divsChild>
                </w:div>
                <w:div w:id="630985862">
                  <w:marLeft w:val="0"/>
                  <w:marRight w:val="0"/>
                  <w:marTop w:val="0"/>
                  <w:marBottom w:val="0"/>
                  <w:divBdr>
                    <w:top w:val="none" w:sz="0" w:space="0" w:color="auto"/>
                    <w:left w:val="none" w:sz="0" w:space="0" w:color="auto"/>
                    <w:bottom w:val="none" w:sz="0" w:space="0" w:color="auto"/>
                    <w:right w:val="none" w:sz="0" w:space="0" w:color="auto"/>
                  </w:divBdr>
                  <w:divsChild>
                    <w:div w:id="1508784890">
                      <w:marLeft w:val="0"/>
                      <w:marRight w:val="0"/>
                      <w:marTop w:val="0"/>
                      <w:marBottom w:val="0"/>
                      <w:divBdr>
                        <w:top w:val="none" w:sz="0" w:space="0" w:color="auto"/>
                        <w:left w:val="none" w:sz="0" w:space="0" w:color="auto"/>
                        <w:bottom w:val="none" w:sz="0" w:space="0" w:color="auto"/>
                        <w:right w:val="none" w:sz="0" w:space="0" w:color="auto"/>
                      </w:divBdr>
                    </w:div>
                  </w:divsChild>
                </w:div>
                <w:div w:id="1018313414">
                  <w:marLeft w:val="0"/>
                  <w:marRight w:val="0"/>
                  <w:marTop w:val="0"/>
                  <w:marBottom w:val="0"/>
                  <w:divBdr>
                    <w:top w:val="none" w:sz="0" w:space="0" w:color="auto"/>
                    <w:left w:val="none" w:sz="0" w:space="0" w:color="auto"/>
                    <w:bottom w:val="none" w:sz="0" w:space="0" w:color="auto"/>
                    <w:right w:val="none" w:sz="0" w:space="0" w:color="auto"/>
                  </w:divBdr>
                  <w:divsChild>
                    <w:div w:id="454447695">
                      <w:marLeft w:val="0"/>
                      <w:marRight w:val="0"/>
                      <w:marTop w:val="0"/>
                      <w:marBottom w:val="0"/>
                      <w:divBdr>
                        <w:top w:val="none" w:sz="0" w:space="0" w:color="auto"/>
                        <w:left w:val="none" w:sz="0" w:space="0" w:color="auto"/>
                        <w:bottom w:val="none" w:sz="0" w:space="0" w:color="auto"/>
                        <w:right w:val="none" w:sz="0" w:space="0" w:color="auto"/>
                      </w:divBdr>
                    </w:div>
                  </w:divsChild>
                </w:div>
                <w:div w:id="1114328706">
                  <w:marLeft w:val="0"/>
                  <w:marRight w:val="0"/>
                  <w:marTop w:val="0"/>
                  <w:marBottom w:val="0"/>
                  <w:divBdr>
                    <w:top w:val="none" w:sz="0" w:space="0" w:color="auto"/>
                    <w:left w:val="none" w:sz="0" w:space="0" w:color="auto"/>
                    <w:bottom w:val="none" w:sz="0" w:space="0" w:color="auto"/>
                    <w:right w:val="none" w:sz="0" w:space="0" w:color="auto"/>
                  </w:divBdr>
                  <w:divsChild>
                    <w:div w:id="845173137">
                      <w:marLeft w:val="0"/>
                      <w:marRight w:val="0"/>
                      <w:marTop w:val="0"/>
                      <w:marBottom w:val="0"/>
                      <w:divBdr>
                        <w:top w:val="none" w:sz="0" w:space="0" w:color="auto"/>
                        <w:left w:val="none" w:sz="0" w:space="0" w:color="auto"/>
                        <w:bottom w:val="none" w:sz="0" w:space="0" w:color="auto"/>
                        <w:right w:val="none" w:sz="0" w:space="0" w:color="auto"/>
                      </w:divBdr>
                    </w:div>
                  </w:divsChild>
                </w:div>
                <w:div w:id="1220048619">
                  <w:marLeft w:val="0"/>
                  <w:marRight w:val="0"/>
                  <w:marTop w:val="0"/>
                  <w:marBottom w:val="0"/>
                  <w:divBdr>
                    <w:top w:val="none" w:sz="0" w:space="0" w:color="auto"/>
                    <w:left w:val="none" w:sz="0" w:space="0" w:color="auto"/>
                    <w:bottom w:val="none" w:sz="0" w:space="0" w:color="auto"/>
                    <w:right w:val="none" w:sz="0" w:space="0" w:color="auto"/>
                  </w:divBdr>
                  <w:divsChild>
                    <w:div w:id="1996104351">
                      <w:marLeft w:val="0"/>
                      <w:marRight w:val="0"/>
                      <w:marTop w:val="0"/>
                      <w:marBottom w:val="0"/>
                      <w:divBdr>
                        <w:top w:val="none" w:sz="0" w:space="0" w:color="auto"/>
                        <w:left w:val="none" w:sz="0" w:space="0" w:color="auto"/>
                        <w:bottom w:val="none" w:sz="0" w:space="0" w:color="auto"/>
                        <w:right w:val="none" w:sz="0" w:space="0" w:color="auto"/>
                      </w:divBdr>
                    </w:div>
                  </w:divsChild>
                </w:div>
                <w:div w:id="1240754485">
                  <w:marLeft w:val="0"/>
                  <w:marRight w:val="0"/>
                  <w:marTop w:val="0"/>
                  <w:marBottom w:val="0"/>
                  <w:divBdr>
                    <w:top w:val="none" w:sz="0" w:space="0" w:color="auto"/>
                    <w:left w:val="none" w:sz="0" w:space="0" w:color="auto"/>
                    <w:bottom w:val="none" w:sz="0" w:space="0" w:color="auto"/>
                    <w:right w:val="none" w:sz="0" w:space="0" w:color="auto"/>
                  </w:divBdr>
                  <w:divsChild>
                    <w:div w:id="1222209162">
                      <w:marLeft w:val="0"/>
                      <w:marRight w:val="0"/>
                      <w:marTop w:val="0"/>
                      <w:marBottom w:val="0"/>
                      <w:divBdr>
                        <w:top w:val="none" w:sz="0" w:space="0" w:color="auto"/>
                        <w:left w:val="none" w:sz="0" w:space="0" w:color="auto"/>
                        <w:bottom w:val="none" w:sz="0" w:space="0" w:color="auto"/>
                        <w:right w:val="none" w:sz="0" w:space="0" w:color="auto"/>
                      </w:divBdr>
                    </w:div>
                  </w:divsChild>
                </w:div>
                <w:div w:id="1264846566">
                  <w:marLeft w:val="0"/>
                  <w:marRight w:val="0"/>
                  <w:marTop w:val="0"/>
                  <w:marBottom w:val="0"/>
                  <w:divBdr>
                    <w:top w:val="none" w:sz="0" w:space="0" w:color="auto"/>
                    <w:left w:val="none" w:sz="0" w:space="0" w:color="auto"/>
                    <w:bottom w:val="none" w:sz="0" w:space="0" w:color="auto"/>
                    <w:right w:val="none" w:sz="0" w:space="0" w:color="auto"/>
                  </w:divBdr>
                  <w:divsChild>
                    <w:div w:id="558058026">
                      <w:marLeft w:val="0"/>
                      <w:marRight w:val="0"/>
                      <w:marTop w:val="0"/>
                      <w:marBottom w:val="0"/>
                      <w:divBdr>
                        <w:top w:val="none" w:sz="0" w:space="0" w:color="auto"/>
                        <w:left w:val="none" w:sz="0" w:space="0" w:color="auto"/>
                        <w:bottom w:val="none" w:sz="0" w:space="0" w:color="auto"/>
                        <w:right w:val="none" w:sz="0" w:space="0" w:color="auto"/>
                      </w:divBdr>
                    </w:div>
                  </w:divsChild>
                </w:div>
                <w:div w:id="1352802447">
                  <w:marLeft w:val="0"/>
                  <w:marRight w:val="0"/>
                  <w:marTop w:val="0"/>
                  <w:marBottom w:val="0"/>
                  <w:divBdr>
                    <w:top w:val="none" w:sz="0" w:space="0" w:color="auto"/>
                    <w:left w:val="none" w:sz="0" w:space="0" w:color="auto"/>
                    <w:bottom w:val="none" w:sz="0" w:space="0" w:color="auto"/>
                    <w:right w:val="none" w:sz="0" w:space="0" w:color="auto"/>
                  </w:divBdr>
                  <w:divsChild>
                    <w:div w:id="1703047411">
                      <w:marLeft w:val="0"/>
                      <w:marRight w:val="0"/>
                      <w:marTop w:val="0"/>
                      <w:marBottom w:val="0"/>
                      <w:divBdr>
                        <w:top w:val="none" w:sz="0" w:space="0" w:color="auto"/>
                        <w:left w:val="none" w:sz="0" w:space="0" w:color="auto"/>
                        <w:bottom w:val="none" w:sz="0" w:space="0" w:color="auto"/>
                        <w:right w:val="none" w:sz="0" w:space="0" w:color="auto"/>
                      </w:divBdr>
                    </w:div>
                  </w:divsChild>
                </w:div>
                <w:div w:id="1683554593">
                  <w:marLeft w:val="0"/>
                  <w:marRight w:val="0"/>
                  <w:marTop w:val="0"/>
                  <w:marBottom w:val="0"/>
                  <w:divBdr>
                    <w:top w:val="none" w:sz="0" w:space="0" w:color="auto"/>
                    <w:left w:val="none" w:sz="0" w:space="0" w:color="auto"/>
                    <w:bottom w:val="none" w:sz="0" w:space="0" w:color="auto"/>
                    <w:right w:val="none" w:sz="0" w:space="0" w:color="auto"/>
                  </w:divBdr>
                  <w:divsChild>
                    <w:div w:id="1196650570">
                      <w:marLeft w:val="0"/>
                      <w:marRight w:val="0"/>
                      <w:marTop w:val="0"/>
                      <w:marBottom w:val="0"/>
                      <w:divBdr>
                        <w:top w:val="none" w:sz="0" w:space="0" w:color="auto"/>
                        <w:left w:val="none" w:sz="0" w:space="0" w:color="auto"/>
                        <w:bottom w:val="none" w:sz="0" w:space="0" w:color="auto"/>
                        <w:right w:val="none" w:sz="0" w:space="0" w:color="auto"/>
                      </w:divBdr>
                    </w:div>
                  </w:divsChild>
                </w:div>
                <w:div w:id="1706758608">
                  <w:marLeft w:val="0"/>
                  <w:marRight w:val="0"/>
                  <w:marTop w:val="0"/>
                  <w:marBottom w:val="0"/>
                  <w:divBdr>
                    <w:top w:val="none" w:sz="0" w:space="0" w:color="auto"/>
                    <w:left w:val="none" w:sz="0" w:space="0" w:color="auto"/>
                    <w:bottom w:val="none" w:sz="0" w:space="0" w:color="auto"/>
                    <w:right w:val="none" w:sz="0" w:space="0" w:color="auto"/>
                  </w:divBdr>
                  <w:divsChild>
                    <w:div w:id="196044483">
                      <w:marLeft w:val="0"/>
                      <w:marRight w:val="0"/>
                      <w:marTop w:val="0"/>
                      <w:marBottom w:val="0"/>
                      <w:divBdr>
                        <w:top w:val="none" w:sz="0" w:space="0" w:color="auto"/>
                        <w:left w:val="none" w:sz="0" w:space="0" w:color="auto"/>
                        <w:bottom w:val="none" w:sz="0" w:space="0" w:color="auto"/>
                        <w:right w:val="none" w:sz="0" w:space="0" w:color="auto"/>
                      </w:divBdr>
                    </w:div>
                  </w:divsChild>
                </w:div>
                <w:div w:id="1746562287">
                  <w:marLeft w:val="0"/>
                  <w:marRight w:val="0"/>
                  <w:marTop w:val="0"/>
                  <w:marBottom w:val="0"/>
                  <w:divBdr>
                    <w:top w:val="none" w:sz="0" w:space="0" w:color="auto"/>
                    <w:left w:val="none" w:sz="0" w:space="0" w:color="auto"/>
                    <w:bottom w:val="none" w:sz="0" w:space="0" w:color="auto"/>
                    <w:right w:val="none" w:sz="0" w:space="0" w:color="auto"/>
                  </w:divBdr>
                  <w:divsChild>
                    <w:div w:id="1310673591">
                      <w:marLeft w:val="0"/>
                      <w:marRight w:val="0"/>
                      <w:marTop w:val="0"/>
                      <w:marBottom w:val="0"/>
                      <w:divBdr>
                        <w:top w:val="none" w:sz="0" w:space="0" w:color="auto"/>
                        <w:left w:val="none" w:sz="0" w:space="0" w:color="auto"/>
                        <w:bottom w:val="none" w:sz="0" w:space="0" w:color="auto"/>
                        <w:right w:val="none" w:sz="0" w:space="0" w:color="auto"/>
                      </w:divBdr>
                    </w:div>
                  </w:divsChild>
                </w:div>
                <w:div w:id="1793018777">
                  <w:marLeft w:val="0"/>
                  <w:marRight w:val="0"/>
                  <w:marTop w:val="0"/>
                  <w:marBottom w:val="0"/>
                  <w:divBdr>
                    <w:top w:val="none" w:sz="0" w:space="0" w:color="auto"/>
                    <w:left w:val="none" w:sz="0" w:space="0" w:color="auto"/>
                    <w:bottom w:val="none" w:sz="0" w:space="0" w:color="auto"/>
                    <w:right w:val="none" w:sz="0" w:space="0" w:color="auto"/>
                  </w:divBdr>
                  <w:divsChild>
                    <w:div w:id="1891721556">
                      <w:marLeft w:val="0"/>
                      <w:marRight w:val="0"/>
                      <w:marTop w:val="0"/>
                      <w:marBottom w:val="0"/>
                      <w:divBdr>
                        <w:top w:val="none" w:sz="0" w:space="0" w:color="auto"/>
                        <w:left w:val="none" w:sz="0" w:space="0" w:color="auto"/>
                        <w:bottom w:val="none" w:sz="0" w:space="0" w:color="auto"/>
                        <w:right w:val="none" w:sz="0" w:space="0" w:color="auto"/>
                      </w:divBdr>
                    </w:div>
                  </w:divsChild>
                </w:div>
                <w:div w:id="1847087129">
                  <w:marLeft w:val="0"/>
                  <w:marRight w:val="0"/>
                  <w:marTop w:val="0"/>
                  <w:marBottom w:val="0"/>
                  <w:divBdr>
                    <w:top w:val="none" w:sz="0" w:space="0" w:color="auto"/>
                    <w:left w:val="none" w:sz="0" w:space="0" w:color="auto"/>
                    <w:bottom w:val="none" w:sz="0" w:space="0" w:color="auto"/>
                    <w:right w:val="none" w:sz="0" w:space="0" w:color="auto"/>
                  </w:divBdr>
                  <w:divsChild>
                    <w:div w:id="1916695209">
                      <w:marLeft w:val="0"/>
                      <w:marRight w:val="0"/>
                      <w:marTop w:val="0"/>
                      <w:marBottom w:val="0"/>
                      <w:divBdr>
                        <w:top w:val="none" w:sz="0" w:space="0" w:color="auto"/>
                        <w:left w:val="none" w:sz="0" w:space="0" w:color="auto"/>
                        <w:bottom w:val="none" w:sz="0" w:space="0" w:color="auto"/>
                        <w:right w:val="none" w:sz="0" w:space="0" w:color="auto"/>
                      </w:divBdr>
                    </w:div>
                  </w:divsChild>
                </w:div>
                <w:div w:id="1938244122">
                  <w:marLeft w:val="0"/>
                  <w:marRight w:val="0"/>
                  <w:marTop w:val="0"/>
                  <w:marBottom w:val="0"/>
                  <w:divBdr>
                    <w:top w:val="none" w:sz="0" w:space="0" w:color="auto"/>
                    <w:left w:val="none" w:sz="0" w:space="0" w:color="auto"/>
                    <w:bottom w:val="none" w:sz="0" w:space="0" w:color="auto"/>
                    <w:right w:val="none" w:sz="0" w:space="0" w:color="auto"/>
                  </w:divBdr>
                  <w:divsChild>
                    <w:div w:id="1115520999">
                      <w:marLeft w:val="0"/>
                      <w:marRight w:val="0"/>
                      <w:marTop w:val="0"/>
                      <w:marBottom w:val="0"/>
                      <w:divBdr>
                        <w:top w:val="none" w:sz="0" w:space="0" w:color="auto"/>
                        <w:left w:val="none" w:sz="0" w:space="0" w:color="auto"/>
                        <w:bottom w:val="none" w:sz="0" w:space="0" w:color="auto"/>
                        <w:right w:val="none" w:sz="0" w:space="0" w:color="auto"/>
                      </w:divBdr>
                    </w:div>
                  </w:divsChild>
                </w:div>
                <w:div w:id="1951432159">
                  <w:marLeft w:val="0"/>
                  <w:marRight w:val="0"/>
                  <w:marTop w:val="0"/>
                  <w:marBottom w:val="0"/>
                  <w:divBdr>
                    <w:top w:val="none" w:sz="0" w:space="0" w:color="auto"/>
                    <w:left w:val="none" w:sz="0" w:space="0" w:color="auto"/>
                    <w:bottom w:val="none" w:sz="0" w:space="0" w:color="auto"/>
                    <w:right w:val="none" w:sz="0" w:space="0" w:color="auto"/>
                  </w:divBdr>
                  <w:divsChild>
                    <w:div w:id="49499851">
                      <w:marLeft w:val="0"/>
                      <w:marRight w:val="0"/>
                      <w:marTop w:val="0"/>
                      <w:marBottom w:val="0"/>
                      <w:divBdr>
                        <w:top w:val="none" w:sz="0" w:space="0" w:color="auto"/>
                        <w:left w:val="none" w:sz="0" w:space="0" w:color="auto"/>
                        <w:bottom w:val="none" w:sz="0" w:space="0" w:color="auto"/>
                        <w:right w:val="none" w:sz="0" w:space="0" w:color="auto"/>
                      </w:divBdr>
                    </w:div>
                  </w:divsChild>
                </w:div>
                <w:div w:id="2006013452">
                  <w:marLeft w:val="0"/>
                  <w:marRight w:val="0"/>
                  <w:marTop w:val="0"/>
                  <w:marBottom w:val="0"/>
                  <w:divBdr>
                    <w:top w:val="none" w:sz="0" w:space="0" w:color="auto"/>
                    <w:left w:val="none" w:sz="0" w:space="0" w:color="auto"/>
                    <w:bottom w:val="none" w:sz="0" w:space="0" w:color="auto"/>
                    <w:right w:val="none" w:sz="0" w:space="0" w:color="auto"/>
                  </w:divBdr>
                  <w:divsChild>
                    <w:div w:id="1191995185">
                      <w:marLeft w:val="0"/>
                      <w:marRight w:val="0"/>
                      <w:marTop w:val="0"/>
                      <w:marBottom w:val="0"/>
                      <w:divBdr>
                        <w:top w:val="none" w:sz="0" w:space="0" w:color="auto"/>
                        <w:left w:val="none" w:sz="0" w:space="0" w:color="auto"/>
                        <w:bottom w:val="none" w:sz="0" w:space="0" w:color="auto"/>
                        <w:right w:val="none" w:sz="0" w:space="0" w:color="auto"/>
                      </w:divBdr>
                    </w:div>
                  </w:divsChild>
                </w:div>
                <w:div w:id="2055687863">
                  <w:marLeft w:val="0"/>
                  <w:marRight w:val="0"/>
                  <w:marTop w:val="0"/>
                  <w:marBottom w:val="0"/>
                  <w:divBdr>
                    <w:top w:val="none" w:sz="0" w:space="0" w:color="auto"/>
                    <w:left w:val="none" w:sz="0" w:space="0" w:color="auto"/>
                    <w:bottom w:val="none" w:sz="0" w:space="0" w:color="auto"/>
                    <w:right w:val="none" w:sz="0" w:space="0" w:color="auto"/>
                  </w:divBdr>
                  <w:divsChild>
                    <w:div w:id="4589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58285">
          <w:marLeft w:val="0"/>
          <w:marRight w:val="0"/>
          <w:marTop w:val="0"/>
          <w:marBottom w:val="0"/>
          <w:divBdr>
            <w:top w:val="none" w:sz="0" w:space="0" w:color="auto"/>
            <w:left w:val="none" w:sz="0" w:space="0" w:color="auto"/>
            <w:bottom w:val="none" w:sz="0" w:space="0" w:color="auto"/>
            <w:right w:val="none" w:sz="0" w:space="0" w:color="auto"/>
          </w:divBdr>
          <w:divsChild>
            <w:div w:id="1718041365">
              <w:marLeft w:val="-75"/>
              <w:marRight w:val="0"/>
              <w:marTop w:val="30"/>
              <w:marBottom w:val="30"/>
              <w:divBdr>
                <w:top w:val="none" w:sz="0" w:space="0" w:color="auto"/>
                <w:left w:val="none" w:sz="0" w:space="0" w:color="auto"/>
                <w:bottom w:val="none" w:sz="0" w:space="0" w:color="auto"/>
                <w:right w:val="none" w:sz="0" w:space="0" w:color="auto"/>
              </w:divBdr>
              <w:divsChild>
                <w:div w:id="81805967">
                  <w:marLeft w:val="0"/>
                  <w:marRight w:val="0"/>
                  <w:marTop w:val="0"/>
                  <w:marBottom w:val="0"/>
                  <w:divBdr>
                    <w:top w:val="none" w:sz="0" w:space="0" w:color="auto"/>
                    <w:left w:val="none" w:sz="0" w:space="0" w:color="auto"/>
                    <w:bottom w:val="none" w:sz="0" w:space="0" w:color="auto"/>
                    <w:right w:val="none" w:sz="0" w:space="0" w:color="auto"/>
                  </w:divBdr>
                  <w:divsChild>
                    <w:div w:id="1599412139">
                      <w:marLeft w:val="0"/>
                      <w:marRight w:val="0"/>
                      <w:marTop w:val="0"/>
                      <w:marBottom w:val="0"/>
                      <w:divBdr>
                        <w:top w:val="none" w:sz="0" w:space="0" w:color="auto"/>
                        <w:left w:val="none" w:sz="0" w:space="0" w:color="auto"/>
                        <w:bottom w:val="none" w:sz="0" w:space="0" w:color="auto"/>
                        <w:right w:val="none" w:sz="0" w:space="0" w:color="auto"/>
                      </w:divBdr>
                    </w:div>
                  </w:divsChild>
                </w:div>
                <w:div w:id="81879769">
                  <w:marLeft w:val="0"/>
                  <w:marRight w:val="0"/>
                  <w:marTop w:val="0"/>
                  <w:marBottom w:val="0"/>
                  <w:divBdr>
                    <w:top w:val="none" w:sz="0" w:space="0" w:color="auto"/>
                    <w:left w:val="none" w:sz="0" w:space="0" w:color="auto"/>
                    <w:bottom w:val="none" w:sz="0" w:space="0" w:color="auto"/>
                    <w:right w:val="none" w:sz="0" w:space="0" w:color="auto"/>
                  </w:divBdr>
                  <w:divsChild>
                    <w:div w:id="1729954629">
                      <w:marLeft w:val="0"/>
                      <w:marRight w:val="0"/>
                      <w:marTop w:val="0"/>
                      <w:marBottom w:val="0"/>
                      <w:divBdr>
                        <w:top w:val="none" w:sz="0" w:space="0" w:color="auto"/>
                        <w:left w:val="none" w:sz="0" w:space="0" w:color="auto"/>
                        <w:bottom w:val="none" w:sz="0" w:space="0" w:color="auto"/>
                        <w:right w:val="none" w:sz="0" w:space="0" w:color="auto"/>
                      </w:divBdr>
                    </w:div>
                  </w:divsChild>
                </w:div>
                <w:div w:id="90205392">
                  <w:marLeft w:val="0"/>
                  <w:marRight w:val="0"/>
                  <w:marTop w:val="0"/>
                  <w:marBottom w:val="0"/>
                  <w:divBdr>
                    <w:top w:val="none" w:sz="0" w:space="0" w:color="auto"/>
                    <w:left w:val="none" w:sz="0" w:space="0" w:color="auto"/>
                    <w:bottom w:val="none" w:sz="0" w:space="0" w:color="auto"/>
                    <w:right w:val="none" w:sz="0" w:space="0" w:color="auto"/>
                  </w:divBdr>
                  <w:divsChild>
                    <w:div w:id="1006321852">
                      <w:marLeft w:val="0"/>
                      <w:marRight w:val="0"/>
                      <w:marTop w:val="0"/>
                      <w:marBottom w:val="0"/>
                      <w:divBdr>
                        <w:top w:val="none" w:sz="0" w:space="0" w:color="auto"/>
                        <w:left w:val="none" w:sz="0" w:space="0" w:color="auto"/>
                        <w:bottom w:val="none" w:sz="0" w:space="0" w:color="auto"/>
                        <w:right w:val="none" w:sz="0" w:space="0" w:color="auto"/>
                      </w:divBdr>
                    </w:div>
                  </w:divsChild>
                </w:div>
                <w:div w:id="99302108">
                  <w:marLeft w:val="0"/>
                  <w:marRight w:val="0"/>
                  <w:marTop w:val="0"/>
                  <w:marBottom w:val="0"/>
                  <w:divBdr>
                    <w:top w:val="none" w:sz="0" w:space="0" w:color="auto"/>
                    <w:left w:val="none" w:sz="0" w:space="0" w:color="auto"/>
                    <w:bottom w:val="none" w:sz="0" w:space="0" w:color="auto"/>
                    <w:right w:val="none" w:sz="0" w:space="0" w:color="auto"/>
                  </w:divBdr>
                  <w:divsChild>
                    <w:div w:id="1843200120">
                      <w:marLeft w:val="0"/>
                      <w:marRight w:val="0"/>
                      <w:marTop w:val="0"/>
                      <w:marBottom w:val="0"/>
                      <w:divBdr>
                        <w:top w:val="none" w:sz="0" w:space="0" w:color="auto"/>
                        <w:left w:val="none" w:sz="0" w:space="0" w:color="auto"/>
                        <w:bottom w:val="none" w:sz="0" w:space="0" w:color="auto"/>
                        <w:right w:val="none" w:sz="0" w:space="0" w:color="auto"/>
                      </w:divBdr>
                    </w:div>
                  </w:divsChild>
                </w:div>
                <w:div w:id="274020844">
                  <w:marLeft w:val="0"/>
                  <w:marRight w:val="0"/>
                  <w:marTop w:val="0"/>
                  <w:marBottom w:val="0"/>
                  <w:divBdr>
                    <w:top w:val="none" w:sz="0" w:space="0" w:color="auto"/>
                    <w:left w:val="none" w:sz="0" w:space="0" w:color="auto"/>
                    <w:bottom w:val="none" w:sz="0" w:space="0" w:color="auto"/>
                    <w:right w:val="none" w:sz="0" w:space="0" w:color="auto"/>
                  </w:divBdr>
                  <w:divsChild>
                    <w:div w:id="1974868847">
                      <w:marLeft w:val="0"/>
                      <w:marRight w:val="0"/>
                      <w:marTop w:val="0"/>
                      <w:marBottom w:val="0"/>
                      <w:divBdr>
                        <w:top w:val="none" w:sz="0" w:space="0" w:color="auto"/>
                        <w:left w:val="none" w:sz="0" w:space="0" w:color="auto"/>
                        <w:bottom w:val="none" w:sz="0" w:space="0" w:color="auto"/>
                        <w:right w:val="none" w:sz="0" w:space="0" w:color="auto"/>
                      </w:divBdr>
                    </w:div>
                  </w:divsChild>
                </w:div>
                <w:div w:id="462577102">
                  <w:marLeft w:val="0"/>
                  <w:marRight w:val="0"/>
                  <w:marTop w:val="0"/>
                  <w:marBottom w:val="0"/>
                  <w:divBdr>
                    <w:top w:val="none" w:sz="0" w:space="0" w:color="auto"/>
                    <w:left w:val="none" w:sz="0" w:space="0" w:color="auto"/>
                    <w:bottom w:val="none" w:sz="0" w:space="0" w:color="auto"/>
                    <w:right w:val="none" w:sz="0" w:space="0" w:color="auto"/>
                  </w:divBdr>
                  <w:divsChild>
                    <w:div w:id="616840290">
                      <w:marLeft w:val="0"/>
                      <w:marRight w:val="0"/>
                      <w:marTop w:val="0"/>
                      <w:marBottom w:val="0"/>
                      <w:divBdr>
                        <w:top w:val="none" w:sz="0" w:space="0" w:color="auto"/>
                        <w:left w:val="none" w:sz="0" w:space="0" w:color="auto"/>
                        <w:bottom w:val="none" w:sz="0" w:space="0" w:color="auto"/>
                        <w:right w:val="none" w:sz="0" w:space="0" w:color="auto"/>
                      </w:divBdr>
                    </w:div>
                  </w:divsChild>
                </w:div>
                <w:div w:id="465398093">
                  <w:marLeft w:val="0"/>
                  <w:marRight w:val="0"/>
                  <w:marTop w:val="0"/>
                  <w:marBottom w:val="0"/>
                  <w:divBdr>
                    <w:top w:val="none" w:sz="0" w:space="0" w:color="auto"/>
                    <w:left w:val="none" w:sz="0" w:space="0" w:color="auto"/>
                    <w:bottom w:val="none" w:sz="0" w:space="0" w:color="auto"/>
                    <w:right w:val="none" w:sz="0" w:space="0" w:color="auto"/>
                  </w:divBdr>
                  <w:divsChild>
                    <w:div w:id="541553256">
                      <w:marLeft w:val="0"/>
                      <w:marRight w:val="0"/>
                      <w:marTop w:val="0"/>
                      <w:marBottom w:val="0"/>
                      <w:divBdr>
                        <w:top w:val="none" w:sz="0" w:space="0" w:color="auto"/>
                        <w:left w:val="none" w:sz="0" w:space="0" w:color="auto"/>
                        <w:bottom w:val="none" w:sz="0" w:space="0" w:color="auto"/>
                        <w:right w:val="none" w:sz="0" w:space="0" w:color="auto"/>
                      </w:divBdr>
                    </w:div>
                  </w:divsChild>
                </w:div>
                <w:div w:id="465440751">
                  <w:marLeft w:val="0"/>
                  <w:marRight w:val="0"/>
                  <w:marTop w:val="0"/>
                  <w:marBottom w:val="0"/>
                  <w:divBdr>
                    <w:top w:val="none" w:sz="0" w:space="0" w:color="auto"/>
                    <w:left w:val="none" w:sz="0" w:space="0" w:color="auto"/>
                    <w:bottom w:val="none" w:sz="0" w:space="0" w:color="auto"/>
                    <w:right w:val="none" w:sz="0" w:space="0" w:color="auto"/>
                  </w:divBdr>
                  <w:divsChild>
                    <w:div w:id="298609659">
                      <w:marLeft w:val="0"/>
                      <w:marRight w:val="0"/>
                      <w:marTop w:val="0"/>
                      <w:marBottom w:val="0"/>
                      <w:divBdr>
                        <w:top w:val="none" w:sz="0" w:space="0" w:color="auto"/>
                        <w:left w:val="none" w:sz="0" w:space="0" w:color="auto"/>
                        <w:bottom w:val="none" w:sz="0" w:space="0" w:color="auto"/>
                        <w:right w:val="none" w:sz="0" w:space="0" w:color="auto"/>
                      </w:divBdr>
                    </w:div>
                  </w:divsChild>
                </w:div>
                <w:div w:id="545482555">
                  <w:marLeft w:val="0"/>
                  <w:marRight w:val="0"/>
                  <w:marTop w:val="0"/>
                  <w:marBottom w:val="0"/>
                  <w:divBdr>
                    <w:top w:val="none" w:sz="0" w:space="0" w:color="auto"/>
                    <w:left w:val="none" w:sz="0" w:space="0" w:color="auto"/>
                    <w:bottom w:val="none" w:sz="0" w:space="0" w:color="auto"/>
                    <w:right w:val="none" w:sz="0" w:space="0" w:color="auto"/>
                  </w:divBdr>
                  <w:divsChild>
                    <w:div w:id="1676955928">
                      <w:marLeft w:val="0"/>
                      <w:marRight w:val="0"/>
                      <w:marTop w:val="0"/>
                      <w:marBottom w:val="0"/>
                      <w:divBdr>
                        <w:top w:val="none" w:sz="0" w:space="0" w:color="auto"/>
                        <w:left w:val="none" w:sz="0" w:space="0" w:color="auto"/>
                        <w:bottom w:val="none" w:sz="0" w:space="0" w:color="auto"/>
                        <w:right w:val="none" w:sz="0" w:space="0" w:color="auto"/>
                      </w:divBdr>
                    </w:div>
                  </w:divsChild>
                </w:div>
                <w:div w:id="553928705">
                  <w:marLeft w:val="0"/>
                  <w:marRight w:val="0"/>
                  <w:marTop w:val="0"/>
                  <w:marBottom w:val="0"/>
                  <w:divBdr>
                    <w:top w:val="none" w:sz="0" w:space="0" w:color="auto"/>
                    <w:left w:val="none" w:sz="0" w:space="0" w:color="auto"/>
                    <w:bottom w:val="none" w:sz="0" w:space="0" w:color="auto"/>
                    <w:right w:val="none" w:sz="0" w:space="0" w:color="auto"/>
                  </w:divBdr>
                  <w:divsChild>
                    <w:div w:id="849755354">
                      <w:marLeft w:val="0"/>
                      <w:marRight w:val="0"/>
                      <w:marTop w:val="0"/>
                      <w:marBottom w:val="0"/>
                      <w:divBdr>
                        <w:top w:val="none" w:sz="0" w:space="0" w:color="auto"/>
                        <w:left w:val="none" w:sz="0" w:space="0" w:color="auto"/>
                        <w:bottom w:val="none" w:sz="0" w:space="0" w:color="auto"/>
                        <w:right w:val="none" w:sz="0" w:space="0" w:color="auto"/>
                      </w:divBdr>
                    </w:div>
                  </w:divsChild>
                </w:div>
                <w:div w:id="749229660">
                  <w:marLeft w:val="0"/>
                  <w:marRight w:val="0"/>
                  <w:marTop w:val="0"/>
                  <w:marBottom w:val="0"/>
                  <w:divBdr>
                    <w:top w:val="none" w:sz="0" w:space="0" w:color="auto"/>
                    <w:left w:val="none" w:sz="0" w:space="0" w:color="auto"/>
                    <w:bottom w:val="none" w:sz="0" w:space="0" w:color="auto"/>
                    <w:right w:val="none" w:sz="0" w:space="0" w:color="auto"/>
                  </w:divBdr>
                  <w:divsChild>
                    <w:div w:id="1706634758">
                      <w:marLeft w:val="0"/>
                      <w:marRight w:val="0"/>
                      <w:marTop w:val="0"/>
                      <w:marBottom w:val="0"/>
                      <w:divBdr>
                        <w:top w:val="none" w:sz="0" w:space="0" w:color="auto"/>
                        <w:left w:val="none" w:sz="0" w:space="0" w:color="auto"/>
                        <w:bottom w:val="none" w:sz="0" w:space="0" w:color="auto"/>
                        <w:right w:val="none" w:sz="0" w:space="0" w:color="auto"/>
                      </w:divBdr>
                    </w:div>
                  </w:divsChild>
                </w:div>
                <w:div w:id="960452753">
                  <w:marLeft w:val="0"/>
                  <w:marRight w:val="0"/>
                  <w:marTop w:val="0"/>
                  <w:marBottom w:val="0"/>
                  <w:divBdr>
                    <w:top w:val="none" w:sz="0" w:space="0" w:color="auto"/>
                    <w:left w:val="none" w:sz="0" w:space="0" w:color="auto"/>
                    <w:bottom w:val="none" w:sz="0" w:space="0" w:color="auto"/>
                    <w:right w:val="none" w:sz="0" w:space="0" w:color="auto"/>
                  </w:divBdr>
                  <w:divsChild>
                    <w:div w:id="1923831715">
                      <w:marLeft w:val="0"/>
                      <w:marRight w:val="0"/>
                      <w:marTop w:val="0"/>
                      <w:marBottom w:val="0"/>
                      <w:divBdr>
                        <w:top w:val="none" w:sz="0" w:space="0" w:color="auto"/>
                        <w:left w:val="none" w:sz="0" w:space="0" w:color="auto"/>
                        <w:bottom w:val="none" w:sz="0" w:space="0" w:color="auto"/>
                        <w:right w:val="none" w:sz="0" w:space="0" w:color="auto"/>
                      </w:divBdr>
                    </w:div>
                  </w:divsChild>
                </w:div>
                <w:div w:id="991643779">
                  <w:marLeft w:val="0"/>
                  <w:marRight w:val="0"/>
                  <w:marTop w:val="0"/>
                  <w:marBottom w:val="0"/>
                  <w:divBdr>
                    <w:top w:val="none" w:sz="0" w:space="0" w:color="auto"/>
                    <w:left w:val="none" w:sz="0" w:space="0" w:color="auto"/>
                    <w:bottom w:val="none" w:sz="0" w:space="0" w:color="auto"/>
                    <w:right w:val="none" w:sz="0" w:space="0" w:color="auto"/>
                  </w:divBdr>
                  <w:divsChild>
                    <w:div w:id="1278369400">
                      <w:marLeft w:val="0"/>
                      <w:marRight w:val="0"/>
                      <w:marTop w:val="0"/>
                      <w:marBottom w:val="0"/>
                      <w:divBdr>
                        <w:top w:val="none" w:sz="0" w:space="0" w:color="auto"/>
                        <w:left w:val="none" w:sz="0" w:space="0" w:color="auto"/>
                        <w:bottom w:val="none" w:sz="0" w:space="0" w:color="auto"/>
                        <w:right w:val="none" w:sz="0" w:space="0" w:color="auto"/>
                      </w:divBdr>
                    </w:div>
                  </w:divsChild>
                </w:div>
                <w:div w:id="1065837523">
                  <w:marLeft w:val="0"/>
                  <w:marRight w:val="0"/>
                  <w:marTop w:val="0"/>
                  <w:marBottom w:val="0"/>
                  <w:divBdr>
                    <w:top w:val="none" w:sz="0" w:space="0" w:color="auto"/>
                    <w:left w:val="none" w:sz="0" w:space="0" w:color="auto"/>
                    <w:bottom w:val="none" w:sz="0" w:space="0" w:color="auto"/>
                    <w:right w:val="none" w:sz="0" w:space="0" w:color="auto"/>
                  </w:divBdr>
                  <w:divsChild>
                    <w:div w:id="479661736">
                      <w:marLeft w:val="0"/>
                      <w:marRight w:val="0"/>
                      <w:marTop w:val="0"/>
                      <w:marBottom w:val="0"/>
                      <w:divBdr>
                        <w:top w:val="none" w:sz="0" w:space="0" w:color="auto"/>
                        <w:left w:val="none" w:sz="0" w:space="0" w:color="auto"/>
                        <w:bottom w:val="none" w:sz="0" w:space="0" w:color="auto"/>
                        <w:right w:val="none" w:sz="0" w:space="0" w:color="auto"/>
                      </w:divBdr>
                    </w:div>
                  </w:divsChild>
                </w:div>
                <w:div w:id="1314722002">
                  <w:marLeft w:val="0"/>
                  <w:marRight w:val="0"/>
                  <w:marTop w:val="0"/>
                  <w:marBottom w:val="0"/>
                  <w:divBdr>
                    <w:top w:val="none" w:sz="0" w:space="0" w:color="auto"/>
                    <w:left w:val="none" w:sz="0" w:space="0" w:color="auto"/>
                    <w:bottom w:val="none" w:sz="0" w:space="0" w:color="auto"/>
                    <w:right w:val="none" w:sz="0" w:space="0" w:color="auto"/>
                  </w:divBdr>
                  <w:divsChild>
                    <w:div w:id="1628855211">
                      <w:marLeft w:val="0"/>
                      <w:marRight w:val="0"/>
                      <w:marTop w:val="0"/>
                      <w:marBottom w:val="0"/>
                      <w:divBdr>
                        <w:top w:val="none" w:sz="0" w:space="0" w:color="auto"/>
                        <w:left w:val="none" w:sz="0" w:space="0" w:color="auto"/>
                        <w:bottom w:val="none" w:sz="0" w:space="0" w:color="auto"/>
                        <w:right w:val="none" w:sz="0" w:space="0" w:color="auto"/>
                      </w:divBdr>
                    </w:div>
                  </w:divsChild>
                </w:div>
                <w:div w:id="1436946284">
                  <w:marLeft w:val="0"/>
                  <w:marRight w:val="0"/>
                  <w:marTop w:val="0"/>
                  <w:marBottom w:val="0"/>
                  <w:divBdr>
                    <w:top w:val="none" w:sz="0" w:space="0" w:color="auto"/>
                    <w:left w:val="none" w:sz="0" w:space="0" w:color="auto"/>
                    <w:bottom w:val="none" w:sz="0" w:space="0" w:color="auto"/>
                    <w:right w:val="none" w:sz="0" w:space="0" w:color="auto"/>
                  </w:divBdr>
                  <w:divsChild>
                    <w:div w:id="1930429833">
                      <w:marLeft w:val="0"/>
                      <w:marRight w:val="0"/>
                      <w:marTop w:val="0"/>
                      <w:marBottom w:val="0"/>
                      <w:divBdr>
                        <w:top w:val="none" w:sz="0" w:space="0" w:color="auto"/>
                        <w:left w:val="none" w:sz="0" w:space="0" w:color="auto"/>
                        <w:bottom w:val="none" w:sz="0" w:space="0" w:color="auto"/>
                        <w:right w:val="none" w:sz="0" w:space="0" w:color="auto"/>
                      </w:divBdr>
                    </w:div>
                  </w:divsChild>
                </w:div>
                <w:div w:id="1737509455">
                  <w:marLeft w:val="0"/>
                  <w:marRight w:val="0"/>
                  <w:marTop w:val="0"/>
                  <w:marBottom w:val="0"/>
                  <w:divBdr>
                    <w:top w:val="none" w:sz="0" w:space="0" w:color="auto"/>
                    <w:left w:val="none" w:sz="0" w:space="0" w:color="auto"/>
                    <w:bottom w:val="none" w:sz="0" w:space="0" w:color="auto"/>
                    <w:right w:val="none" w:sz="0" w:space="0" w:color="auto"/>
                  </w:divBdr>
                  <w:divsChild>
                    <w:div w:id="1544751130">
                      <w:marLeft w:val="0"/>
                      <w:marRight w:val="0"/>
                      <w:marTop w:val="0"/>
                      <w:marBottom w:val="0"/>
                      <w:divBdr>
                        <w:top w:val="none" w:sz="0" w:space="0" w:color="auto"/>
                        <w:left w:val="none" w:sz="0" w:space="0" w:color="auto"/>
                        <w:bottom w:val="none" w:sz="0" w:space="0" w:color="auto"/>
                        <w:right w:val="none" w:sz="0" w:space="0" w:color="auto"/>
                      </w:divBdr>
                    </w:div>
                  </w:divsChild>
                </w:div>
                <w:div w:id="1749884716">
                  <w:marLeft w:val="0"/>
                  <w:marRight w:val="0"/>
                  <w:marTop w:val="0"/>
                  <w:marBottom w:val="0"/>
                  <w:divBdr>
                    <w:top w:val="none" w:sz="0" w:space="0" w:color="auto"/>
                    <w:left w:val="none" w:sz="0" w:space="0" w:color="auto"/>
                    <w:bottom w:val="none" w:sz="0" w:space="0" w:color="auto"/>
                    <w:right w:val="none" w:sz="0" w:space="0" w:color="auto"/>
                  </w:divBdr>
                  <w:divsChild>
                    <w:div w:id="633370919">
                      <w:marLeft w:val="0"/>
                      <w:marRight w:val="0"/>
                      <w:marTop w:val="0"/>
                      <w:marBottom w:val="0"/>
                      <w:divBdr>
                        <w:top w:val="none" w:sz="0" w:space="0" w:color="auto"/>
                        <w:left w:val="none" w:sz="0" w:space="0" w:color="auto"/>
                        <w:bottom w:val="none" w:sz="0" w:space="0" w:color="auto"/>
                        <w:right w:val="none" w:sz="0" w:space="0" w:color="auto"/>
                      </w:divBdr>
                    </w:div>
                  </w:divsChild>
                </w:div>
                <w:div w:id="1765758209">
                  <w:marLeft w:val="0"/>
                  <w:marRight w:val="0"/>
                  <w:marTop w:val="0"/>
                  <w:marBottom w:val="0"/>
                  <w:divBdr>
                    <w:top w:val="none" w:sz="0" w:space="0" w:color="auto"/>
                    <w:left w:val="none" w:sz="0" w:space="0" w:color="auto"/>
                    <w:bottom w:val="none" w:sz="0" w:space="0" w:color="auto"/>
                    <w:right w:val="none" w:sz="0" w:space="0" w:color="auto"/>
                  </w:divBdr>
                  <w:divsChild>
                    <w:div w:id="1721974784">
                      <w:marLeft w:val="0"/>
                      <w:marRight w:val="0"/>
                      <w:marTop w:val="0"/>
                      <w:marBottom w:val="0"/>
                      <w:divBdr>
                        <w:top w:val="none" w:sz="0" w:space="0" w:color="auto"/>
                        <w:left w:val="none" w:sz="0" w:space="0" w:color="auto"/>
                        <w:bottom w:val="none" w:sz="0" w:space="0" w:color="auto"/>
                        <w:right w:val="none" w:sz="0" w:space="0" w:color="auto"/>
                      </w:divBdr>
                    </w:div>
                  </w:divsChild>
                </w:div>
                <w:div w:id="1931043196">
                  <w:marLeft w:val="0"/>
                  <w:marRight w:val="0"/>
                  <w:marTop w:val="0"/>
                  <w:marBottom w:val="0"/>
                  <w:divBdr>
                    <w:top w:val="none" w:sz="0" w:space="0" w:color="auto"/>
                    <w:left w:val="none" w:sz="0" w:space="0" w:color="auto"/>
                    <w:bottom w:val="none" w:sz="0" w:space="0" w:color="auto"/>
                    <w:right w:val="none" w:sz="0" w:space="0" w:color="auto"/>
                  </w:divBdr>
                  <w:divsChild>
                    <w:div w:id="1058211199">
                      <w:marLeft w:val="0"/>
                      <w:marRight w:val="0"/>
                      <w:marTop w:val="0"/>
                      <w:marBottom w:val="0"/>
                      <w:divBdr>
                        <w:top w:val="none" w:sz="0" w:space="0" w:color="auto"/>
                        <w:left w:val="none" w:sz="0" w:space="0" w:color="auto"/>
                        <w:bottom w:val="none" w:sz="0" w:space="0" w:color="auto"/>
                        <w:right w:val="none" w:sz="0" w:space="0" w:color="auto"/>
                      </w:divBdr>
                    </w:div>
                  </w:divsChild>
                </w:div>
                <w:div w:id="2065979571">
                  <w:marLeft w:val="0"/>
                  <w:marRight w:val="0"/>
                  <w:marTop w:val="0"/>
                  <w:marBottom w:val="0"/>
                  <w:divBdr>
                    <w:top w:val="none" w:sz="0" w:space="0" w:color="auto"/>
                    <w:left w:val="none" w:sz="0" w:space="0" w:color="auto"/>
                    <w:bottom w:val="none" w:sz="0" w:space="0" w:color="auto"/>
                    <w:right w:val="none" w:sz="0" w:space="0" w:color="auto"/>
                  </w:divBdr>
                  <w:divsChild>
                    <w:div w:id="1248072131">
                      <w:marLeft w:val="0"/>
                      <w:marRight w:val="0"/>
                      <w:marTop w:val="0"/>
                      <w:marBottom w:val="0"/>
                      <w:divBdr>
                        <w:top w:val="none" w:sz="0" w:space="0" w:color="auto"/>
                        <w:left w:val="none" w:sz="0" w:space="0" w:color="auto"/>
                        <w:bottom w:val="none" w:sz="0" w:space="0" w:color="auto"/>
                        <w:right w:val="none" w:sz="0" w:space="0" w:color="auto"/>
                      </w:divBdr>
                    </w:div>
                  </w:divsChild>
                </w:div>
                <w:div w:id="2125154273">
                  <w:marLeft w:val="0"/>
                  <w:marRight w:val="0"/>
                  <w:marTop w:val="0"/>
                  <w:marBottom w:val="0"/>
                  <w:divBdr>
                    <w:top w:val="none" w:sz="0" w:space="0" w:color="auto"/>
                    <w:left w:val="none" w:sz="0" w:space="0" w:color="auto"/>
                    <w:bottom w:val="none" w:sz="0" w:space="0" w:color="auto"/>
                    <w:right w:val="none" w:sz="0" w:space="0" w:color="auto"/>
                  </w:divBdr>
                  <w:divsChild>
                    <w:div w:id="3138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6870">
          <w:marLeft w:val="0"/>
          <w:marRight w:val="0"/>
          <w:marTop w:val="0"/>
          <w:marBottom w:val="0"/>
          <w:divBdr>
            <w:top w:val="none" w:sz="0" w:space="0" w:color="auto"/>
            <w:left w:val="none" w:sz="0" w:space="0" w:color="auto"/>
            <w:bottom w:val="none" w:sz="0" w:space="0" w:color="auto"/>
            <w:right w:val="none" w:sz="0" w:space="0" w:color="auto"/>
          </w:divBdr>
        </w:div>
        <w:div w:id="1034381082">
          <w:marLeft w:val="0"/>
          <w:marRight w:val="0"/>
          <w:marTop w:val="0"/>
          <w:marBottom w:val="0"/>
          <w:divBdr>
            <w:top w:val="none" w:sz="0" w:space="0" w:color="auto"/>
            <w:left w:val="none" w:sz="0" w:space="0" w:color="auto"/>
            <w:bottom w:val="none" w:sz="0" w:space="0" w:color="auto"/>
            <w:right w:val="none" w:sz="0" w:space="0" w:color="auto"/>
          </w:divBdr>
        </w:div>
        <w:div w:id="1047341891">
          <w:marLeft w:val="0"/>
          <w:marRight w:val="0"/>
          <w:marTop w:val="0"/>
          <w:marBottom w:val="0"/>
          <w:divBdr>
            <w:top w:val="none" w:sz="0" w:space="0" w:color="auto"/>
            <w:left w:val="none" w:sz="0" w:space="0" w:color="auto"/>
            <w:bottom w:val="none" w:sz="0" w:space="0" w:color="auto"/>
            <w:right w:val="none" w:sz="0" w:space="0" w:color="auto"/>
          </w:divBdr>
          <w:divsChild>
            <w:div w:id="1766415648">
              <w:marLeft w:val="-75"/>
              <w:marRight w:val="0"/>
              <w:marTop w:val="30"/>
              <w:marBottom w:val="30"/>
              <w:divBdr>
                <w:top w:val="none" w:sz="0" w:space="0" w:color="auto"/>
                <w:left w:val="none" w:sz="0" w:space="0" w:color="auto"/>
                <w:bottom w:val="none" w:sz="0" w:space="0" w:color="auto"/>
                <w:right w:val="none" w:sz="0" w:space="0" w:color="auto"/>
              </w:divBdr>
              <w:divsChild>
                <w:div w:id="10883038">
                  <w:marLeft w:val="0"/>
                  <w:marRight w:val="0"/>
                  <w:marTop w:val="0"/>
                  <w:marBottom w:val="0"/>
                  <w:divBdr>
                    <w:top w:val="none" w:sz="0" w:space="0" w:color="auto"/>
                    <w:left w:val="none" w:sz="0" w:space="0" w:color="auto"/>
                    <w:bottom w:val="none" w:sz="0" w:space="0" w:color="auto"/>
                    <w:right w:val="none" w:sz="0" w:space="0" w:color="auto"/>
                  </w:divBdr>
                  <w:divsChild>
                    <w:div w:id="655644471">
                      <w:marLeft w:val="0"/>
                      <w:marRight w:val="0"/>
                      <w:marTop w:val="0"/>
                      <w:marBottom w:val="0"/>
                      <w:divBdr>
                        <w:top w:val="none" w:sz="0" w:space="0" w:color="auto"/>
                        <w:left w:val="none" w:sz="0" w:space="0" w:color="auto"/>
                        <w:bottom w:val="none" w:sz="0" w:space="0" w:color="auto"/>
                        <w:right w:val="none" w:sz="0" w:space="0" w:color="auto"/>
                      </w:divBdr>
                    </w:div>
                  </w:divsChild>
                </w:div>
                <w:div w:id="18244638">
                  <w:marLeft w:val="0"/>
                  <w:marRight w:val="0"/>
                  <w:marTop w:val="0"/>
                  <w:marBottom w:val="0"/>
                  <w:divBdr>
                    <w:top w:val="none" w:sz="0" w:space="0" w:color="auto"/>
                    <w:left w:val="none" w:sz="0" w:space="0" w:color="auto"/>
                    <w:bottom w:val="none" w:sz="0" w:space="0" w:color="auto"/>
                    <w:right w:val="none" w:sz="0" w:space="0" w:color="auto"/>
                  </w:divBdr>
                  <w:divsChild>
                    <w:div w:id="1350372026">
                      <w:marLeft w:val="0"/>
                      <w:marRight w:val="0"/>
                      <w:marTop w:val="0"/>
                      <w:marBottom w:val="0"/>
                      <w:divBdr>
                        <w:top w:val="none" w:sz="0" w:space="0" w:color="auto"/>
                        <w:left w:val="none" w:sz="0" w:space="0" w:color="auto"/>
                        <w:bottom w:val="none" w:sz="0" w:space="0" w:color="auto"/>
                        <w:right w:val="none" w:sz="0" w:space="0" w:color="auto"/>
                      </w:divBdr>
                    </w:div>
                  </w:divsChild>
                </w:div>
                <w:div w:id="159201786">
                  <w:marLeft w:val="0"/>
                  <w:marRight w:val="0"/>
                  <w:marTop w:val="0"/>
                  <w:marBottom w:val="0"/>
                  <w:divBdr>
                    <w:top w:val="none" w:sz="0" w:space="0" w:color="auto"/>
                    <w:left w:val="none" w:sz="0" w:space="0" w:color="auto"/>
                    <w:bottom w:val="none" w:sz="0" w:space="0" w:color="auto"/>
                    <w:right w:val="none" w:sz="0" w:space="0" w:color="auto"/>
                  </w:divBdr>
                  <w:divsChild>
                    <w:div w:id="456721639">
                      <w:marLeft w:val="0"/>
                      <w:marRight w:val="0"/>
                      <w:marTop w:val="0"/>
                      <w:marBottom w:val="0"/>
                      <w:divBdr>
                        <w:top w:val="none" w:sz="0" w:space="0" w:color="auto"/>
                        <w:left w:val="none" w:sz="0" w:space="0" w:color="auto"/>
                        <w:bottom w:val="none" w:sz="0" w:space="0" w:color="auto"/>
                        <w:right w:val="none" w:sz="0" w:space="0" w:color="auto"/>
                      </w:divBdr>
                    </w:div>
                  </w:divsChild>
                </w:div>
                <w:div w:id="231623931">
                  <w:marLeft w:val="0"/>
                  <w:marRight w:val="0"/>
                  <w:marTop w:val="0"/>
                  <w:marBottom w:val="0"/>
                  <w:divBdr>
                    <w:top w:val="none" w:sz="0" w:space="0" w:color="auto"/>
                    <w:left w:val="none" w:sz="0" w:space="0" w:color="auto"/>
                    <w:bottom w:val="none" w:sz="0" w:space="0" w:color="auto"/>
                    <w:right w:val="none" w:sz="0" w:space="0" w:color="auto"/>
                  </w:divBdr>
                  <w:divsChild>
                    <w:div w:id="793057075">
                      <w:marLeft w:val="0"/>
                      <w:marRight w:val="0"/>
                      <w:marTop w:val="0"/>
                      <w:marBottom w:val="0"/>
                      <w:divBdr>
                        <w:top w:val="none" w:sz="0" w:space="0" w:color="auto"/>
                        <w:left w:val="none" w:sz="0" w:space="0" w:color="auto"/>
                        <w:bottom w:val="none" w:sz="0" w:space="0" w:color="auto"/>
                        <w:right w:val="none" w:sz="0" w:space="0" w:color="auto"/>
                      </w:divBdr>
                    </w:div>
                  </w:divsChild>
                </w:div>
                <w:div w:id="237592741">
                  <w:marLeft w:val="0"/>
                  <w:marRight w:val="0"/>
                  <w:marTop w:val="0"/>
                  <w:marBottom w:val="0"/>
                  <w:divBdr>
                    <w:top w:val="none" w:sz="0" w:space="0" w:color="auto"/>
                    <w:left w:val="none" w:sz="0" w:space="0" w:color="auto"/>
                    <w:bottom w:val="none" w:sz="0" w:space="0" w:color="auto"/>
                    <w:right w:val="none" w:sz="0" w:space="0" w:color="auto"/>
                  </w:divBdr>
                  <w:divsChild>
                    <w:div w:id="1103109676">
                      <w:marLeft w:val="0"/>
                      <w:marRight w:val="0"/>
                      <w:marTop w:val="0"/>
                      <w:marBottom w:val="0"/>
                      <w:divBdr>
                        <w:top w:val="none" w:sz="0" w:space="0" w:color="auto"/>
                        <w:left w:val="none" w:sz="0" w:space="0" w:color="auto"/>
                        <w:bottom w:val="none" w:sz="0" w:space="0" w:color="auto"/>
                        <w:right w:val="none" w:sz="0" w:space="0" w:color="auto"/>
                      </w:divBdr>
                    </w:div>
                  </w:divsChild>
                </w:div>
                <w:div w:id="290214199">
                  <w:marLeft w:val="0"/>
                  <w:marRight w:val="0"/>
                  <w:marTop w:val="0"/>
                  <w:marBottom w:val="0"/>
                  <w:divBdr>
                    <w:top w:val="none" w:sz="0" w:space="0" w:color="auto"/>
                    <w:left w:val="none" w:sz="0" w:space="0" w:color="auto"/>
                    <w:bottom w:val="none" w:sz="0" w:space="0" w:color="auto"/>
                    <w:right w:val="none" w:sz="0" w:space="0" w:color="auto"/>
                  </w:divBdr>
                  <w:divsChild>
                    <w:div w:id="1819376669">
                      <w:marLeft w:val="0"/>
                      <w:marRight w:val="0"/>
                      <w:marTop w:val="0"/>
                      <w:marBottom w:val="0"/>
                      <w:divBdr>
                        <w:top w:val="none" w:sz="0" w:space="0" w:color="auto"/>
                        <w:left w:val="none" w:sz="0" w:space="0" w:color="auto"/>
                        <w:bottom w:val="none" w:sz="0" w:space="0" w:color="auto"/>
                        <w:right w:val="none" w:sz="0" w:space="0" w:color="auto"/>
                      </w:divBdr>
                    </w:div>
                  </w:divsChild>
                </w:div>
                <w:div w:id="368722072">
                  <w:marLeft w:val="0"/>
                  <w:marRight w:val="0"/>
                  <w:marTop w:val="0"/>
                  <w:marBottom w:val="0"/>
                  <w:divBdr>
                    <w:top w:val="none" w:sz="0" w:space="0" w:color="auto"/>
                    <w:left w:val="none" w:sz="0" w:space="0" w:color="auto"/>
                    <w:bottom w:val="none" w:sz="0" w:space="0" w:color="auto"/>
                    <w:right w:val="none" w:sz="0" w:space="0" w:color="auto"/>
                  </w:divBdr>
                  <w:divsChild>
                    <w:div w:id="1215971289">
                      <w:marLeft w:val="0"/>
                      <w:marRight w:val="0"/>
                      <w:marTop w:val="0"/>
                      <w:marBottom w:val="0"/>
                      <w:divBdr>
                        <w:top w:val="none" w:sz="0" w:space="0" w:color="auto"/>
                        <w:left w:val="none" w:sz="0" w:space="0" w:color="auto"/>
                        <w:bottom w:val="none" w:sz="0" w:space="0" w:color="auto"/>
                        <w:right w:val="none" w:sz="0" w:space="0" w:color="auto"/>
                      </w:divBdr>
                    </w:div>
                  </w:divsChild>
                </w:div>
                <w:div w:id="806434875">
                  <w:marLeft w:val="0"/>
                  <w:marRight w:val="0"/>
                  <w:marTop w:val="0"/>
                  <w:marBottom w:val="0"/>
                  <w:divBdr>
                    <w:top w:val="none" w:sz="0" w:space="0" w:color="auto"/>
                    <w:left w:val="none" w:sz="0" w:space="0" w:color="auto"/>
                    <w:bottom w:val="none" w:sz="0" w:space="0" w:color="auto"/>
                    <w:right w:val="none" w:sz="0" w:space="0" w:color="auto"/>
                  </w:divBdr>
                  <w:divsChild>
                    <w:div w:id="532966028">
                      <w:marLeft w:val="0"/>
                      <w:marRight w:val="0"/>
                      <w:marTop w:val="0"/>
                      <w:marBottom w:val="0"/>
                      <w:divBdr>
                        <w:top w:val="none" w:sz="0" w:space="0" w:color="auto"/>
                        <w:left w:val="none" w:sz="0" w:space="0" w:color="auto"/>
                        <w:bottom w:val="none" w:sz="0" w:space="0" w:color="auto"/>
                        <w:right w:val="none" w:sz="0" w:space="0" w:color="auto"/>
                      </w:divBdr>
                    </w:div>
                  </w:divsChild>
                </w:div>
                <w:div w:id="874931171">
                  <w:marLeft w:val="0"/>
                  <w:marRight w:val="0"/>
                  <w:marTop w:val="0"/>
                  <w:marBottom w:val="0"/>
                  <w:divBdr>
                    <w:top w:val="none" w:sz="0" w:space="0" w:color="auto"/>
                    <w:left w:val="none" w:sz="0" w:space="0" w:color="auto"/>
                    <w:bottom w:val="none" w:sz="0" w:space="0" w:color="auto"/>
                    <w:right w:val="none" w:sz="0" w:space="0" w:color="auto"/>
                  </w:divBdr>
                  <w:divsChild>
                    <w:div w:id="1778065788">
                      <w:marLeft w:val="0"/>
                      <w:marRight w:val="0"/>
                      <w:marTop w:val="0"/>
                      <w:marBottom w:val="0"/>
                      <w:divBdr>
                        <w:top w:val="none" w:sz="0" w:space="0" w:color="auto"/>
                        <w:left w:val="none" w:sz="0" w:space="0" w:color="auto"/>
                        <w:bottom w:val="none" w:sz="0" w:space="0" w:color="auto"/>
                        <w:right w:val="none" w:sz="0" w:space="0" w:color="auto"/>
                      </w:divBdr>
                    </w:div>
                  </w:divsChild>
                </w:div>
                <w:div w:id="902982927">
                  <w:marLeft w:val="0"/>
                  <w:marRight w:val="0"/>
                  <w:marTop w:val="0"/>
                  <w:marBottom w:val="0"/>
                  <w:divBdr>
                    <w:top w:val="none" w:sz="0" w:space="0" w:color="auto"/>
                    <w:left w:val="none" w:sz="0" w:space="0" w:color="auto"/>
                    <w:bottom w:val="none" w:sz="0" w:space="0" w:color="auto"/>
                    <w:right w:val="none" w:sz="0" w:space="0" w:color="auto"/>
                  </w:divBdr>
                  <w:divsChild>
                    <w:div w:id="1342702123">
                      <w:marLeft w:val="0"/>
                      <w:marRight w:val="0"/>
                      <w:marTop w:val="0"/>
                      <w:marBottom w:val="0"/>
                      <w:divBdr>
                        <w:top w:val="none" w:sz="0" w:space="0" w:color="auto"/>
                        <w:left w:val="none" w:sz="0" w:space="0" w:color="auto"/>
                        <w:bottom w:val="none" w:sz="0" w:space="0" w:color="auto"/>
                        <w:right w:val="none" w:sz="0" w:space="0" w:color="auto"/>
                      </w:divBdr>
                    </w:div>
                  </w:divsChild>
                </w:div>
                <w:div w:id="1112817966">
                  <w:marLeft w:val="0"/>
                  <w:marRight w:val="0"/>
                  <w:marTop w:val="0"/>
                  <w:marBottom w:val="0"/>
                  <w:divBdr>
                    <w:top w:val="none" w:sz="0" w:space="0" w:color="auto"/>
                    <w:left w:val="none" w:sz="0" w:space="0" w:color="auto"/>
                    <w:bottom w:val="none" w:sz="0" w:space="0" w:color="auto"/>
                    <w:right w:val="none" w:sz="0" w:space="0" w:color="auto"/>
                  </w:divBdr>
                  <w:divsChild>
                    <w:div w:id="1737824413">
                      <w:marLeft w:val="0"/>
                      <w:marRight w:val="0"/>
                      <w:marTop w:val="0"/>
                      <w:marBottom w:val="0"/>
                      <w:divBdr>
                        <w:top w:val="none" w:sz="0" w:space="0" w:color="auto"/>
                        <w:left w:val="none" w:sz="0" w:space="0" w:color="auto"/>
                        <w:bottom w:val="none" w:sz="0" w:space="0" w:color="auto"/>
                        <w:right w:val="none" w:sz="0" w:space="0" w:color="auto"/>
                      </w:divBdr>
                    </w:div>
                  </w:divsChild>
                </w:div>
                <w:div w:id="1134130250">
                  <w:marLeft w:val="0"/>
                  <w:marRight w:val="0"/>
                  <w:marTop w:val="0"/>
                  <w:marBottom w:val="0"/>
                  <w:divBdr>
                    <w:top w:val="none" w:sz="0" w:space="0" w:color="auto"/>
                    <w:left w:val="none" w:sz="0" w:space="0" w:color="auto"/>
                    <w:bottom w:val="none" w:sz="0" w:space="0" w:color="auto"/>
                    <w:right w:val="none" w:sz="0" w:space="0" w:color="auto"/>
                  </w:divBdr>
                  <w:divsChild>
                    <w:div w:id="2143376014">
                      <w:marLeft w:val="0"/>
                      <w:marRight w:val="0"/>
                      <w:marTop w:val="0"/>
                      <w:marBottom w:val="0"/>
                      <w:divBdr>
                        <w:top w:val="none" w:sz="0" w:space="0" w:color="auto"/>
                        <w:left w:val="none" w:sz="0" w:space="0" w:color="auto"/>
                        <w:bottom w:val="none" w:sz="0" w:space="0" w:color="auto"/>
                        <w:right w:val="none" w:sz="0" w:space="0" w:color="auto"/>
                      </w:divBdr>
                    </w:div>
                  </w:divsChild>
                </w:div>
                <w:div w:id="1262252000">
                  <w:marLeft w:val="0"/>
                  <w:marRight w:val="0"/>
                  <w:marTop w:val="0"/>
                  <w:marBottom w:val="0"/>
                  <w:divBdr>
                    <w:top w:val="none" w:sz="0" w:space="0" w:color="auto"/>
                    <w:left w:val="none" w:sz="0" w:space="0" w:color="auto"/>
                    <w:bottom w:val="none" w:sz="0" w:space="0" w:color="auto"/>
                    <w:right w:val="none" w:sz="0" w:space="0" w:color="auto"/>
                  </w:divBdr>
                  <w:divsChild>
                    <w:div w:id="1884443746">
                      <w:marLeft w:val="0"/>
                      <w:marRight w:val="0"/>
                      <w:marTop w:val="0"/>
                      <w:marBottom w:val="0"/>
                      <w:divBdr>
                        <w:top w:val="none" w:sz="0" w:space="0" w:color="auto"/>
                        <w:left w:val="none" w:sz="0" w:space="0" w:color="auto"/>
                        <w:bottom w:val="none" w:sz="0" w:space="0" w:color="auto"/>
                        <w:right w:val="none" w:sz="0" w:space="0" w:color="auto"/>
                      </w:divBdr>
                    </w:div>
                  </w:divsChild>
                </w:div>
                <w:div w:id="1288197304">
                  <w:marLeft w:val="0"/>
                  <w:marRight w:val="0"/>
                  <w:marTop w:val="0"/>
                  <w:marBottom w:val="0"/>
                  <w:divBdr>
                    <w:top w:val="none" w:sz="0" w:space="0" w:color="auto"/>
                    <w:left w:val="none" w:sz="0" w:space="0" w:color="auto"/>
                    <w:bottom w:val="none" w:sz="0" w:space="0" w:color="auto"/>
                    <w:right w:val="none" w:sz="0" w:space="0" w:color="auto"/>
                  </w:divBdr>
                  <w:divsChild>
                    <w:div w:id="1202326287">
                      <w:marLeft w:val="0"/>
                      <w:marRight w:val="0"/>
                      <w:marTop w:val="0"/>
                      <w:marBottom w:val="0"/>
                      <w:divBdr>
                        <w:top w:val="none" w:sz="0" w:space="0" w:color="auto"/>
                        <w:left w:val="none" w:sz="0" w:space="0" w:color="auto"/>
                        <w:bottom w:val="none" w:sz="0" w:space="0" w:color="auto"/>
                        <w:right w:val="none" w:sz="0" w:space="0" w:color="auto"/>
                      </w:divBdr>
                    </w:div>
                  </w:divsChild>
                </w:div>
                <w:div w:id="1348213546">
                  <w:marLeft w:val="0"/>
                  <w:marRight w:val="0"/>
                  <w:marTop w:val="0"/>
                  <w:marBottom w:val="0"/>
                  <w:divBdr>
                    <w:top w:val="none" w:sz="0" w:space="0" w:color="auto"/>
                    <w:left w:val="none" w:sz="0" w:space="0" w:color="auto"/>
                    <w:bottom w:val="none" w:sz="0" w:space="0" w:color="auto"/>
                    <w:right w:val="none" w:sz="0" w:space="0" w:color="auto"/>
                  </w:divBdr>
                  <w:divsChild>
                    <w:div w:id="1164122613">
                      <w:marLeft w:val="0"/>
                      <w:marRight w:val="0"/>
                      <w:marTop w:val="0"/>
                      <w:marBottom w:val="0"/>
                      <w:divBdr>
                        <w:top w:val="none" w:sz="0" w:space="0" w:color="auto"/>
                        <w:left w:val="none" w:sz="0" w:space="0" w:color="auto"/>
                        <w:bottom w:val="none" w:sz="0" w:space="0" w:color="auto"/>
                        <w:right w:val="none" w:sz="0" w:space="0" w:color="auto"/>
                      </w:divBdr>
                    </w:div>
                  </w:divsChild>
                </w:div>
                <w:div w:id="1368409176">
                  <w:marLeft w:val="0"/>
                  <w:marRight w:val="0"/>
                  <w:marTop w:val="0"/>
                  <w:marBottom w:val="0"/>
                  <w:divBdr>
                    <w:top w:val="none" w:sz="0" w:space="0" w:color="auto"/>
                    <w:left w:val="none" w:sz="0" w:space="0" w:color="auto"/>
                    <w:bottom w:val="none" w:sz="0" w:space="0" w:color="auto"/>
                    <w:right w:val="none" w:sz="0" w:space="0" w:color="auto"/>
                  </w:divBdr>
                  <w:divsChild>
                    <w:div w:id="894388982">
                      <w:marLeft w:val="0"/>
                      <w:marRight w:val="0"/>
                      <w:marTop w:val="0"/>
                      <w:marBottom w:val="0"/>
                      <w:divBdr>
                        <w:top w:val="none" w:sz="0" w:space="0" w:color="auto"/>
                        <w:left w:val="none" w:sz="0" w:space="0" w:color="auto"/>
                        <w:bottom w:val="none" w:sz="0" w:space="0" w:color="auto"/>
                        <w:right w:val="none" w:sz="0" w:space="0" w:color="auto"/>
                      </w:divBdr>
                    </w:div>
                  </w:divsChild>
                </w:div>
                <w:div w:id="1379209736">
                  <w:marLeft w:val="0"/>
                  <w:marRight w:val="0"/>
                  <w:marTop w:val="0"/>
                  <w:marBottom w:val="0"/>
                  <w:divBdr>
                    <w:top w:val="none" w:sz="0" w:space="0" w:color="auto"/>
                    <w:left w:val="none" w:sz="0" w:space="0" w:color="auto"/>
                    <w:bottom w:val="none" w:sz="0" w:space="0" w:color="auto"/>
                    <w:right w:val="none" w:sz="0" w:space="0" w:color="auto"/>
                  </w:divBdr>
                  <w:divsChild>
                    <w:div w:id="1784691111">
                      <w:marLeft w:val="0"/>
                      <w:marRight w:val="0"/>
                      <w:marTop w:val="0"/>
                      <w:marBottom w:val="0"/>
                      <w:divBdr>
                        <w:top w:val="none" w:sz="0" w:space="0" w:color="auto"/>
                        <w:left w:val="none" w:sz="0" w:space="0" w:color="auto"/>
                        <w:bottom w:val="none" w:sz="0" w:space="0" w:color="auto"/>
                        <w:right w:val="none" w:sz="0" w:space="0" w:color="auto"/>
                      </w:divBdr>
                    </w:div>
                  </w:divsChild>
                </w:div>
                <w:div w:id="1452820410">
                  <w:marLeft w:val="0"/>
                  <w:marRight w:val="0"/>
                  <w:marTop w:val="0"/>
                  <w:marBottom w:val="0"/>
                  <w:divBdr>
                    <w:top w:val="none" w:sz="0" w:space="0" w:color="auto"/>
                    <w:left w:val="none" w:sz="0" w:space="0" w:color="auto"/>
                    <w:bottom w:val="none" w:sz="0" w:space="0" w:color="auto"/>
                    <w:right w:val="none" w:sz="0" w:space="0" w:color="auto"/>
                  </w:divBdr>
                  <w:divsChild>
                    <w:div w:id="591822118">
                      <w:marLeft w:val="0"/>
                      <w:marRight w:val="0"/>
                      <w:marTop w:val="0"/>
                      <w:marBottom w:val="0"/>
                      <w:divBdr>
                        <w:top w:val="none" w:sz="0" w:space="0" w:color="auto"/>
                        <w:left w:val="none" w:sz="0" w:space="0" w:color="auto"/>
                        <w:bottom w:val="none" w:sz="0" w:space="0" w:color="auto"/>
                        <w:right w:val="none" w:sz="0" w:space="0" w:color="auto"/>
                      </w:divBdr>
                    </w:div>
                  </w:divsChild>
                </w:div>
                <w:div w:id="1499807352">
                  <w:marLeft w:val="0"/>
                  <w:marRight w:val="0"/>
                  <w:marTop w:val="0"/>
                  <w:marBottom w:val="0"/>
                  <w:divBdr>
                    <w:top w:val="none" w:sz="0" w:space="0" w:color="auto"/>
                    <w:left w:val="none" w:sz="0" w:space="0" w:color="auto"/>
                    <w:bottom w:val="none" w:sz="0" w:space="0" w:color="auto"/>
                    <w:right w:val="none" w:sz="0" w:space="0" w:color="auto"/>
                  </w:divBdr>
                  <w:divsChild>
                    <w:div w:id="169104816">
                      <w:marLeft w:val="0"/>
                      <w:marRight w:val="0"/>
                      <w:marTop w:val="0"/>
                      <w:marBottom w:val="0"/>
                      <w:divBdr>
                        <w:top w:val="none" w:sz="0" w:space="0" w:color="auto"/>
                        <w:left w:val="none" w:sz="0" w:space="0" w:color="auto"/>
                        <w:bottom w:val="none" w:sz="0" w:space="0" w:color="auto"/>
                        <w:right w:val="none" w:sz="0" w:space="0" w:color="auto"/>
                      </w:divBdr>
                    </w:div>
                  </w:divsChild>
                </w:div>
                <w:div w:id="1535072470">
                  <w:marLeft w:val="0"/>
                  <w:marRight w:val="0"/>
                  <w:marTop w:val="0"/>
                  <w:marBottom w:val="0"/>
                  <w:divBdr>
                    <w:top w:val="none" w:sz="0" w:space="0" w:color="auto"/>
                    <w:left w:val="none" w:sz="0" w:space="0" w:color="auto"/>
                    <w:bottom w:val="none" w:sz="0" w:space="0" w:color="auto"/>
                    <w:right w:val="none" w:sz="0" w:space="0" w:color="auto"/>
                  </w:divBdr>
                  <w:divsChild>
                    <w:div w:id="2144153769">
                      <w:marLeft w:val="0"/>
                      <w:marRight w:val="0"/>
                      <w:marTop w:val="0"/>
                      <w:marBottom w:val="0"/>
                      <w:divBdr>
                        <w:top w:val="none" w:sz="0" w:space="0" w:color="auto"/>
                        <w:left w:val="none" w:sz="0" w:space="0" w:color="auto"/>
                        <w:bottom w:val="none" w:sz="0" w:space="0" w:color="auto"/>
                        <w:right w:val="none" w:sz="0" w:space="0" w:color="auto"/>
                      </w:divBdr>
                    </w:div>
                  </w:divsChild>
                </w:div>
                <w:div w:id="1875072347">
                  <w:marLeft w:val="0"/>
                  <w:marRight w:val="0"/>
                  <w:marTop w:val="0"/>
                  <w:marBottom w:val="0"/>
                  <w:divBdr>
                    <w:top w:val="none" w:sz="0" w:space="0" w:color="auto"/>
                    <w:left w:val="none" w:sz="0" w:space="0" w:color="auto"/>
                    <w:bottom w:val="none" w:sz="0" w:space="0" w:color="auto"/>
                    <w:right w:val="none" w:sz="0" w:space="0" w:color="auto"/>
                  </w:divBdr>
                  <w:divsChild>
                    <w:div w:id="978727989">
                      <w:marLeft w:val="0"/>
                      <w:marRight w:val="0"/>
                      <w:marTop w:val="0"/>
                      <w:marBottom w:val="0"/>
                      <w:divBdr>
                        <w:top w:val="none" w:sz="0" w:space="0" w:color="auto"/>
                        <w:left w:val="none" w:sz="0" w:space="0" w:color="auto"/>
                        <w:bottom w:val="none" w:sz="0" w:space="0" w:color="auto"/>
                        <w:right w:val="none" w:sz="0" w:space="0" w:color="auto"/>
                      </w:divBdr>
                    </w:div>
                  </w:divsChild>
                </w:div>
                <w:div w:id="1900675505">
                  <w:marLeft w:val="0"/>
                  <w:marRight w:val="0"/>
                  <w:marTop w:val="0"/>
                  <w:marBottom w:val="0"/>
                  <w:divBdr>
                    <w:top w:val="none" w:sz="0" w:space="0" w:color="auto"/>
                    <w:left w:val="none" w:sz="0" w:space="0" w:color="auto"/>
                    <w:bottom w:val="none" w:sz="0" w:space="0" w:color="auto"/>
                    <w:right w:val="none" w:sz="0" w:space="0" w:color="auto"/>
                  </w:divBdr>
                  <w:divsChild>
                    <w:div w:id="999456530">
                      <w:marLeft w:val="0"/>
                      <w:marRight w:val="0"/>
                      <w:marTop w:val="0"/>
                      <w:marBottom w:val="0"/>
                      <w:divBdr>
                        <w:top w:val="none" w:sz="0" w:space="0" w:color="auto"/>
                        <w:left w:val="none" w:sz="0" w:space="0" w:color="auto"/>
                        <w:bottom w:val="none" w:sz="0" w:space="0" w:color="auto"/>
                        <w:right w:val="none" w:sz="0" w:space="0" w:color="auto"/>
                      </w:divBdr>
                    </w:div>
                  </w:divsChild>
                </w:div>
                <w:div w:id="1938638291">
                  <w:marLeft w:val="0"/>
                  <w:marRight w:val="0"/>
                  <w:marTop w:val="0"/>
                  <w:marBottom w:val="0"/>
                  <w:divBdr>
                    <w:top w:val="none" w:sz="0" w:space="0" w:color="auto"/>
                    <w:left w:val="none" w:sz="0" w:space="0" w:color="auto"/>
                    <w:bottom w:val="none" w:sz="0" w:space="0" w:color="auto"/>
                    <w:right w:val="none" w:sz="0" w:space="0" w:color="auto"/>
                  </w:divBdr>
                  <w:divsChild>
                    <w:div w:id="480511533">
                      <w:marLeft w:val="0"/>
                      <w:marRight w:val="0"/>
                      <w:marTop w:val="0"/>
                      <w:marBottom w:val="0"/>
                      <w:divBdr>
                        <w:top w:val="none" w:sz="0" w:space="0" w:color="auto"/>
                        <w:left w:val="none" w:sz="0" w:space="0" w:color="auto"/>
                        <w:bottom w:val="none" w:sz="0" w:space="0" w:color="auto"/>
                        <w:right w:val="none" w:sz="0" w:space="0" w:color="auto"/>
                      </w:divBdr>
                    </w:div>
                  </w:divsChild>
                </w:div>
                <w:div w:id="2005009281">
                  <w:marLeft w:val="0"/>
                  <w:marRight w:val="0"/>
                  <w:marTop w:val="0"/>
                  <w:marBottom w:val="0"/>
                  <w:divBdr>
                    <w:top w:val="none" w:sz="0" w:space="0" w:color="auto"/>
                    <w:left w:val="none" w:sz="0" w:space="0" w:color="auto"/>
                    <w:bottom w:val="none" w:sz="0" w:space="0" w:color="auto"/>
                    <w:right w:val="none" w:sz="0" w:space="0" w:color="auto"/>
                  </w:divBdr>
                  <w:divsChild>
                    <w:div w:id="626661671">
                      <w:marLeft w:val="0"/>
                      <w:marRight w:val="0"/>
                      <w:marTop w:val="0"/>
                      <w:marBottom w:val="0"/>
                      <w:divBdr>
                        <w:top w:val="none" w:sz="0" w:space="0" w:color="auto"/>
                        <w:left w:val="none" w:sz="0" w:space="0" w:color="auto"/>
                        <w:bottom w:val="none" w:sz="0" w:space="0" w:color="auto"/>
                        <w:right w:val="none" w:sz="0" w:space="0" w:color="auto"/>
                      </w:divBdr>
                    </w:div>
                  </w:divsChild>
                </w:div>
                <w:div w:id="2097169259">
                  <w:marLeft w:val="0"/>
                  <w:marRight w:val="0"/>
                  <w:marTop w:val="0"/>
                  <w:marBottom w:val="0"/>
                  <w:divBdr>
                    <w:top w:val="none" w:sz="0" w:space="0" w:color="auto"/>
                    <w:left w:val="none" w:sz="0" w:space="0" w:color="auto"/>
                    <w:bottom w:val="none" w:sz="0" w:space="0" w:color="auto"/>
                    <w:right w:val="none" w:sz="0" w:space="0" w:color="auto"/>
                  </w:divBdr>
                  <w:divsChild>
                    <w:div w:id="14231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8624">
          <w:marLeft w:val="0"/>
          <w:marRight w:val="0"/>
          <w:marTop w:val="0"/>
          <w:marBottom w:val="0"/>
          <w:divBdr>
            <w:top w:val="none" w:sz="0" w:space="0" w:color="auto"/>
            <w:left w:val="none" w:sz="0" w:space="0" w:color="auto"/>
            <w:bottom w:val="none" w:sz="0" w:space="0" w:color="auto"/>
            <w:right w:val="none" w:sz="0" w:space="0" w:color="auto"/>
          </w:divBdr>
        </w:div>
        <w:div w:id="1095369097">
          <w:marLeft w:val="0"/>
          <w:marRight w:val="0"/>
          <w:marTop w:val="0"/>
          <w:marBottom w:val="0"/>
          <w:divBdr>
            <w:top w:val="none" w:sz="0" w:space="0" w:color="auto"/>
            <w:left w:val="none" w:sz="0" w:space="0" w:color="auto"/>
            <w:bottom w:val="none" w:sz="0" w:space="0" w:color="auto"/>
            <w:right w:val="none" w:sz="0" w:space="0" w:color="auto"/>
          </w:divBdr>
        </w:div>
        <w:div w:id="1100220670">
          <w:marLeft w:val="0"/>
          <w:marRight w:val="0"/>
          <w:marTop w:val="0"/>
          <w:marBottom w:val="0"/>
          <w:divBdr>
            <w:top w:val="none" w:sz="0" w:space="0" w:color="auto"/>
            <w:left w:val="none" w:sz="0" w:space="0" w:color="auto"/>
            <w:bottom w:val="none" w:sz="0" w:space="0" w:color="auto"/>
            <w:right w:val="none" w:sz="0" w:space="0" w:color="auto"/>
          </w:divBdr>
          <w:divsChild>
            <w:div w:id="2102332605">
              <w:marLeft w:val="-75"/>
              <w:marRight w:val="0"/>
              <w:marTop w:val="30"/>
              <w:marBottom w:val="30"/>
              <w:divBdr>
                <w:top w:val="none" w:sz="0" w:space="0" w:color="auto"/>
                <w:left w:val="none" w:sz="0" w:space="0" w:color="auto"/>
                <w:bottom w:val="none" w:sz="0" w:space="0" w:color="auto"/>
                <w:right w:val="none" w:sz="0" w:space="0" w:color="auto"/>
              </w:divBdr>
              <w:divsChild>
                <w:div w:id="82730293">
                  <w:marLeft w:val="0"/>
                  <w:marRight w:val="0"/>
                  <w:marTop w:val="0"/>
                  <w:marBottom w:val="0"/>
                  <w:divBdr>
                    <w:top w:val="none" w:sz="0" w:space="0" w:color="auto"/>
                    <w:left w:val="none" w:sz="0" w:space="0" w:color="auto"/>
                    <w:bottom w:val="none" w:sz="0" w:space="0" w:color="auto"/>
                    <w:right w:val="none" w:sz="0" w:space="0" w:color="auto"/>
                  </w:divBdr>
                  <w:divsChild>
                    <w:div w:id="533924368">
                      <w:marLeft w:val="0"/>
                      <w:marRight w:val="0"/>
                      <w:marTop w:val="0"/>
                      <w:marBottom w:val="0"/>
                      <w:divBdr>
                        <w:top w:val="none" w:sz="0" w:space="0" w:color="auto"/>
                        <w:left w:val="none" w:sz="0" w:space="0" w:color="auto"/>
                        <w:bottom w:val="none" w:sz="0" w:space="0" w:color="auto"/>
                        <w:right w:val="none" w:sz="0" w:space="0" w:color="auto"/>
                      </w:divBdr>
                    </w:div>
                  </w:divsChild>
                </w:div>
                <w:div w:id="226376261">
                  <w:marLeft w:val="0"/>
                  <w:marRight w:val="0"/>
                  <w:marTop w:val="0"/>
                  <w:marBottom w:val="0"/>
                  <w:divBdr>
                    <w:top w:val="none" w:sz="0" w:space="0" w:color="auto"/>
                    <w:left w:val="none" w:sz="0" w:space="0" w:color="auto"/>
                    <w:bottom w:val="none" w:sz="0" w:space="0" w:color="auto"/>
                    <w:right w:val="none" w:sz="0" w:space="0" w:color="auto"/>
                  </w:divBdr>
                  <w:divsChild>
                    <w:div w:id="14577355">
                      <w:marLeft w:val="0"/>
                      <w:marRight w:val="0"/>
                      <w:marTop w:val="0"/>
                      <w:marBottom w:val="0"/>
                      <w:divBdr>
                        <w:top w:val="none" w:sz="0" w:space="0" w:color="auto"/>
                        <w:left w:val="none" w:sz="0" w:space="0" w:color="auto"/>
                        <w:bottom w:val="none" w:sz="0" w:space="0" w:color="auto"/>
                        <w:right w:val="none" w:sz="0" w:space="0" w:color="auto"/>
                      </w:divBdr>
                    </w:div>
                    <w:div w:id="68692393">
                      <w:marLeft w:val="0"/>
                      <w:marRight w:val="0"/>
                      <w:marTop w:val="0"/>
                      <w:marBottom w:val="0"/>
                      <w:divBdr>
                        <w:top w:val="none" w:sz="0" w:space="0" w:color="auto"/>
                        <w:left w:val="none" w:sz="0" w:space="0" w:color="auto"/>
                        <w:bottom w:val="none" w:sz="0" w:space="0" w:color="auto"/>
                        <w:right w:val="none" w:sz="0" w:space="0" w:color="auto"/>
                      </w:divBdr>
                    </w:div>
                    <w:div w:id="766845978">
                      <w:marLeft w:val="0"/>
                      <w:marRight w:val="0"/>
                      <w:marTop w:val="0"/>
                      <w:marBottom w:val="0"/>
                      <w:divBdr>
                        <w:top w:val="none" w:sz="0" w:space="0" w:color="auto"/>
                        <w:left w:val="none" w:sz="0" w:space="0" w:color="auto"/>
                        <w:bottom w:val="none" w:sz="0" w:space="0" w:color="auto"/>
                        <w:right w:val="none" w:sz="0" w:space="0" w:color="auto"/>
                      </w:divBdr>
                      <w:divsChild>
                        <w:div w:id="1039084555">
                          <w:marLeft w:val="0"/>
                          <w:marRight w:val="0"/>
                          <w:marTop w:val="0"/>
                          <w:marBottom w:val="0"/>
                          <w:divBdr>
                            <w:top w:val="none" w:sz="0" w:space="0" w:color="auto"/>
                            <w:left w:val="none" w:sz="0" w:space="0" w:color="auto"/>
                            <w:bottom w:val="none" w:sz="0" w:space="0" w:color="auto"/>
                            <w:right w:val="none" w:sz="0" w:space="0" w:color="auto"/>
                          </w:divBdr>
                          <w:divsChild>
                            <w:div w:id="949825361">
                              <w:marLeft w:val="0"/>
                              <w:marRight w:val="0"/>
                              <w:marTop w:val="0"/>
                              <w:marBottom w:val="0"/>
                              <w:divBdr>
                                <w:top w:val="none" w:sz="0" w:space="0" w:color="auto"/>
                                <w:left w:val="none" w:sz="0" w:space="0" w:color="auto"/>
                                <w:bottom w:val="none" w:sz="0" w:space="0" w:color="auto"/>
                                <w:right w:val="none" w:sz="0" w:space="0" w:color="auto"/>
                              </w:divBdr>
                              <w:divsChild>
                                <w:div w:id="1265963674">
                                  <w:marLeft w:val="0"/>
                                  <w:marRight w:val="0"/>
                                  <w:marTop w:val="0"/>
                                  <w:marBottom w:val="0"/>
                                  <w:divBdr>
                                    <w:top w:val="none" w:sz="0" w:space="0" w:color="auto"/>
                                    <w:left w:val="none" w:sz="0" w:space="0" w:color="auto"/>
                                    <w:bottom w:val="none" w:sz="0" w:space="0" w:color="auto"/>
                                    <w:right w:val="none" w:sz="0" w:space="0" w:color="auto"/>
                                  </w:divBdr>
                                  <w:divsChild>
                                    <w:div w:id="15476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7755">
                      <w:marLeft w:val="0"/>
                      <w:marRight w:val="0"/>
                      <w:marTop w:val="0"/>
                      <w:marBottom w:val="0"/>
                      <w:divBdr>
                        <w:top w:val="none" w:sz="0" w:space="0" w:color="auto"/>
                        <w:left w:val="none" w:sz="0" w:space="0" w:color="auto"/>
                        <w:bottom w:val="none" w:sz="0" w:space="0" w:color="auto"/>
                        <w:right w:val="none" w:sz="0" w:space="0" w:color="auto"/>
                      </w:divBdr>
                      <w:divsChild>
                        <w:div w:id="528226411">
                          <w:marLeft w:val="0"/>
                          <w:marRight w:val="0"/>
                          <w:marTop w:val="0"/>
                          <w:marBottom w:val="0"/>
                          <w:divBdr>
                            <w:top w:val="none" w:sz="0" w:space="0" w:color="auto"/>
                            <w:left w:val="none" w:sz="0" w:space="0" w:color="auto"/>
                            <w:bottom w:val="none" w:sz="0" w:space="0" w:color="auto"/>
                            <w:right w:val="none" w:sz="0" w:space="0" w:color="auto"/>
                          </w:divBdr>
                          <w:divsChild>
                            <w:div w:id="648361225">
                              <w:marLeft w:val="0"/>
                              <w:marRight w:val="0"/>
                              <w:marTop w:val="0"/>
                              <w:marBottom w:val="0"/>
                              <w:divBdr>
                                <w:top w:val="none" w:sz="0" w:space="0" w:color="auto"/>
                                <w:left w:val="none" w:sz="0" w:space="0" w:color="auto"/>
                                <w:bottom w:val="none" w:sz="0" w:space="0" w:color="auto"/>
                                <w:right w:val="none" w:sz="0" w:space="0" w:color="auto"/>
                              </w:divBdr>
                              <w:divsChild>
                                <w:div w:id="1213344268">
                                  <w:marLeft w:val="0"/>
                                  <w:marRight w:val="0"/>
                                  <w:marTop w:val="0"/>
                                  <w:marBottom w:val="0"/>
                                  <w:divBdr>
                                    <w:top w:val="none" w:sz="0" w:space="0" w:color="auto"/>
                                    <w:left w:val="none" w:sz="0" w:space="0" w:color="auto"/>
                                    <w:bottom w:val="none" w:sz="0" w:space="0" w:color="auto"/>
                                    <w:right w:val="none" w:sz="0" w:space="0" w:color="auto"/>
                                  </w:divBdr>
                                  <w:divsChild>
                                    <w:div w:id="14037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35792">
                      <w:marLeft w:val="0"/>
                      <w:marRight w:val="0"/>
                      <w:marTop w:val="0"/>
                      <w:marBottom w:val="0"/>
                      <w:divBdr>
                        <w:top w:val="none" w:sz="0" w:space="0" w:color="auto"/>
                        <w:left w:val="none" w:sz="0" w:space="0" w:color="auto"/>
                        <w:bottom w:val="none" w:sz="0" w:space="0" w:color="auto"/>
                        <w:right w:val="none" w:sz="0" w:space="0" w:color="auto"/>
                      </w:divBdr>
                    </w:div>
                  </w:divsChild>
                </w:div>
                <w:div w:id="310404530">
                  <w:marLeft w:val="0"/>
                  <w:marRight w:val="0"/>
                  <w:marTop w:val="0"/>
                  <w:marBottom w:val="0"/>
                  <w:divBdr>
                    <w:top w:val="none" w:sz="0" w:space="0" w:color="auto"/>
                    <w:left w:val="none" w:sz="0" w:space="0" w:color="auto"/>
                    <w:bottom w:val="none" w:sz="0" w:space="0" w:color="auto"/>
                    <w:right w:val="none" w:sz="0" w:space="0" w:color="auto"/>
                  </w:divBdr>
                  <w:divsChild>
                    <w:div w:id="2083141016">
                      <w:marLeft w:val="0"/>
                      <w:marRight w:val="0"/>
                      <w:marTop w:val="0"/>
                      <w:marBottom w:val="0"/>
                      <w:divBdr>
                        <w:top w:val="none" w:sz="0" w:space="0" w:color="auto"/>
                        <w:left w:val="none" w:sz="0" w:space="0" w:color="auto"/>
                        <w:bottom w:val="none" w:sz="0" w:space="0" w:color="auto"/>
                        <w:right w:val="none" w:sz="0" w:space="0" w:color="auto"/>
                      </w:divBdr>
                    </w:div>
                  </w:divsChild>
                </w:div>
                <w:div w:id="387414443">
                  <w:marLeft w:val="0"/>
                  <w:marRight w:val="0"/>
                  <w:marTop w:val="0"/>
                  <w:marBottom w:val="0"/>
                  <w:divBdr>
                    <w:top w:val="none" w:sz="0" w:space="0" w:color="auto"/>
                    <w:left w:val="none" w:sz="0" w:space="0" w:color="auto"/>
                    <w:bottom w:val="none" w:sz="0" w:space="0" w:color="auto"/>
                    <w:right w:val="none" w:sz="0" w:space="0" w:color="auto"/>
                  </w:divBdr>
                  <w:divsChild>
                    <w:div w:id="430587559">
                      <w:marLeft w:val="0"/>
                      <w:marRight w:val="0"/>
                      <w:marTop w:val="0"/>
                      <w:marBottom w:val="0"/>
                      <w:divBdr>
                        <w:top w:val="none" w:sz="0" w:space="0" w:color="auto"/>
                        <w:left w:val="none" w:sz="0" w:space="0" w:color="auto"/>
                        <w:bottom w:val="none" w:sz="0" w:space="0" w:color="auto"/>
                        <w:right w:val="none" w:sz="0" w:space="0" w:color="auto"/>
                      </w:divBdr>
                    </w:div>
                  </w:divsChild>
                </w:div>
                <w:div w:id="409815263">
                  <w:marLeft w:val="0"/>
                  <w:marRight w:val="0"/>
                  <w:marTop w:val="0"/>
                  <w:marBottom w:val="0"/>
                  <w:divBdr>
                    <w:top w:val="none" w:sz="0" w:space="0" w:color="auto"/>
                    <w:left w:val="none" w:sz="0" w:space="0" w:color="auto"/>
                    <w:bottom w:val="none" w:sz="0" w:space="0" w:color="auto"/>
                    <w:right w:val="none" w:sz="0" w:space="0" w:color="auto"/>
                  </w:divBdr>
                  <w:divsChild>
                    <w:div w:id="2088456915">
                      <w:marLeft w:val="0"/>
                      <w:marRight w:val="0"/>
                      <w:marTop w:val="0"/>
                      <w:marBottom w:val="0"/>
                      <w:divBdr>
                        <w:top w:val="none" w:sz="0" w:space="0" w:color="auto"/>
                        <w:left w:val="none" w:sz="0" w:space="0" w:color="auto"/>
                        <w:bottom w:val="none" w:sz="0" w:space="0" w:color="auto"/>
                        <w:right w:val="none" w:sz="0" w:space="0" w:color="auto"/>
                      </w:divBdr>
                    </w:div>
                  </w:divsChild>
                </w:div>
                <w:div w:id="505098655">
                  <w:marLeft w:val="0"/>
                  <w:marRight w:val="0"/>
                  <w:marTop w:val="0"/>
                  <w:marBottom w:val="0"/>
                  <w:divBdr>
                    <w:top w:val="none" w:sz="0" w:space="0" w:color="auto"/>
                    <w:left w:val="none" w:sz="0" w:space="0" w:color="auto"/>
                    <w:bottom w:val="none" w:sz="0" w:space="0" w:color="auto"/>
                    <w:right w:val="none" w:sz="0" w:space="0" w:color="auto"/>
                  </w:divBdr>
                  <w:divsChild>
                    <w:div w:id="2104760175">
                      <w:marLeft w:val="0"/>
                      <w:marRight w:val="0"/>
                      <w:marTop w:val="0"/>
                      <w:marBottom w:val="0"/>
                      <w:divBdr>
                        <w:top w:val="none" w:sz="0" w:space="0" w:color="auto"/>
                        <w:left w:val="none" w:sz="0" w:space="0" w:color="auto"/>
                        <w:bottom w:val="none" w:sz="0" w:space="0" w:color="auto"/>
                        <w:right w:val="none" w:sz="0" w:space="0" w:color="auto"/>
                      </w:divBdr>
                    </w:div>
                  </w:divsChild>
                </w:div>
                <w:div w:id="680160913">
                  <w:marLeft w:val="0"/>
                  <w:marRight w:val="0"/>
                  <w:marTop w:val="0"/>
                  <w:marBottom w:val="0"/>
                  <w:divBdr>
                    <w:top w:val="none" w:sz="0" w:space="0" w:color="auto"/>
                    <w:left w:val="none" w:sz="0" w:space="0" w:color="auto"/>
                    <w:bottom w:val="none" w:sz="0" w:space="0" w:color="auto"/>
                    <w:right w:val="none" w:sz="0" w:space="0" w:color="auto"/>
                  </w:divBdr>
                  <w:divsChild>
                    <w:div w:id="35858789">
                      <w:marLeft w:val="0"/>
                      <w:marRight w:val="0"/>
                      <w:marTop w:val="0"/>
                      <w:marBottom w:val="0"/>
                      <w:divBdr>
                        <w:top w:val="none" w:sz="0" w:space="0" w:color="auto"/>
                        <w:left w:val="none" w:sz="0" w:space="0" w:color="auto"/>
                        <w:bottom w:val="none" w:sz="0" w:space="0" w:color="auto"/>
                        <w:right w:val="none" w:sz="0" w:space="0" w:color="auto"/>
                      </w:divBdr>
                    </w:div>
                  </w:divsChild>
                </w:div>
                <w:div w:id="811365808">
                  <w:marLeft w:val="0"/>
                  <w:marRight w:val="0"/>
                  <w:marTop w:val="0"/>
                  <w:marBottom w:val="0"/>
                  <w:divBdr>
                    <w:top w:val="none" w:sz="0" w:space="0" w:color="auto"/>
                    <w:left w:val="none" w:sz="0" w:space="0" w:color="auto"/>
                    <w:bottom w:val="none" w:sz="0" w:space="0" w:color="auto"/>
                    <w:right w:val="none" w:sz="0" w:space="0" w:color="auto"/>
                  </w:divBdr>
                  <w:divsChild>
                    <w:div w:id="138504171">
                      <w:marLeft w:val="0"/>
                      <w:marRight w:val="0"/>
                      <w:marTop w:val="0"/>
                      <w:marBottom w:val="0"/>
                      <w:divBdr>
                        <w:top w:val="none" w:sz="0" w:space="0" w:color="auto"/>
                        <w:left w:val="none" w:sz="0" w:space="0" w:color="auto"/>
                        <w:bottom w:val="none" w:sz="0" w:space="0" w:color="auto"/>
                        <w:right w:val="none" w:sz="0" w:space="0" w:color="auto"/>
                      </w:divBdr>
                      <w:divsChild>
                        <w:div w:id="1708287974">
                          <w:marLeft w:val="0"/>
                          <w:marRight w:val="0"/>
                          <w:marTop w:val="0"/>
                          <w:marBottom w:val="0"/>
                          <w:divBdr>
                            <w:top w:val="none" w:sz="0" w:space="0" w:color="auto"/>
                            <w:left w:val="none" w:sz="0" w:space="0" w:color="auto"/>
                            <w:bottom w:val="none" w:sz="0" w:space="0" w:color="auto"/>
                            <w:right w:val="none" w:sz="0" w:space="0" w:color="auto"/>
                          </w:divBdr>
                          <w:divsChild>
                            <w:div w:id="195389303">
                              <w:marLeft w:val="0"/>
                              <w:marRight w:val="0"/>
                              <w:marTop w:val="0"/>
                              <w:marBottom w:val="0"/>
                              <w:divBdr>
                                <w:top w:val="none" w:sz="0" w:space="0" w:color="auto"/>
                                <w:left w:val="none" w:sz="0" w:space="0" w:color="auto"/>
                                <w:bottom w:val="none" w:sz="0" w:space="0" w:color="auto"/>
                                <w:right w:val="none" w:sz="0" w:space="0" w:color="auto"/>
                              </w:divBdr>
                              <w:divsChild>
                                <w:div w:id="1479154974">
                                  <w:marLeft w:val="0"/>
                                  <w:marRight w:val="0"/>
                                  <w:marTop w:val="0"/>
                                  <w:marBottom w:val="0"/>
                                  <w:divBdr>
                                    <w:top w:val="none" w:sz="0" w:space="0" w:color="auto"/>
                                    <w:left w:val="none" w:sz="0" w:space="0" w:color="auto"/>
                                    <w:bottom w:val="none" w:sz="0" w:space="0" w:color="auto"/>
                                    <w:right w:val="none" w:sz="0" w:space="0" w:color="auto"/>
                                  </w:divBdr>
                                  <w:divsChild>
                                    <w:div w:id="6015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74141">
                      <w:marLeft w:val="0"/>
                      <w:marRight w:val="0"/>
                      <w:marTop w:val="0"/>
                      <w:marBottom w:val="0"/>
                      <w:divBdr>
                        <w:top w:val="none" w:sz="0" w:space="0" w:color="auto"/>
                        <w:left w:val="none" w:sz="0" w:space="0" w:color="auto"/>
                        <w:bottom w:val="none" w:sz="0" w:space="0" w:color="auto"/>
                        <w:right w:val="none" w:sz="0" w:space="0" w:color="auto"/>
                      </w:divBdr>
                    </w:div>
                    <w:div w:id="1565066463">
                      <w:marLeft w:val="0"/>
                      <w:marRight w:val="0"/>
                      <w:marTop w:val="0"/>
                      <w:marBottom w:val="0"/>
                      <w:divBdr>
                        <w:top w:val="none" w:sz="0" w:space="0" w:color="auto"/>
                        <w:left w:val="none" w:sz="0" w:space="0" w:color="auto"/>
                        <w:bottom w:val="none" w:sz="0" w:space="0" w:color="auto"/>
                        <w:right w:val="none" w:sz="0" w:space="0" w:color="auto"/>
                      </w:divBdr>
                      <w:divsChild>
                        <w:div w:id="1360664326">
                          <w:marLeft w:val="0"/>
                          <w:marRight w:val="0"/>
                          <w:marTop w:val="0"/>
                          <w:marBottom w:val="0"/>
                          <w:divBdr>
                            <w:top w:val="none" w:sz="0" w:space="0" w:color="auto"/>
                            <w:left w:val="none" w:sz="0" w:space="0" w:color="auto"/>
                            <w:bottom w:val="none" w:sz="0" w:space="0" w:color="auto"/>
                            <w:right w:val="none" w:sz="0" w:space="0" w:color="auto"/>
                          </w:divBdr>
                          <w:divsChild>
                            <w:div w:id="1208642573">
                              <w:marLeft w:val="0"/>
                              <w:marRight w:val="0"/>
                              <w:marTop w:val="0"/>
                              <w:marBottom w:val="0"/>
                              <w:divBdr>
                                <w:top w:val="none" w:sz="0" w:space="0" w:color="auto"/>
                                <w:left w:val="none" w:sz="0" w:space="0" w:color="auto"/>
                                <w:bottom w:val="none" w:sz="0" w:space="0" w:color="auto"/>
                                <w:right w:val="none" w:sz="0" w:space="0" w:color="auto"/>
                              </w:divBdr>
                              <w:divsChild>
                                <w:div w:id="1647903399">
                                  <w:marLeft w:val="0"/>
                                  <w:marRight w:val="0"/>
                                  <w:marTop w:val="0"/>
                                  <w:marBottom w:val="0"/>
                                  <w:divBdr>
                                    <w:top w:val="none" w:sz="0" w:space="0" w:color="auto"/>
                                    <w:left w:val="none" w:sz="0" w:space="0" w:color="auto"/>
                                    <w:bottom w:val="none" w:sz="0" w:space="0" w:color="auto"/>
                                    <w:right w:val="none" w:sz="0" w:space="0" w:color="auto"/>
                                  </w:divBdr>
                                  <w:divsChild>
                                    <w:div w:id="4395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50566">
                      <w:marLeft w:val="0"/>
                      <w:marRight w:val="0"/>
                      <w:marTop w:val="0"/>
                      <w:marBottom w:val="0"/>
                      <w:divBdr>
                        <w:top w:val="none" w:sz="0" w:space="0" w:color="auto"/>
                        <w:left w:val="none" w:sz="0" w:space="0" w:color="auto"/>
                        <w:bottom w:val="none" w:sz="0" w:space="0" w:color="auto"/>
                        <w:right w:val="none" w:sz="0" w:space="0" w:color="auto"/>
                      </w:divBdr>
                    </w:div>
                  </w:divsChild>
                </w:div>
                <w:div w:id="855581001">
                  <w:marLeft w:val="0"/>
                  <w:marRight w:val="0"/>
                  <w:marTop w:val="0"/>
                  <w:marBottom w:val="0"/>
                  <w:divBdr>
                    <w:top w:val="none" w:sz="0" w:space="0" w:color="auto"/>
                    <w:left w:val="none" w:sz="0" w:space="0" w:color="auto"/>
                    <w:bottom w:val="none" w:sz="0" w:space="0" w:color="auto"/>
                    <w:right w:val="none" w:sz="0" w:space="0" w:color="auto"/>
                  </w:divBdr>
                  <w:divsChild>
                    <w:div w:id="823163380">
                      <w:marLeft w:val="0"/>
                      <w:marRight w:val="0"/>
                      <w:marTop w:val="0"/>
                      <w:marBottom w:val="0"/>
                      <w:divBdr>
                        <w:top w:val="none" w:sz="0" w:space="0" w:color="auto"/>
                        <w:left w:val="none" w:sz="0" w:space="0" w:color="auto"/>
                        <w:bottom w:val="none" w:sz="0" w:space="0" w:color="auto"/>
                        <w:right w:val="none" w:sz="0" w:space="0" w:color="auto"/>
                      </w:divBdr>
                    </w:div>
                  </w:divsChild>
                </w:div>
                <w:div w:id="902449611">
                  <w:marLeft w:val="0"/>
                  <w:marRight w:val="0"/>
                  <w:marTop w:val="0"/>
                  <w:marBottom w:val="0"/>
                  <w:divBdr>
                    <w:top w:val="none" w:sz="0" w:space="0" w:color="auto"/>
                    <w:left w:val="none" w:sz="0" w:space="0" w:color="auto"/>
                    <w:bottom w:val="none" w:sz="0" w:space="0" w:color="auto"/>
                    <w:right w:val="none" w:sz="0" w:space="0" w:color="auto"/>
                  </w:divBdr>
                  <w:divsChild>
                    <w:div w:id="2021618868">
                      <w:marLeft w:val="0"/>
                      <w:marRight w:val="0"/>
                      <w:marTop w:val="0"/>
                      <w:marBottom w:val="0"/>
                      <w:divBdr>
                        <w:top w:val="none" w:sz="0" w:space="0" w:color="auto"/>
                        <w:left w:val="none" w:sz="0" w:space="0" w:color="auto"/>
                        <w:bottom w:val="none" w:sz="0" w:space="0" w:color="auto"/>
                        <w:right w:val="none" w:sz="0" w:space="0" w:color="auto"/>
                      </w:divBdr>
                    </w:div>
                  </w:divsChild>
                </w:div>
                <w:div w:id="958074391">
                  <w:marLeft w:val="0"/>
                  <w:marRight w:val="0"/>
                  <w:marTop w:val="0"/>
                  <w:marBottom w:val="0"/>
                  <w:divBdr>
                    <w:top w:val="none" w:sz="0" w:space="0" w:color="auto"/>
                    <w:left w:val="none" w:sz="0" w:space="0" w:color="auto"/>
                    <w:bottom w:val="none" w:sz="0" w:space="0" w:color="auto"/>
                    <w:right w:val="none" w:sz="0" w:space="0" w:color="auto"/>
                  </w:divBdr>
                  <w:divsChild>
                    <w:div w:id="227885541">
                      <w:marLeft w:val="0"/>
                      <w:marRight w:val="0"/>
                      <w:marTop w:val="0"/>
                      <w:marBottom w:val="0"/>
                      <w:divBdr>
                        <w:top w:val="none" w:sz="0" w:space="0" w:color="auto"/>
                        <w:left w:val="none" w:sz="0" w:space="0" w:color="auto"/>
                        <w:bottom w:val="none" w:sz="0" w:space="0" w:color="auto"/>
                        <w:right w:val="none" w:sz="0" w:space="0" w:color="auto"/>
                      </w:divBdr>
                    </w:div>
                    <w:div w:id="274753210">
                      <w:marLeft w:val="0"/>
                      <w:marRight w:val="0"/>
                      <w:marTop w:val="0"/>
                      <w:marBottom w:val="0"/>
                      <w:divBdr>
                        <w:top w:val="none" w:sz="0" w:space="0" w:color="auto"/>
                        <w:left w:val="none" w:sz="0" w:space="0" w:color="auto"/>
                        <w:bottom w:val="none" w:sz="0" w:space="0" w:color="auto"/>
                        <w:right w:val="none" w:sz="0" w:space="0" w:color="auto"/>
                      </w:divBdr>
                      <w:divsChild>
                        <w:div w:id="1791316838">
                          <w:marLeft w:val="0"/>
                          <w:marRight w:val="0"/>
                          <w:marTop w:val="0"/>
                          <w:marBottom w:val="0"/>
                          <w:divBdr>
                            <w:top w:val="none" w:sz="0" w:space="0" w:color="auto"/>
                            <w:left w:val="none" w:sz="0" w:space="0" w:color="auto"/>
                            <w:bottom w:val="none" w:sz="0" w:space="0" w:color="auto"/>
                            <w:right w:val="none" w:sz="0" w:space="0" w:color="auto"/>
                          </w:divBdr>
                          <w:divsChild>
                            <w:div w:id="615914257">
                              <w:marLeft w:val="0"/>
                              <w:marRight w:val="0"/>
                              <w:marTop w:val="0"/>
                              <w:marBottom w:val="0"/>
                              <w:divBdr>
                                <w:top w:val="none" w:sz="0" w:space="0" w:color="auto"/>
                                <w:left w:val="none" w:sz="0" w:space="0" w:color="auto"/>
                                <w:bottom w:val="none" w:sz="0" w:space="0" w:color="auto"/>
                                <w:right w:val="none" w:sz="0" w:space="0" w:color="auto"/>
                              </w:divBdr>
                              <w:divsChild>
                                <w:div w:id="1923251597">
                                  <w:marLeft w:val="0"/>
                                  <w:marRight w:val="0"/>
                                  <w:marTop w:val="0"/>
                                  <w:marBottom w:val="0"/>
                                  <w:divBdr>
                                    <w:top w:val="none" w:sz="0" w:space="0" w:color="auto"/>
                                    <w:left w:val="none" w:sz="0" w:space="0" w:color="auto"/>
                                    <w:bottom w:val="none" w:sz="0" w:space="0" w:color="auto"/>
                                    <w:right w:val="none" w:sz="0" w:space="0" w:color="auto"/>
                                  </w:divBdr>
                                  <w:divsChild>
                                    <w:div w:id="12738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85605">
                      <w:marLeft w:val="0"/>
                      <w:marRight w:val="0"/>
                      <w:marTop w:val="0"/>
                      <w:marBottom w:val="0"/>
                      <w:divBdr>
                        <w:top w:val="none" w:sz="0" w:space="0" w:color="auto"/>
                        <w:left w:val="none" w:sz="0" w:space="0" w:color="auto"/>
                        <w:bottom w:val="none" w:sz="0" w:space="0" w:color="auto"/>
                        <w:right w:val="none" w:sz="0" w:space="0" w:color="auto"/>
                      </w:divBdr>
                      <w:divsChild>
                        <w:div w:id="987824396">
                          <w:marLeft w:val="0"/>
                          <w:marRight w:val="0"/>
                          <w:marTop w:val="0"/>
                          <w:marBottom w:val="0"/>
                          <w:divBdr>
                            <w:top w:val="none" w:sz="0" w:space="0" w:color="auto"/>
                            <w:left w:val="none" w:sz="0" w:space="0" w:color="auto"/>
                            <w:bottom w:val="none" w:sz="0" w:space="0" w:color="auto"/>
                            <w:right w:val="none" w:sz="0" w:space="0" w:color="auto"/>
                          </w:divBdr>
                          <w:divsChild>
                            <w:div w:id="1998992466">
                              <w:marLeft w:val="0"/>
                              <w:marRight w:val="0"/>
                              <w:marTop w:val="0"/>
                              <w:marBottom w:val="0"/>
                              <w:divBdr>
                                <w:top w:val="none" w:sz="0" w:space="0" w:color="auto"/>
                                <w:left w:val="none" w:sz="0" w:space="0" w:color="auto"/>
                                <w:bottom w:val="none" w:sz="0" w:space="0" w:color="auto"/>
                                <w:right w:val="none" w:sz="0" w:space="0" w:color="auto"/>
                              </w:divBdr>
                              <w:divsChild>
                                <w:div w:id="1189181648">
                                  <w:marLeft w:val="0"/>
                                  <w:marRight w:val="0"/>
                                  <w:marTop w:val="0"/>
                                  <w:marBottom w:val="0"/>
                                  <w:divBdr>
                                    <w:top w:val="none" w:sz="0" w:space="0" w:color="auto"/>
                                    <w:left w:val="none" w:sz="0" w:space="0" w:color="auto"/>
                                    <w:bottom w:val="none" w:sz="0" w:space="0" w:color="auto"/>
                                    <w:right w:val="none" w:sz="0" w:space="0" w:color="auto"/>
                                  </w:divBdr>
                                  <w:divsChild>
                                    <w:div w:id="2785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83112">
                      <w:marLeft w:val="0"/>
                      <w:marRight w:val="0"/>
                      <w:marTop w:val="0"/>
                      <w:marBottom w:val="0"/>
                      <w:divBdr>
                        <w:top w:val="none" w:sz="0" w:space="0" w:color="auto"/>
                        <w:left w:val="none" w:sz="0" w:space="0" w:color="auto"/>
                        <w:bottom w:val="none" w:sz="0" w:space="0" w:color="auto"/>
                        <w:right w:val="none" w:sz="0" w:space="0" w:color="auto"/>
                      </w:divBdr>
                    </w:div>
                    <w:div w:id="1833449257">
                      <w:marLeft w:val="0"/>
                      <w:marRight w:val="0"/>
                      <w:marTop w:val="0"/>
                      <w:marBottom w:val="0"/>
                      <w:divBdr>
                        <w:top w:val="none" w:sz="0" w:space="0" w:color="auto"/>
                        <w:left w:val="none" w:sz="0" w:space="0" w:color="auto"/>
                        <w:bottom w:val="none" w:sz="0" w:space="0" w:color="auto"/>
                        <w:right w:val="none" w:sz="0" w:space="0" w:color="auto"/>
                      </w:divBdr>
                    </w:div>
                  </w:divsChild>
                </w:div>
                <w:div w:id="961692424">
                  <w:marLeft w:val="0"/>
                  <w:marRight w:val="0"/>
                  <w:marTop w:val="0"/>
                  <w:marBottom w:val="0"/>
                  <w:divBdr>
                    <w:top w:val="none" w:sz="0" w:space="0" w:color="auto"/>
                    <w:left w:val="none" w:sz="0" w:space="0" w:color="auto"/>
                    <w:bottom w:val="none" w:sz="0" w:space="0" w:color="auto"/>
                    <w:right w:val="none" w:sz="0" w:space="0" w:color="auto"/>
                  </w:divBdr>
                  <w:divsChild>
                    <w:div w:id="954408687">
                      <w:marLeft w:val="0"/>
                      <w:marRight w:val="0"/>
                      <w:marTop w:val="0"/>
                      <w:marBottom w:val="0"/>
                      <w:divBdr>
                        <w:top w:val="none" w:sz="0" w:space="0" w:color="auto"/>
                        <w:left w:val="none" w:sz="0" w:space="0" w:color="auto"/>
                        <w:bottom w:val="none" w:sz="0" w:space="0" w:color="auto"/>
                        <w:right w:val="none" w:sz="0" w:space="0" w:color="auto"/>
                      </w:divBdr>
                    </w:div>
                  </w:divsChild>
                </w:div>
                <w:div w:id="972322531">
                  <w:marLeft w:val="0"/>
                  <w:marRight w:val="0"/>
                  <w:marTop w:val="0"/>
                  <w:marBottom w:val="0"/>
                  <w:divBdr>
                    <w:top w:val="none" w:sz="0" w:space="0" w:color="auto"/>
                    <w:left w:val="none" w:sz="0" w:space="0" w:color="auto"/>
                    <w:bottom w:val="none" w:sz="0" w:space="0" w:color="auto"/>
                    <w:right w:val="none" w:sz="0" w:space="0" w:color="auto"/>
                  </w:divBdr>
                  <w:divsChild>
                    <w:div w:id="2009936968">
                      <w:marLeft w:val="0"/>
                      <w:marRight w:val="0"/>
                      <w:marTop w:val="0"/>
                      <w:marBottom w:val="0"/>
                      <w:divBdr>
                        <w:top w:val="none" w:sz="0" w:space="0" w:color="auto"/>
                        <w:left w:val="none" w:sz="0" w:space="0" w:color="auto"/>
                        <w:bottom w:val="none" w:sz="0" w:space="0" w:color="auto"/>
                        <w:right w:val="none" w:sz="0" w:space="0" w:color="auto"/>
                      </w:divBdr>
                    </w:div>
                  </w:divsChild>
                </w:div>
                <w:div w:id="993221979">
                  <w:marLeft w:val="0"/>
                  <w:marRight w:val="0"/>
                  <w:marTop w:val="0"/>
                  <w:marBottom w:val="0"/>
                  <w:divBdr>
                    <w:top w:val="none" w:sz="0" w:space="0" w:color="auto"/>
                    <w:left w:val="none" w:sz="0" w:space="0" w:color="auto"/>
                    <w:bottom w:val="none" w:sz="0" w:space="0" w:color="auto"/>
                    <w:right w:val="none" w:sz="0" w:space="0" w:color="auto"/>
                  </w:divBdr>
                  <w:divsChild>
                    <w:div w:id="1897619130">
                      <w:marLeft w:val="0"/>
                      <w:marRight w:val="0"/>
                      <w:marTop w:val="0"/>
                      <w:marBottom w:val="0"/>
                      <w:divBdr>
                        <w:top w:val="none" w:sz="0" w:space="0" w:color="auto"/>
                        <w:left w:val="none" w:sz="0" w:space="0" w:color="auto"/>
                        <w:bottom w:val="none" w:sz="0" w:space="0" w:color="auto"/>
                        <w:right w:val="none" w:sz="0" w:space="0" w:color="auto"/>
                      </w:divBdr>
                    </w:div>
                  </w:divsChild>
                </w:div>
                <w:div w:id="1066875368">
                  <w:marLeft w:val="0"/>
                  <w:marRight w:val="0"/>
                  <w:marTop w:val="0"/>
                  <w:marBottom w:val="0"/>
                  <w:divBdr>
                    <w:top w:val="none" w:sz="0" w:space="0" w:color="auto"/>
                    <w:left w:val="none" w:sz="0" w:space="0" w:color="auto"/>
                    <w:bottom w:val="none" w:sz="0" w:space="0" w:color="auto"/>
                    <w:right w:val="none" w:sz="0" w:space="0" w:color="auto"/>
                  </w:divBdr>
                  <w:divsChild>
                    <w:div w:id="522016766">
                      <w:marLeft w:val="0"/>
                      <w:marRight w:val="0"/>
                      <w:marTop w:val="0"/>
                      <w:marBottom w:val="0"/>
                      <w:divBdr>
                        <w:top w:val="none" w:sz="0" w:space="0" w:color="auto"/>
                        <w:left w:val="none" w:sz="0" w:space="0" w:color="auto"/>
                        <w:bottom w:val="none" w:sz="0" w:space="0" w:color="auto"/>
                        <w:right w:val="none" w:sz="0" w:space="0" w:color="auto"/>
                      </w:divBdr>
                    </w:div>
                  </w:divsChild>
                </w:div>
                <w:div w:id="1286808897">
                  <w:marLeft w:val="0"/>
                  <w:marRight w:val="0"/>
                  <w:marTop w:val="0"/>
                  <w:marBottom w:val="0"/>
                  <w:divBdr>
                    <w:top w:val="none" w:sz="0" w:space="0" w:color="auto"/>
                    <w:left w:val="none" w:sz="0" w:space="0" w:color="auto"/>
                    <w:bottom w:val="none" w:sz="0" w:space="0" w:color="auto"/>
                    <w:right w:val="none" w:sz="0" w:space="0" w:color="auto"/>
                  </w:divBdr>
                  <w:divsChild>
                    <w:div w:id="1167985693">
                      <w:marLeft w:val="0"/>
                      <w:marRight w:val="0"/>
                      <w:marTop w:val="0"/>
                      <w:marBottom w:val="0"/>
                      <w:divBdr>
                        <w:top w:val="none" w:sz="0" w:space="0" w:color="auto"/>
                        <w:left w:val="none" w:sz="0" w:space="0" w:color="auto"/>
                        <w:bottom w:val="none" w:sz="0" w:space="0" w:color="auto"/>
                        <w:right w:val="none" w:sz="0" w:space="0" w:color="auto"/>
                      </w:divBdr>
                    </w:div>
                  </w:divsChild>
                </w:div>
                <w:div w:id="1436826985">
                  <w:marLeft w:val="0"/>
                  <w:marRight w:val="0"/>
                  <w:marTop w:val="0"/>
                  <w:marBottom w:val="0"/>
                  <w:divBdr>
                    <w:top w:val="none" w:sz="0" w:space="0" w:color="auto"/>
                    <w:left w:val="none" w:sz="0" w:space="0" w:color="auto"/>
                    <w:bottom w:val="none" w:sz="0" w:space="0" w:color="auto"/>
                    <w:right w:val="none" w:sz="0" w:space="0" w:color="auto"/>
                  </w:divBdr>
                  <w:divsChild>
                    <w:div w:id="938828399">
                      <w:marLeft w:val="0"/>
                      <w:marRight w:val="0"/>
                      <w:marTop w:val="0"/>
                      <w:marBottom w:val="0"/>
                      <w:divBdr>
                        <w:top w:val="none" w:sz="0" w:space="0" w:color="auto"/>
                        <w:left w:val="none" w:sz="0" w:space="0" w:color="auto"/>
                        <w:bottom w:val="none" w:sz="0" w:space="0" w:color="auto"/>
                        <w:right w:val="none" w:sz="0" w:space="0" w:color="auto"/>
                      </w:divBdr>
                    </w:div>
                  </w:divsChild>
                </w:div>
                <w:div w:id="1595089155">
                  <w:marLeft w:val="0"/>
                  <w:marRight w:val="0"/>
                  <w:marTop w:val="0"/>
                  <w:marBottom w:val="0"/>
                  <w:divBdr>
                    <w:top w:val="none" w:sz="0" w:space="0" w:color="auto"/>
                    <w:left w:val="none" w:sz="0" w:space="0" w:color="auto"/>
                    <w:bottom w:val="none" w:sz="0" w:space="0" w:color="auto"/>
                    <w:right w:val="none" w:sz="0" w:space="0" w:color="auto"/>
                  </w:divBdr>
                  <w:divsChild>
                    <w:div w:id="382481446">
                      <w:marLeft w:val="0"/>
                      <w:marRight w:val="0"/>
                      <w:marTop w:val="0"/>
                      <w:marBottom w:val="0"/>
                      <w:divBdr>
                        <w:top w:val="none" w:sz="0" w:space="0" w:color="auto"/>
                        <w:left w:val="none" w:sz="0" w:space="0" w:color="auto"/>
                        <w:bottom w:val="none" w:sz="0" w:space="0" w:color="auto"/>
                        <w:right w:val="none" w:sz="0" w:space="0" w:color="auto"/>
                      </w:divBdr>
                      <w:divsChild>
                        <w:div w:id="128088100">
                          <w:marLeft w:val="0"/>
                          <w:marRight w:val="0"/>
                          <w:marTop w:val="0"/>
                          <w:marBottom w:val="0"/>
                          <w:divBdr>
                            <w:top w:val="none" w:sz="0" w:space="0" w:color="auto"/>
                            <w:left w:val="none" w:sz="0" w:space="0" w:color="auto"/>
                            <w:bottom w:val="none" w:sz="0" w:space="0" w:color="auto"/>
                            <w:right w:val="none" w:sz="0" w:space="0" w:color="auto"/>
                          </w:divBdr>
                          <w:divsChild>
                            <w:div w:id="1242257121">
                              <w:marLeft w:val="0"/>
                              <w:marRight w:val="0"/>
                              <w:marTop w:val="0"/>
                              <w:marBottom w:val="0"/>
                              <w:divBdr>
                                <w:top w:val="none" w:sz="0" w:space="0" w:color="auto"/>
                                <w:left w:val="none" w:sz="0" w:space="0" w:color="auto"/>
                                <w:bottom w:val="none" w:sz="0" w:space="0" w:color="auto"/>
                                <w:right w:val="none" w:sz="0" w:space="0" w:color="auto"/>
                              </w:divBdr>
                              <w:divsChild>
                                <w:div w:id="1671522743">
                                  <w:marLeft w:val="0"/>
                                  <w:marRight w:val="0"/>
                                  <w:marTop w:val="0"/>
                                  <w:marBottom w:val="0"/>
                                  <w:divBdr>
                                    <w:top w:val="none" w:sz="0" w:space="0" w:color="auto"/>
                                    <w:left w:val="none" w:sz="0" w:space="0" w:color="auto"/>
                                    <w:bottom w:val="none" w:sz="0" w:space="0" w:color="auto"/>
                                    <w:right w:val="none" w:sz="0" w:space="0" w:color="auto"/>
                                  </w:divBdr>
                                  <w:divsChild>
                                    <w:div w:id="8258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052528">
                      <w:marLeft w:val="0"/>
                      <w:marRight w:val="0"/>
                      <w:marTop w:val="0"/>
                      <w:marBottom w:val="0"/>
                      <w:divBdr>
                        <w:top w:val="none" w:sz="0" w:space="0" w:color="auto"/>
                        <w:left w:val="none" w:sz="0" w:space="0" w:color="auto"/>
                        <w:bottom w:val="none" w:sz="0" w:space="0" w:color="auto"/>
                        <w:right w:val="none" w:sz="0" w:space="0" w:color="auto"/>
                      </w:divBdr>
                    </w:div>
                    <w:div w:id="948007261">
                      <w:marLeft w:val="0"/>
                      <w:marRight w:val="0"/>
                      <w:marTop w:val="0"/>
                      <w:marBottom w:val="0"/>
                      <w:divBdr>
                        <w:top w:val="none" w:sz="0" w:space="0" w:color="auto"/>
                        <w:left w:val="none" w:sz="0" w:space="0" w:color="auto"/>
                        <w:bottom w:val="none" w:sz="0" w:space="0" w:color="auto"/>
                        <w:right w:val="none" w:sz="0" w:space="0" w:color="auto"/>
                      </w:divBdr>
                    </w:div>
                    <w:div w:id="1241136308">
                      <w:marLeft w:val="0"/>
                      <w:marRight w:val="0"/>
                      <w:marTop w:val="0"/>
                      <w:marBottom w:val="0"/>
                      <w:divBdr>
                        <w:top w:val="none" w:sz="0" w:space="0" w:color="auto"/>
                        <w:left w:val="none" w:sz="0" w:space="0" w:color="auto"/>
                        <w:bottom w:val="none" w:sz="0" w:space="0" w:color="auto"/>
                        <w:right w:val="none" w:sz="0" w:space="0" w:color="auto"/>
                      </w:divBdr>
                      <w:divsChild>
                        <w:div w:id="2063598437">
                          <w:marLeft w:val="0"/>
                          <w:marRight w:val="0"/>
                          <w:marTop w:val="0"/>
                          <w:marBottom w:val="0"/>
                          <w:divBdr>
                            <w:top w:val="none" w:sz="0" w:space="0" w:color="auto"/>
                            <w:left w:val="none" w:sz="0" w:space="0" w:color="auto"/>
                            <w:bottom w:val="none" w:sz="0" w:space="0" w:color="auto"/>
                            <w:right w:val="none" w:sz="0" w:space="0" w:color="auto"/>
                          </w:divBdr>
                          <w:divsChild>
                            <w:div w:id="1335717739">
                              <w:marLeft w:val="0"/>
                              <w:marRight w:val="0"/>
                              <w:marTop w:val="0"/>
                              <w:marBottom w:val="0"/>
                              <w:divBdr>
                                <w:top w:val="none" w:sz="0" w:space="0" w:color="auto"/>
                                <w:left w:val="none" w:sz="0" w:space="0" w:color="auto"/>
                                <w:bottom w:val="none" w:sz="0" w:space="0" w:color="auto"/>
                                <w:right w:val="none" w:sz="0" w:space="0" w:color="auto"/>
                              </w:divBdr>
                              <w:divsChild>
                                <w:div w:id="1099057703">
                                  <w:marLeft w:val="0"/>
                                  <w:marRight w:val="0"/>
                                  <w:marTop w:val="0"/>
                                  <w:marBottom w:val="0"/>
                                  <w:divBdr>
                                    <w:top w:val="none" w:sz="0" w:space="0" w:color="auto"/>
                                    <w:left w:val="none" w:sz="0" w:space="0" w:color="auto"/>
                                    <w:bottom w:val="none" w:sz="0" w:space="0" w:color="auto"/>
                                    <w:right w:val="none" w:sz="0" w:space="0" w:color="auto"/>
                                  </w:divBdr>
                                  <w:divsChild>
                                    <w:div w:id="13151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70001">
                      <w:marLeft w:val="0"/>
                      <w:marRight w:val="0"/>
                      <w:marTop w:val="0"/>
                      <w:marBottom w:val="0"/>
                      <w:divBdr>
                        <w:top w:val="none" w:sz="0" w:space="0" w:color="auto"/>
                        <w:left w:val="none" w:sz="0" w:space="0" w:color="auto"/>
                        <w:bottom w:val="none" w:sz="0" w:space="0" w:color="auto"/>
                        <w:right w:val="none" w:sz="0" w:space="0" w:color="auto"/>
                      </w:divBdr>
                    </w:div>
                  </w:divsChild>
                </w:div>
                <w:div w:id="1601794277">
                  <w:marLeft w:val="0"/>
                  <w:marRight w:val="0"/>
                  <w:marTop w:val="0"/>
                  <w:marBottom w:val="0"/>
                  <w:divBdr>
                    <w:top w:val="none" w:sz="0" w:space="0" w:color="auto"/>
                    <w:left w:val="none" w:sz="0" w:space="0" w:color="auto"/>
                    <w:bottom w:val="none" w:sz="0" w:space="0" w:color="auto"/>
                    <w:right w:val="none" w:sz="0" w:space="0" w:color="auto"/>
                  </w:divBdr>
                  <w:divsChild>
                    <w:div w:id="1990087912">
                      <w:marLeft w:val="0"/>
                      <w:marRight w:val="0"/>
                      <w:marTop w:val="0"/>
                      <w:marBottom w:val="0"/>
                      <w:divBdr>
                        <w:top w:val="none" w:sz="0" w:space="0" w:color="auto"/>
                        <w:left w:val="none" w:sz="0" w:space="0" w:color="auto"/>
                        <w:bottom w:val="none" w:sz="0" w:space="0" w:color="auto"/>
                        <w:right w:val="none" w:sz="0" w:space="0" w:color="auto"/>
                      </w:divBdr>
                    </w:div>
                  </w:divsChild>
                </w:div>
                <w:div w:id="1700206798">
                  <w:marLeft w:val="0"/>
                  <w:marRight w:val="0"/>
                  <w:marTop w:val="0"/>
                  <w:marBottom w:val="0"/>
                  <w:divBdr>
                    <w:top w:val="none" w:sz="0" w:space="0" w:color="auto"/>
                    <w:left w:val="none" w:sz="0" w:space="0" w:color="auto"/>
                    <w:bottom w:val="none" w:sz="0" w:space="0" w:color="auto"/>
                    <w:right w:val="none" w:sz="0" w:space="0" w:color="auto"/>
                  </w:divBdr>
                  <w:divsChild>
                    <w:div w:id="463232633">
                      <w:marLeft w:val="0"/>
                      <w:marRight w:val="0"/>
                      <w:marTop w:val="0"/>
                      <w:marBottom w:val="0"/>
                      <w:divBdr>
                        <w:top w:val="none" w:sz="0" w:space="0" w:color="auto"/>
                        <w:left w:val="none" w:sz="0" w:space="0" w:color="auto"/>
                        <w:bottom w:val="none" w:sz="0" w:space="0" w:color="auto"/>
                        <w:right w:val="none" w:sz="0" w:space="0" w:color="auto"/>
                      </w:divBdr>
                    </w:div>
                  </w:divsChild>
                </w:div>
                <w:div w:id="1922526332">
                  <w:marLeft w:val="0"/>
                  <w:marRight w:val="0"/>
                  <w:marTop w:val="0"/>
                  <w:marBottom w:val="0"/>
                  <w:divBdr>
                    <w:top w:val="none" w:sz="0" w:space="0" w:color="auto"/>
                    <w:left w:val="none" w:sz="0" w:space="0" w:color="auto"/>
                    <w:bottom w:val="none" w:sz="0" w:space="0" w:color="auto"/>
                    <w:right w:val="none" w:sz="0" w:space="0" w:color="auto"/>
                  </w:divBdr>
                  <w:divsChild>
                    <w:div w:id="1629973514">
                      <w:marLeft w:val="0"/>
                      <w:marRight w:val="0"/>
                      <w:marTop w:val="0"/>
                      <w:marBottom w:val="0"/>
                      <w:divBdr>
                        <w:top w:val="none" w:sz="0" w:space="0" w:color="auto"/>
                        <w:left w:val="none" w:sz="0" w:space="0" w:color="auto"/>
                        <w:bottom w:val="none" w:sz="0" w:space="0" w:color="auto"/>
                        <w:right w:val="none" w:sz="0" w:space="0" w:color="auto"/>
                      </w:divBdr>
                    </w:div>
                  </w:divsChild>
                </w:div>
                <w:div w:id="2135630719">
                  <w:marLeft w:val="0"/>
                  <w:marRight w:val="0"/>
                  <w:marTop w:val="0"/>
                  <w:marBottom w:val="0"/>
                  <w:divBdr>
                    <w:top w:val="none" w:sz="0" w:space="0" w:color="auto"/>
                    <w:left w:val="none" w:sz="0" w:space="0" w:color="auto"/>
                    <w:bottom w:val="none" w:sz="0" w:space="0" w:color="auto"/>
                    <w:right w:val="none" w:sz="0" w:space="0" w:color="auto"/>
                  </w:divBdr>
                  <w:divsChild>
                    <w:div w:id="12927000">
                      <w:marLeft w:val="0"/>
                      <w:marRight w:val="0"/>
                      <w:marTop w:val="0"/>
                      <w:marBottom w:val="0"/>
                      <w:divBdr>
                        <w:top w:val="none" w:sz="0" w:space="0" w:color="auto"/>
                        <w:left w:val="none" w:sz="0" w:space="0" w:color="auto"/>
                        <w:bottom w:val="none" w:sz="0" w:space="0" w:color="auto"/>
                        <w:right w:val="none" w:sz="0" w:space="0" w:color="auto"/>
                      </w:divBdr>
                      <w:divsChild>
                        <w:div w:id="586963544">
                          <w:marLeft w:val="0"/>
                          <w:marRight w:val="0"/>
                          <w:marTop w:val="0"/>
                          <w:marBottom w:val="0"/>
                          <w:divBdr>
                            <w:top w:val="none" w:sz="0" w:space="0" w:color="auto"/>
                            <w:left w:val="none" w:sz="0" w:space="0" w:color="auto"/>
                            <w:bottom w:val="none" w:sz="0" w:space="0" w:color="auto"/>
                            <w:right w:val="none" w:sz="0" w:space="0" w:color="auto"/>
                          </w:divBdr>
                          <w:divsChild>
                            <w:div w:id="1566911168">
                              <w:marLeft w:val="0"/>
                              <w:marRight w:val="0"/>
                              <w:marTop w:val="0"/>
                              <w:marBottom w:val="0"/>
                              <w:divBdr>
                                <w:top w:val="none" w:sz="0" w:space="0" w:color="auto"/>
                                <w:left w:val="none" w:sz="0" w:space="0" w:color="auto"/>
                                <w:bottom w:val="none" w:sz="0" w:space="0" w:color="auto"/>
                                <w:right w:val="none" w:sz="0" w:space="0" w:color="auto"/>
                              </w:divBdr>
                              <w:divsChild>
                                <w:div w:id="709651823">
                                  <w:marLeft w:val="0"/>
                                  <w:marRight w:val="0"/>
                                  <w:marTop w:val="0"/>
                                  <w:marBottom w:val="0"/>
                                  <w:divBdr>
                                    <w:top w:val="none" w:sz="0" w:space="0" w:color="auto"/>
                                    <w:left w:val="none" w:sz="0" w:space="0" w:color="auto"/>
                                    <w:bottom w:val="none" w:sz="0" w:space="0" w:color="auto"/>
                                    <w:right w:val="none" w:sz="0" w:space="0" w:color="auto"/>
                                  </w:divBdr>
                                  <w:divsChild>
                                    <w:div w:id="4785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0004">
                      <w:marLeft w:val="0"/>
                      <w:marRight w:val="0"/>
                      <w:marTop w:val="0"/>
                      <w:marBottom w:val="0"/>
                      <w:divBdr>
                        <w:top w:val="none" w:sz="0" w:space="0" w:color="auto"/>
                        <w:left w:val="none" w:sz="0" w:space="0" w:color="auto"/>
                        <w:bottom w:val="none" w:sz="0" w:space="0" w:color="auto"/>
                        <w:right w:val="none" w:sz="0" w:space="0" w:color="auto"/>
                      </w:divBdr>
                    </w:div>
                    <w:div w:id="269629905">
                      <w:marLeft w:val="0"/>
                      <w:marRight w:val="0"/>
                      <w:marTop w:val="0"/>
                      <w:marBottom w:val="0"/>
                      <w:divBdr>
                        <w:top w:val="none" w:sz="0" w:space="0" w:color="auto"/>
                        <w:left w:val="none" w:sz="0" w:space="0" w:color="auto"/>
                        <w:bottom w:val="none" w:sz="0" w:space="0" w:color="auto"/>
                        <w:right w:val="none" w:sz="0" w:space="0" w:color="auto"/>
                      </w:divBdr>
                    </w:div>
                    <w:div w:id="1613055235">
                      <w:marLeft w:val="0"/>
                      <w:marRight w:val="0"/>
                      <w:marTop w:val="0"/>
                      <w:marBottom w:val="0"/>
                      <w:divBdr>
                        <w:top w:val="none" w:sz="0" w:space="0" w:color="auto"/>
                        <w:left w:val="none" w:sz="0" w:space="0" w:color="auto"/>
                        <w:bottom w:val="none" w:sz="0" w:space="0" w:color="auto"/>
                        <w:right w:val="none" w:sz="0" w:space="0" w:color="auto"/>
                      </w:divBdr>
                      <w:divsChild>
                        <w:div w:id="1528132255">
                          <w:marLeft w:val="0"/>
                          <w:marRight w:val="0"/>
                          <w:marTop w:val="0"/>
                          <w:marBottom w:val="0"/>
                          <w:divBdr>
                            <w:top w:val="none" w:sz="0" w:space="0" w:color="auto"/>
                            <w:left w:val="none" w:sz="0" w:space="0" w:color="auto"/>
                            <w:bottom w:val="none" w:sz="0" w:space="0" w:color="auto"/>
                            <w:right w:val="none" w:sz="0" w:space="0" w:color="auto"/>
                          </w:divBdr>
                          <w:divsChild>
                            <w:div w:id="883952806">
                              <w:marLeft w:val="0"/>
                              <w:marRight w:val="0"/>
                              <w:marTop w:val="0"/>
                              <w:marBottom w:val="0"/>
                              <w:divBdr>
                                <w:top w:val="none" w:sz="0" w:space="0" w:color="auto"/>
                                <w:left w:val="none" w:sz="0" w:space="0" w:color="auto"/>
                                <w:bottom w:val="none" w:sz="0" w:space="0" w:color="auto"/>
                                <w:right w:val="none" w:sz="0" w:space="0" w:color="auto"/>
                              </w:divBdr>
                              <w:divsChild>
                                <w:div w:id="2050835916">
                                  <w:marLeft w:val="0"/>
                                  <w:marRight w:val="0"/>
                                  <w:marTop w:val="0"/>
                                  <w:marBottom w:val="0"/>
                                  <w:divBdr>
                                    <w:top w:val="none" w:sz="0" w:space="0" w:color="auto"/>
                                    <w:left w:val="none" w:sz="0" w:space="0" w:color="auto"/>
                                    <w:bottom w:val="none" w:sz="0" w:space="0" w:color="auto"/>
                                    <w:right w:val="none" w:sz="0" w:space="0" w:color="auto"/>
                                  </w:divBdr>
                                  <w:divsChild>
                                    <w:div w:id="8529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2910">
          <w:marLeft w:val="0"/>
          <w:marRight w:val="0"/>
          <w:marTop w:val="0"/>
          <w:marBottom w:val="0"/>
          <w:divBdr>
            <w:top w:val="none" w:sz="0" w:space="0" w:color="auto"/>
            <w:left w:val="none" w:sz="0" w:space="0" w:color="auto"/>
            <w:bottom w:val="none" w:sz="0" w:space="0" w:color="auto"/>
            <w:right w:val="none" w:sz="0" w:space="0" w:color="auto"/>
          </w:divBdr>
        </w:div>
        <w:div w:id="1153369104">
          <w:marLeft w:val="0"/>
          <w:marRight w:val="0"/>
          <w:marTop w:val="0"/>
          <w:marBottom w:val="0"/>
          <w:divBdr>
            <w:top w:val="none" w:sz="0" w:space="0" w:color="auto"/>
            <w:left w:val="none" w:sz="0" w:space="0" w:color="auto"/>
            <w:bottom w:val="none" w:sz="0" w:space="0" w:color="auto"/>
            <w:right w:val="none" w:sz="0" w:space="0" w:color="auto"/>
          </w:divBdr>
        </w:div>
        <w:div w:id="1184200018">
          <w:marLeft w:val="0"/>
          <w:marRight w:val="0"/>
          <w:marTop w:val="0"/>
          <w:marBottom w:val="0"/>
          <w:divBdr>
            <w:top w:val="none" w:sz="0" w:space="0" w:color="auto"/>
            <w:left w:val="none" w:sz="0" w:space="0" w:color="auto"/>
            <w:bottom w:val="none" w:sz="0" w:space="0" w:color="auto"/>
            <w:right w:val="none" w:sz="0" w:space="0" w:color="auto"/>
          </w:divBdr>
        </w:div>
        <w:div w:id="1235817189">
          <w:marLeft w:val="0"/>
          <w:marRight w:val="0"/>
          <w:marTop w:val="0"/>
          <w:marBottom w:val="0"/>
          <w:divBdr>
            <w:top w:val="none" w:sz="0" w:space="0" w:color="auto"/>
            <w:left w:val="none" w:sz="0" w:space="0" w:color="auto"/>
            <w:bottom w:val="none" w:sz="0" w:space="0" w:color="auto"/>
            <w:right w:val="none" w:sz="0" w:space="0" w:color="auto"/>
          </w:divBdr>
        </w:div>
        <w:div w:id="1246494810">
          <w:marLeft w:val="0"/>
          <w:marRight w:val="0"/>
          <w:marTop w:val="0"/>
          <w:marBottom w:val="0"/>
          <w:divBdr>
            <w:top w:val="none" w:sz="0" w:space="0" w:color="auto"/>
            <w:left w:val="none" w:sz="0" w:space="0" w:color="auto"/>
            <w:bottom w:val="none" w:sz="0" w:space="0" w:color="auto"/>
            <w:right w:val="none" w:sz="0" w:space="0" w:color="auto"/>
          </w:divBdr>
        </w:div>
        <w:div w:id="1269123711">
          <w:marLeft w:val="0"/>
          <w:marRight w:val="0"/>
          <w:marTop w:val="0"/>
          <w:marBottom w:val="0"/>
          <w:divBdr>
            <w:top w:val="none" w:sz="0" w:space="0" w:color="auto"/>
            <w:left w:val="none" w:sz="0" w:space="0" w:color="auto"/>
            <w:bottom w:val="none" w:sz="0" w:space="0" w:color="auto"/>
            <w:right w:val="none" w:sz="0" w:space="0" w:color="auto"/>
          </w:divBdr>
        </w:div>
        <w:div w:id="1280990226">
          <w:marLeft w:val="0"/>
          <w:marRight w:val="0"/>
          <w:marTop w:val="0"/>
          <w:marBottom w:val="0"/>
          <w:divBdr>
            <w:top w:val="none" w:sz="0" w:space="0" w:color="auto"/>
            <w:left w:val="none" w:sz="0" w:space="0" w:color="auto"/>
            <w:bottom w:val="none" w:sz="0" w:space="0" w:color="auto"/>
            <w:right w:val="none" w:sz="0" w:space="0" w:color="auto"/>
          </w:divBdr>
        </w:div>
        <w:div w:id="1286472070">
          <w:marLeft w:val="0"/>
          <w:marRight w:val="0"/>
          <w:marTop w:val="0"/>
          <w:marBottom w:val="0"/>
          <w:divBdr>
            <w:top w:val="none" w:sz="0" w:space="0" w:color="auto"/>
            <w:left w:val="none" w:sz="0" w:space="0" w:color="auto"/>
            <w:bottom w:val="none" w:sz="0" w:space="0" w:color="auto"/>
            <w:right w:val="none" w:sz="0" w:space="0" w:color="auto"/>
          </w:divBdr>
        </w:div>
        <w:div w:id="1298299195">
          <w:marLeft w:val="0"/>
          <w:marRight w:val="0"/>
          <w:marTop w:val="0"/>
          <w:marBottom w:val="0"/>
          <w:divBdr>
            <w:top w:val="none" w:sz="0" w:space="0" w:color="auto"/>
            <w:left w:val="none" w:sz="0" w:space="0" w:color="auto"/>
            <w:bottom w:val="none" w:sz="0" w:space="0" w:color="auto"/>
            <w:right w:val="none" w:sz="0" w:space="0" w:color="auto"/>
          </w:divBdr>
        </w:div>
        <w:div w:id="1309701279">
          <w:marLeft w:val="0"/>
          <w:marRight w:val="0"/>
          <w:marTop w:val="0"/>
          <w:marBottom w:val="0"/>
          <w:divBdr>
            <w:top w:val="none" w:sz="0" w:space="0" w:color="auto"/>
            <w:left w:val="none" w:sz="0" w:space="0" w:color="auto"/>
            <w:bottom w:val="none" w:sz="0" w:space="0" w:color="auto"/>
            <w:right w:val="none" w:sz="0" w:space="0" w:color="auto"/>
          </w:divBdr>
        </w:div>
        <w:div w:id="1325352717">
          <w:marLeft w:val="0"/>
          <w:marRight w:val="0"/>
          <w:marTop w:val="0"/>
          <w:marBottom w:val="0"/>
          <w:divBdr>
            <w:top w:val="none" w:sz="0" w:space="0" w:color="auto"/>
            <w:left w:val="none" w:sz="0" w:space="0" w:color="auto"/>
            <w:bottom w:val="none" w:sz="0" w:space="0" w:color="auto"/>
            <w:right w:val="none" w:sz="0" w:space="0" w:color="auto"/>
          </w:divBdr>
        </w:div>
        <w:div w:id="1327827231">
          <w:marLeft w:val="0"/>
          <w:marRight w:val="0"/>
          <w:marTop w:val="0"/>
          <w:marBottom w:val="0"/>
          <w:divBdr>
            <w:top w:val="none" w:sz="0" w:space="0" w:color="auto"/>
            <w:left w:val="none" w:sz="0" w:space="0" w:color="auto"/>
            <w:bottom w:val="none" w:sz="0" w:space="0" w:color="auto"/>
            <w:right w:val="none" w:sz="0" w:space="0" w:color="auto"/>
          </w:divBdr>
        </w:div>
        <w:div w:id="1355035380">
          <w:marLeft w:val="0"/>
          <w:marRight w:val="0"/>
          <w:marTop w:val="0"/>
          <w:marBottom w:val="0"/>
          <w:divBdr>
            <w:top w:val="none" w:sz="0" w:space="0" w:color="auto"/>
            <w:left w:val="none" w:sz="0" w:space="0" w:color="auto"/>
            <w:bottom w:val="none" w:sz="0" w:space="0" w:color="auto"/>
            <w:right w:val="none" w:sz="0" w:space="0" w:color="auto"/>
          </w:divBdr>
        </w:div>
        <w:div w:id="1371803690">
          <w:marLeft w:val="0"/>
          <w:marRight w:val="0"/>
          <w:marTop w:val="0"/>
          <w:marBottom w:val="0"/>
          <w:divBdr>
            <w:top w:val="none" w:sz="0" w:space="0" w:color="auto"/>
            <w:left w:val="none" w:sz="0" w:space="0" w:color="auto"/>
            <w:bottom w:val="none" w:sz="0" w:space="0" w:color="auto"/>
            <w:right w:val="none" w:sz="0" w:space="0" w:color="auto"/>
          </w:divBdr>
        </w:div>
        <w:div w:id="1375693312">
          <w:marLeft w:val="0"/>
          <w:marRight w:val="0"/>
          <w:marTop w:val="0"/>
          <w:marBottom w:val="0"/>
          <w:divBdr>
            <w:top w:val="none" w:sz="0" w:space="0" w:color="auto"/>
            <w:left w:val="none" w:sz="0" w:space="0" w:color="auto"/>
            <w:bottom w:val="none" w:sz="0" w:space="0" w:color="auto"/>
            <w:right w:val="none" w:sz="0" w:space="0" w:color="auto"/>
          </w:divBdr>
        </w:div>
        <w:div w:id="1379354715">
          <w:marLeft w:val="0"/>
          <w:marRight w:val="0"/>
          <w:marTop w:val="0"/>
          <w:marBottom w:val="0"/>
          <w:divBdr>
            <w:top w:val="none" w:sz="0" w:space="0" w:color="auto"/>
            <w:left w:val="none" w:sz="0" w:space="0" w:color="auto"/>
            <w:bottom w:val="none" w:sz="0" w:space="0" w:color="auto"/>
            <w:right w:val="none" w:sz="0" w:space="0" w:color="auto"/>
          </w:divBdr>
          <w:divsChild>
            <w:div w:id="1425494397">
              <w:marLeft w:val="-75"/>
              <w:marRight w:val="0"/>
              <w:marTop w:val="30"/>
              <w:marBottom w:val="30"/>
              <w:divBdr>
                <w:top w:val="none" w:sz="0" w:space="0" w:color="auto"/>
                <w:left w:val="none" w:sz="0" w:space="0" w:color="auto"/>
                <w:bottom w:val="none" w:sz="0" w:space="0" w:color="auto"/>
                <w:right w:val="none" w:sz="0" w:space="0" w:color="auto"/>
              </w:divBdr>
              <w:divsChild>
                <w:div w:id="43407140">
                  <w:marLeft w:val="0"/>
                  <w:marRight w:val="0"/>
                  <w:marTop w:val="0"/>
                  <w:marBottom w:val="0"/>
                  <w:divBdr>
                    <w:top w:val="none" w:sz="0" w:space="0" w:color="auto"/>
                    <w:left w:val="none" w:sz="0" w:space="0" w:color="auto"/>
                    <w:bottom w:val="none" w:sz="0" w:space="0" w:color="auto"/>
                    <w:right w:val="none" w:sz="0" w:space="0" w:color="auto"/>
                  </w:divBdr>
                  <w:divsChild>
                    <w:div w:id="1812210307">
                      <w:marLeft w:val="0"/>
                      <w:marRight w:val="0"/>
                      <w:marTop w:val="0"/>
                      <w:marBottom w:val="0"/>
                      <w:divBdr>
                        <w:top w:val="none" w:sz="0" w:space="0" w:color="auto"/>
                        <w:left w:val="none" w:sz="0" w:space="0" w:color="auto"/>
                        <w:bottom w:val="none" w:sz="0" w:space="0" w:color="auto"/>
                        <w:right w:val="none" w:sz="0" w:space="0" w:color="auto"/>
                      </w:divBdr>
                    </w:div>
                  </w:divsChild>
                </w:div>
                <w:div w:id="50082909">
                  <w:marLeft w:val="0"/>
                  <w:marRight w:val="0"/>
                  <w:marTop w:val="0"/>
                  <w:marBottom w:val="0"/>
                  <w:divBdr>
                    <w:top w:val="none" w:sz="0" w:space="0" w:color="auto"/>
                    <w:left w:val="none" w:sz="0" w:space="0" w:color="auto"/>
                    <w:bottom w:val="none" w:sz="0" w:space="0" w:color="auto"/>
                    <w:right w:val="none" w:sz="0" w:space="0" w:color="auto"/>
                  </w:divBdr>
                  <w:divsChild>
                    <w:div w:id="1547183093">
                      <w:marLeft w:val="0"/>
                      <w:marRight w:val="0"/>
                      <w:marTop w:val="0"/>
                      <w:marBottom w:val="0"/>
                      <w:divBdr>
                        <w:top w:val="none" w:sz="0" w:space="0" w:color="auto"/>
                        <w:left w:val="none" w:sz="0" w:space="0" w:color="auto"/>
                        <w:bottom w:val="none" w:sz="0" w:space="0" w:color="auto"/>
                        <w:right w:val="none" w:sz="0" w:space="0" w:color="auto"/>
                      </w:divBdr>
                    </w:div>
                  </w:divsChild>
                </w:div>
                <w:div w:id="50464267">
                  <w:marLeft w:val="0"/>
                  <w:marRight w:val="0"/>
                  <w:marTop w:val="0"/>
                  <w:marBottom w:val="0"/>
                  <w:divBdr>
                    <w:top w:val="none" w:sz="0" w:space="0" w:color="auto"/>
                    <w:left w:val="none" w:sz="0" w:space="0" w:color="auto"/>
                    <w:bottom w:val="none" w:sz="0" w:space="0" w:color="auto"/>
                    <w:right w:val="none" w:sz="0" w:space="0" w:color="auto"/>
                  </w:divBdr>
                  <w:divsChild>
                    <w:div w:id="2114275103">
                      <w:marLeft w:val="0"/>
                      <w:marRight w:val="0"/>
                      <w:marTop w:val="0"/>
                      <w:marBottom w:val="0"/>
                      <w:divBdr>
                        <w:top w:val="none" w:sz="0" w:space="0" w:color="auto"/>
                        <w:left w:val="none" w:sz="0" w:space="0" w:color="auto"/>
                        <w:bottom w:val="none" w:sz="0" w:space="0" w:color="auto"/>
                        <w:right w:val="none" w:sz="0" w:space="0" w:color="auto"/>
                      </w:divBdr>
                    </w:div>
                  </w:divsChild>
                </w:div>
                <w:div w:id="325717153">
                  <w:marLeft w:val="0"/>
                  <w:marRight w:val="0"/>
                  <w:marTop w:val="0"/>
                  <w:marBottom w:val="0"/>
                  <w:divBdr>
                    <w:top w:val="none" w:sz="0" w:space="0" w:color="auto"/>
                    <w:left w:val="none" w:sz="0" w:space="0" w:color="auto"/>
                    <w:bottom w:val="none" w:sz="0" w:space="0" w:color="auto"/>
                    <w:right w:val="none" w:sz="0" w:space="0" w:color="auto"/>
                  </w:divBdr>
                  <w:divsChild>
                    <w:div w:id="1496145130">
                      <w:marLeft w:val="0"/>
                      <w:marRight w:val="0"/>
                      <w:marTop w:val="0"/>
                      <w:marBottom w:val="0"/>
                      <w:divBdr>
                        <w:top w:val="none" w:sz="0" w:space="0" w:color="auto"/>
                        <w:left w:val="none" w:sz="0" w:space="0" w:color="auto"/>
                        <w:bottom w:val="none" w:sz="0" w:space="0" w:color="auto"/>
                        <w:right w:val="none" w:sz="0" w:space="0" w:color="auto"/>
                      </w:divBdr>
                    </w:div>
                  </w:divsChild>
                </w:div>
                <w:div w:id="391395572">
                  <w:marLeft w:val="0"/>
                  <w:marRight w:val="0"/>
                  <w:marTop w:val="0"/>
                  <w:marBottom w:val="0"/>
                  <w:divBdr>
                    <w:top w:val="none" w:sz="0" w:space="0" w:color="auto"/>
                    <w:left w:val="none" w:sz="0" w:space="0" w:color="auto"/>
                    <w:bottom w:val="none" w:sz="0" w:space="0" w:color="auto"/>
                    <w:right w:val="none" w:sz="0" w:space="0" w:color="auto"/>
                  </w:divBdr>
                  <w:divsChild>
                    <w:div w:id="1703436258">
                      <w:marLeft w:val="0"/>
                      <w:marRight w:val="0"/>
                      <w:marTop w:val="0"/>
                      <w:marBottom w:val="0"/>
                      <w:divBdr>
                        <w:top w:val="none" w:sz="0" w:space="0" w:color="auto"/>
                        <w:left w:val="none" w:sz="0" w:space="0" w:color="auto"/>
                        <w:bottom w:val="none" w:sz="0" w:space="0" w:color="auto"/>
                        <w:right w:val="none" w:sz="0" w:space="0" w:color="auto"/>
                      </w:divBdr>
                    </w:div>
                  </w:divsChild>
                </w:div>
                <w:div w:id="495153462">
                  <w:marLeft w:val="0"/>
                  <w:marRight w:val="0"/>
                  <w:marTop w:val="0"/>
                  <w:marBottom w:val="0"/>
                  <w:divBdr>
                    <w:top w:val="none" w:sz="0" w:space="0" w:color="auto"/>
                    <w:left w:val="none" w:sz="0" w:space="0" w:color="auto"/>
                    <w:bottom w:val="none" w:sz="0" w:space="0" w:color="auto"/>
                    <w:right w:val="none" w:sz="0" w:space="0" w:color="auto"/>
                  </w:divBdr>
                  <w:divsChild>
                    <w:div w:id="1672830903">
                      <w:marLeft w:val="0"/>
                      <w:marRight w:val="0"/>
                      <w:marTop w:val="0"/>
                      <w:marBottom w:val="0"/>
                      <w:divBdr>
                        <w:top w:val="none" w:sz="0" w:space="0" w:color="auto"/>
                        <w:left w:val="none" w:sz="0" w:space="0" w:color="auto"/>
                        <w:bottom w:val="none" w:sz="0" w:space="0" w:color="auto"/>
                        <w:right w:val="none" w:sz="0" w:space="0" w:color="auto"/>
                      </w:divBdr>
                    </w:div>
                  </w:divsChild>
                </w:div>
                <w:div w:id="527376416">
                  <w:marLeft w:val="0"/>
                  <w:marRight w:val="0"/>
                  <w:marTop w:val="0"/>
                  <w:marBottom w:val="0"/>
                  <w:divBdr>
                    <w:top w:val="none" w:sz="0" w:space="0" w:color="auto"/>
                    <w:left w:val="none" w:sz="0" w:space="0" w:color="auto"/>
                    <w:bottom w:val="none" w:sz="0" w:space="0" w:color="auto"/>
                    <w:right w:val="none" w:sz="0" w:space="0" w:color="auto"/>
                  </w:divBdr>
                  <w:divsChild>
                    <w:div w:id="85076592">
                      <w:marLeft w:val="0"/>
                      <w:marRight w:val="0"/>
                      <w:marTop w:val="0"/>
                      <w:marBottom w:val="0"/>
                      <w:divBdr>
                        <w:top w:val="none" w:sz="0" w:space="0" w:color="auto"/>
                        <w:left w:val="none" w:sz="0" w:space="0" w:color="auto"/>
                        <w:bottom w:val="none" w:sz="0" w:space="0" w:color="auto"/>
                        <w:right w:val="none" w:sz="0" w:space="0" w:color="auto"/>
                      </w:divBdr>
                    </w:div>
                  </w:divsChild>
                </w:div>
                <w:div w:id="586306453">
                  <w:marLeft w:val="0"/>
                  <w:marRight w:val="0"/>
                  <w:marTop w:val="0"/>
                  <w:marBottom w:val="0"/>
                  <w:divBdr>
                    <w:top w:val="none" w:sz="0" w:space="0" w:color="auto"/>
                    <w:left w:val="none" w:sz="0" w:space="0" w:color="auto"/>
                    <w:bottom w:val="none" w:sz="0" w:space="0" w:color="auto"/>
                    <w:right w:val="none" w:sz="0" w:space="0" w:color="auto"/>
                  </w:divBdr>
                  <w:divsChild>
                    <w:div w:id="867330683">
                      <w:marLeft w:val="0"/>
                      <w:marRight w:val="0"/>
                      <w:marTop w:val="0"/>
                      <w:marBottom w:val="0"/>
                      <w:divBdr>
                        <w:top w:val="none" w:sz="0" w:space="0" w:color="auto"/>
                        <w:left w:val="none" w:sz="0" w:space="0" w:color="auto"/>
                        <w:bottom w:val="none" w:sz="0" w:space="0" w:color="auto"/>
                        <w:right w:val="none" w:sz="0" w:space="0" w:color="auto"/>
                      </w:divBdr>
                    </w:div>
                  </w:divsChild>
                </w:div>
                <w:div w:id="602956849">
                  <w:marLeft w:val="0"/>
                  <w:marRight w:val="0"/>
                  <w:marTop w:val="0"/>
                  <w:marBottom w:val="0"/>
                  <w:divBdr>
                    <w:top w:val="none" w:sz="0" w:space="0" w:color="auto"/>
                    <w:left w:val="none" w:sz="0" w:space="0" w:color="auto"/>
                    <w:bottom w:val="none" w:sz="0" w:space="0" w:color="auto"/>
                    <w:right w:val="none" w:sz="0" w:space="0" w:color="auto"/>
                  </w:divBdr>
                  <w:divsChild>
                    <w:div w:id="1078749292">
                      <w:marLeft w:val="0"/>
                      <w:marRight w:val="0"/>
                      <w:marTop w:val="0"/>
                      <w:marBottom w:val="0"/>
                      <w:divBdr>
                        <w:top w:val="none" w:sz="0" w:space="0" w:color="auto"/>
                        <w:left w:val="none" w:sz="0" w:space="0" w:color="auto"/>
                        <w:bottom w:val="none" w:sz="0" w:space="0" w:color="auto"/>
                        <w:right w:val="none" w:sz="0" w:space="0" w:color="auto"/>
                      </w:divBdr>
                    </w:div>
                  </w:divsChild>
                </w:div>
                <w:div w:id="650644667">
                  <w:marLeft w:val="0"/>
                  <w:marRight w:val="0"/>
                  <w:marTop w:val="0"/>
                  <w:marBottom w:val="0"/>
                  <w:divBdr>
                    <w:top w:val="none" w:sz="0" w:space="0" w:color="auto"/>
                    <w:left w:val="none" w:sz="0" w:space="0" w:color="auto"/>
                    <w:bottom w:val="none" w:sz="0" w:space="0" w:color="auto"/>
                    <w:right w:val="none" w:sz="0" w:space="0" w:color="auto"/>
                  </w:divBdr>
                  <w:divsChild>
                    <w:div w:id="11035052">
                      <w:marLeft w:val="0"/>
                      <w:marRight w:val="0"/>
                      <w:marTop w:val="0"/>
                      <w:marBottom w:val="0"/>
                      <w:divBdr>
                        <w:top w:val="none" w:sz="0" w:space="0" w:color="auto"/>
                        <w:left w:val="none" w:sz="0" w:space="0" w:color="auto"/>
                        <w:bottom w:val="none" w:sz="0" w:space="0" w:color="auto"/>
                        <w:right w:val="none" w:sz="0" w:space="0" w:color="auto"/>
                      </w:divBdr>
                    </w:div>
                  </w:divsChild>
                </w:div>
                <w:div w:id="728530043">
                  <w:marLeft w:val="0"/>
                  <w:marRight w:val="0"/>
                  <w:marTop w:val="0"/>
                  <w:marBottom w:val="0"/>
                  <w:divBdr>
                    <w:top w:val="none" w:sz="0" w:space="0" w:color="auto"/>
                    <w:left w:val="none" w:sz="0" w:space="0" w:color="auto"/>
                    <w:bottom w:val="none" w:sz="0" w:space="0" w:color="auto"/>
                    <w:right w:val="none" w:sz="0" w:space="0" w:color="auto"/>
                  </w:divBdr>
                  <w:divsChild>
                    <w:div w:id="1143044219">
                      <w:marLeft w:val="0"/>
                      <w:marRight w:val="0"/>
                      <w:marTop w:val="0"/>
                      <w:marBottom w:val="0"/>
                      <w:divBdr>
                        <w:top w:val="none" w:sz="0" w:space="0" w:color="auto"/>
                        <w:left w:val="none" w:sz="0" w:space="0" w:color="auto"/>
                        <w:bottom w:val="none" w:sz="0" w:space="0" w:color="auto"/>
                        <w:right w:val="none" w:sz="0" w:space="0" w:color="auto"/>
                      </w:divBdr>
                    </w:div>
                  </w:divsChild>
                </w:div>
                <w:div w:id="1120536192">
                  <w:marLeft w:val="0"/>
                  <w:marRight w:val="0"/>
                  <w:marTop w:val="0"/>
                  <w:marBottom w:val="0"/>
                  <w:divBdr>
                    <w:top w:val="none" w:sz="0" w:space="0" w:color="auto"/>
                    <w:left w:val="none" w:sz="0" w:space="0" w:color="auto"/>
                    <w:bottom w:val="none" w:sz="0" w:space="0" w:color="auto"/>
                    <w:right w:val="none" w:sz="0" w:space="0" w:color="auto"/>
                  </w:divBdr>
                  <w:divsChild>
                    <w:div w:id="1254437326">
                      <w:marLeft w:val="0"/>
                      <w:marRight w:val="0"/>
                      <w:marTop w:val="0"/>
                      <w:marBottom w:val="0"/>
                      <w:divBdr>
                        <w:top w:val="none" w:sz="0" w:space="0" w:color="auto"/>
                        <w:left w:val="none" w:sz="0" w:space="0" w:color="auto"/>
                        <w:bottom w:val="none" w:sz="0" w:space="0" w:color="auto"/>
                        <w:right w:val="none" w:sz="0" w:space="0" w:color="auto"/>
                      </w:divBdr>
                    </w:div>
                  </w:divsChild>
                </w:div>
                <w:div w:id="1198007614">
                  <w:marLeft w:val="0"/>
                  <w:marRight w:val="0"/>
                  <w:marTop w:val="0"/>
                  <w:marBottom w:val="0"/>
                  <w:divBdr>
                    <w:top w:val="none" w:sz="0" w:space="0" w:color="auto"/>
                    <w:left w:val="none" w:sz="0" w:space="0" w:color="auto"/>
                    <w:bottom w:val="none" w:sz="0" w:space="0" w:color="auto"/>
                    <w:right w:val="none" w:sz="0" w:space="0" w:color="auto"/>
                  </w:divBdr>
                  <w:divsChild>
                    <w:div w:id="56439016">
                      <w:marLeft w:val="0"/>
                      <w:marRight w:val="0"/>
                      <w:marTop w:val="0"/>
                      <w:marBottom w:val="0"/>
                      <w:divBdr>
                        <w:top w:val="none" w:sz="0" w:space="0" w:color="auto"/>
                        <w:left w:val="none" w:sz="0" w:space="0" w:color="auto"/>
                        <w:bottom w:val="none" w:sz="0" w:space="0" w:color="auto"/>
                        <w:right w:val="none" w:sz="0" w:space="0" w:color="auto"/>
                      </w:divBdr>
                    </w:div>
                  </w:divsChild>
                </w:div>
                <w:div w:id="1318000739">
                  <w:marLeft w:val="0"/>
                  <w:marRight w:val="0"/>
                  <w:marTop w:val="0"/>
                  <w:marBottom w:val="0"/>
                  <w:divBdr>
                    <w:top w:val="none" w:sz="0" w:space="0" w:color="auto"/>
                    <w:left w:val="none" w:sz="0" w:space="0" w:color="auto"/>
                    <w:bottom w:val="none" w:sz="0" w:space="0" w:color="auto"/>
                    <w:right w:val="none" w:sz="0" w:space="0" w:color="auto"/>
                  </w:divBdr>
                  <w:divsChild>
                    <w:div w:id="163710288">
                      <w:marLeft w:val="0"/>
                      <w:marRight w:val="0"/>
                      <w:marTop w:val="0"/>
                      <w:marBottom w:val="0"/>
                      <w:divBdr>
                        <w:top w:val="none" w:sz="0" w:space="0" w:color="auto"/>
                        <w:left w:val="none" w:sz="0" w:space="0" w:color="auto"/>
                        <w:bottom w:val="none" w:sz="0" w:space="0" w:color="auto"/>
                        <w:right w:val="none" w:sz="0" w:space="0" w:color="auto"/>
                      </w:divBdr>
                    </w:div>
                  </w:divsChild>
                </w:div>
                <w:div w:id="1383093816">
                  <w:marLeft w:val="0"/>
                  <w:marRight w:val="0"/>
                  <w:marTop w:val="0"/>
                  <w:marBottom w:val="0"/>
                  <w:divBdr>
                    <w:top w:val="none" w:sz="0" w:space="0" w:color="auto"/>
                    <w:left w:val="none" w:sz="0" w:space="0" w:color="auto"/>
                    <w:bottom w:val="none" w:sz="0" w:space="0" w:color="auto"/>
                    <w:right w:val="none" w:sz="0" w:space="0" w:color="auto"/>
                  </w:divBdr>
                  <w:divsChild>
                    <w:div w:id="655111491">
                      <w:marLeft w:val="0"/>
                      <w:marRight w:val="0"/>
                      <w:marTop w:val="0"/>
                      <w:marBottom w:val="0"/>
                      <w:divBdr>
                        <w:top w:val="none" w:sz="0" w:space="0" w:color="auto"/>
                        <w:left w:val="none" w:sz="0" w:space="0" w:color="auto"/>
                        <w:bottom w:val="none" w:sz="0" w:space="0" w:color="auto"/>
                        <w:right w:val="none" w:sz="0" w:space="0" w:color="auto"/>
                      </w:divBdr>
                    </w:div>
                  </w:divsChild>
                </w:div>
                <w:div w:id="1622492833">
                  <w:marLeft w:val="0"/>
                  <w:marRight w:val="0"/>
                  <w:marTop w:val="0"/>
                  <w:marBottom w:val="0"/>
                  <w:divBdr>
                    <w:top w:val="none" w:sz="0" w:space="0" w:color="auto"/>
                    <w:left w:val="none" w:sz="0" w:space="0" w:color="auto"/>
                    <w:bottom w:val="none" w:sz="0" w:space="0" w:color="auto"/>
                    <w:right w:val="none" w:sz="0" w:space="0" w:color="auto"/>
                  </w:divBdr>
                  <w:divsChild>
                    <w:div w:id="73938456">
                      <w:marLeft w:val="0"/>
                      <w:marRight w:val="0"/>
                      <w:marTop w:val="0"/>
                      <w:marBottom w:val="0"/>
                      <w:divBdr>
                        <w:top w:val="none" w:sz="0" w:space="0" w:color="auto"/>
                        <w:left w:val="none" w:sz="0" w:space="0" w:color="auto"/>
                        <w:bottom w:val="none" w:sz="0" w:space="0" w:color="auto"/>
                        <w:right w:val="none" w:sz="0" w:space="0" w:color="auto"/>
                      </w:divBdr>
                    </w:div>
                  </w:divsChild>
                </w:div>
                <w:div w:id="1892225844">
                  <w:marLeft w:val="0"/>
                  <w:marRight w:val="0"/>
                  <w:marTop w:val="0"/>
                  <w:marBottom w:val="0"/>
                  <w:divBdr>
                    <w:top w:val="none" w:sz="0" w:space="0" w:color="auto"/>
                    <w:left w:val="none" w:sz="0" w:space="0" w:color="auto"/>
                    <w:bottom w:val="none" w:sz="0" w:space="0" w:color="auto"/>
                    <w:right w:val="none" w:sz="0" w:space="0" w:color="auto"/>
                  </w:divBdr>
                  <w:divsChild>
                    <w:div w:id="1496920784">
                      <w:marLeft w:val="0"/>
                      <w:marRight w:val="0"/>
                      <w:marTop w:val="0"/>
                      <w:marBottom w:val="0"/>
                      <w:divBdr>
                        <w:top w:val="none" w:sz="0" w:space="0" w:color="auto"/>
                        <w:left w:val="none" w:sz="0" w:space="0" w:color="auto"/>
                        <w:bottom w:val="none" w:sz="0" w:space="0" w:color="auto"/>
                        <w:right w:val="none" w:sz="0" w:space="0" w:color="auto"/>
                      </w:divBdr>
                    </w:div>
                  </w:divsChild>
                </w:div>
                <w:div w:id="1954093198">
                  <w:marLeft w:val="0"/>
                  <w:marRight w:val="0"/>
                  <w:marTop w:val="0"/>
                  <w:marBottom w:val="0"/>
                  <w:divBdr>
                    <w:top w:val="none" w:sz="0" w:space="0" w:color="auto"/>
                    <w:left w:val="none" w:sz="0" w:space="0" w:color="auto"/>
                    <w:bottom w:val="none" w:sz="0" w:space="0" w:color="auto"/>
                    <w:right w:val="none" w:sz="0" w:space="0" w:color="auto"/>
                  </w:divBdr>
                  <w:divsChild>
                    <w:div w:id="508983467">
                      <w:marLeft w:val="0"/>
                      <w:marRight w:val="0"/>
                      <w:marTop w:val="0"/>
                      <w:marBottom w:val="0"/>
                      <w:divBdr>
                        <w:top w:val="none" w:sz="0" w:space="0" w:color="auto"/>
                        <w:left w:val="none" w:sz="0" w:space="0" w:color="auto"/>
                        <w:bottom w:val="none" w:sz="0" w:space="0" w:color="auto"/>
                        <w:right w:val="none" w:sz="0" w:space="0" w:color="auto"/>
                      </w:divBdr>
                    </w:div>
                  </w:divsChild>
                </w:div>
                <w:div w:id="1958170594">
                  <w:marLeft w:val="0"/>
                  <w:marRight w:val="0"/>
                  <w:marTop w:val="0"/>
                  <w:marBottom w:val="0"/>
                  <w:divBdr>
                    <w:top w:val="none" w:sz="0" w:space="0" w:color="auto"/>
                    <w:left w:val="none" w:sz="0" w:space="0" w:color="auto"/>
                    <w:bottom w:val="none" w:sz="0" w:space="0" w:color="auto"/>
                    <w:right w:val="none" w:sz="0" w:space="0" w:color="auto"/>
                  </w:divBdr>
                  <w:divsChild>
                    <w:div w:id="2030445587">
                      <w:marLeft w:val="0"/>
                      <w:marRight w:val="0"/>
                      <w:marTop w:val="0"/>
                      <w:marBottom w:val="0"/>
                      <w:divBdr>
                        <w:top w:val="none" w:sz="0" w:space="0" w:color="auto"/>
                        <w:left w:val="none" w:sz="0" w:space="0" w:color="auto"/>
                        <w:bottom w:val="none" w:sz="0" w:space="0" w:color="auto"/>
                        <w:right w:val="none" w:sz="0" w:space="0" w:color="auto"/>
                      </w:divBdr>
                    </w:div>
                  </w:divsChild>
                </w:div>
                <w:div w:id="2067335264">
                  <w:marLeft w:val="0"/>
                  <w:marRight w:val="0"/>
                  <w:marTop w:val="0"/>
                  <w:marBottom w:val="0"/>
                  <w:divBdr>
                    <w:top w:val="none" w:sz="0" w:space="0" w:color="auto"/>
                    <w:left w:val="none" w:sz="0" w:space="0" w:color="auto"/>
                    <w:bottom w:val="none" w:sz="0" w:space="0" w:color="auto"/>
                    <w:right w:val="none" w:sz="0" w:space="0" w:color="auto"/>
                  </w:divBdr>
                  <w:divsChild>
                    <w:div w:id="582644554">
                      <w:marLeft w:val="0"/>
                      <w:marRight w:val="0"/>
                      <w:marTop w:val="0"/>
                      <w:marBottom w:val="0"/>
                      <w:divBdr>
                        <w:top w:val="none" w:sz="0" w:space="0" w:color="auto"/>
                        <w:left w:val="none" w:sz="0" w:space="0" w:color="auto"/>
                        <w:bottom w:val="none" w:sz="0" w:space="0" w:color="auto"/>
                        <w:right w:val="none" w:sz="0" w:space="0" w:color="auto"/>
                      </w:divBdr>
                    </w:div>
                  </w:divsChild>
                </w:div>
                <w:div w:id="2121992710">
                  <w:marLeft w:val="0"/>
                  <w:marRight w:val="0"/>
                  <w:marTop w:val="0"/>
                  <w:marBottom w:val="0"/>
                  <w:divBdr>
                    <w:top w:val="none" w:sz="0" w:space="0" w:color="auto"/>
                    <w:left w:val="none" w:sz="0" w:space="0" w:color="auto"/>
                    <w:bottom w:val="none" w:sz="0" w:space="0" w:color="auto"/>
                    <w:right w:val="none" w:sz="0" w:space="0" w:color="auto"/>
                  </w:divBdr>
                  <w:divsChild>
                    <w:div w:id="1457484688">
                      <w:marLeft w:val="0"/>
                      <w:marRight w:val="0"/>
                      <w:marTop w:val="0"/>
                      <w:marBottom w:val="0"/>
                      <w:divBdr>
                        <w:top w:val="none" w:sz="0" w:space="0" w:color="auto"/>
                        <w:left w:val="none" w:sz="0" w:space="0" w:color="auto"/>
                        <w:bottom w:val="none" w:sz="0" w:space="0" w:color="auto"/>
                        <w:right w:val="none" w:sz="0" w:space="0" w:color="auto"/>
                      </w:divBdr>
                    </w:div>
                  </w:divsChild>
                </w:div>
                <w:div w:id="2140223455">
                  <w:marLeft w:val="0"/>
                  <w:marRight w:val="0"/>
                  <w:marTop w:val="0"/>
                  <w:marBottom w:val="0"/>
                  <w:divBdr>
                    <w:top w:val="none" w:sz="0" w:space="0" w:color="auto"/>
                    <w:left w:val="none" w:sz="0" w:space="0" w:color="auto"/>
                    <w:bottom w:val="none" w:sz="0" w:space="0" w:color="auto"/>
                    <w:right w:val="none" w:sz="0" w:space="0" w:color="auto"/>
                  </w:divBdr>
                  <w:divsChild>
                    <w:div w:id="7968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4989">
          <w:marLeft w:val="0"/>
          <w:marRight w:val="0"/>
          <w:marTop w:val="0"/>
          <w:marBottom w:val="0"/>
          <w:divBdr>
            <w:top w:val="none" w:sz="0" w:space="0" w:color="auto"/>
            <w:left w:val="none" w:sz="0" w:space="0" w:color="auto"/>
            <w:bottom w:val="none" w:sz="0" w:space="0" w:color="auto"/>
            <w:right w:val="none" w:sz="0" w:space="0" w:color="auto"/>
          </w:divBdr>
        </w:div>
        <w:div w:id="1462916058">
          <w:marLeft w:val="0"/>
          <w:marRight w:val="0"/>
          <w:marTop w:val="0"/>
          <w:marBottom w:val="0"/>
          <w:divBdr>
            <w:top w:val="none" w:sz="0" w:space="0" w:color="auto"/>
            <w:left w:val="none" w:sz="0" w:space="0" w:color="auto"/>
            <w:bottom w:val="none" w:sz="0" w:space="0" w:color="auto"/>
            <w:right w:val="none" w:sz="0" w:space="0" w:color="auto"/>
          </w:divBdr>
        </w:div>
        <w:div w:id="1568488629">
          <w:marLeft w:val="0"/>
          <w:marRight w:val="0"/>
          <w:marTop w:val="0"/>
          <w:marBottom w:val="0"/>
          <w:divBdr>
            <w:top w:val="none" w:sz="0" w:space="0" w:color="auto"/>
            <w:left w:val="none" w:sz="0" w:space="0" w:color="auto"/>
            <w:bottom w:val="none" w:sz="0" w:space="0" w:color="auto"/>
            <w:right w:val="none" w:sz="0" w:space="0" w:color="auto"/>
          </w:divBdr>
        </w:div>
        <w:div w:id="1568566035">
          <w:marLeft w:val="0"/>
          <w:marRight w:val="0"/>
          <w:marTop w:val="0"/>
          <w:marBottom w:val="0"/>
          <w:divBdr>
            <w:top w:val="none" w:sz="0" w:space="0" w:color="auto"/>
            <w:left w:val="none" w:sz="0" w:space="0" w:color="auto"/>
            <w:bottom w:val="none" w:sz="0" w:space="0" w:color="auto"/>
            <w:right w:val="none" w:sz="0" w:space="0" w:color="auto"/>
          </w:divBdr>
        </w:div>
        <w:div w:id="1581134452">
          <w:marLeft w:val="0"/>
          <w:marRight w:val="0"/>
          <w:marTop w:val="0"/>
          <w:marBottom w:val="0"/>
          <w:divBdr>
            <w:top w:val="none" w:sz="0" w:space="0" w:color="auto"/>
            <w:left w:val="none" w:sz="0" w:space="0" w:color="auto"/>
            <w:bottom w:val="none" w:sz="0" w:space="0" w:color="auto"/>
            <w:right w:val="none" w:sz="0" w:space="0" w:color="auto"/>
          </w:divBdr>
        </w:div>
        <w:div w:id="1597246172">
          <w:marLeft w:val="0"/>
          <w:marRight w:val="0"/>
          <w:marTop w:val="0"/>
          <w:marBottom w:val="0"/>
          <w:divBdr>
            <w:top w:val="none" w:sz="0" w:space="0" w:color="auto"/>
            <w:left w:val="none" w:sz="0" w:space="0" w:color="auto"/>
            <w:bottom w:val="none" w:sz="0" w:space="0" w:color="auto"/>
            <w:right w:val="none" w:sz="0" w:space="0" w:color="auto"/>
          </w:divBdr>
        </w:div>
        <w:div w:id="1605186708">
          <w:marLeft w:val="0"/>
          <w:marRight w:val="0"/>
          <w:marTop w:val="0"/>
          <w:marBottom w:val="0"/>
          <w:divBdr>
            <w:top w:val="none" w:sz="0" w:space="0" w:color="auto"/>
            <w:left w:val="none" w:sz="0" w:space="0" w:color="auto"/>
            <w:bottom w:val="none" w:sz="0" w:space="0" w:color="auto"/>
            <w:right w:val="none" w:sz="0" w:space="0" w:color="auto"/>
          </w:divBdr>
        </w:div>
        <w:div w:id="1639408289">
          <w:marLeft w:val="0"/>
          <w:marRight w:val="0"/>
          <w:marTop w:val="0"/>
          <w:marBottom w:val="0"/>
          <w:divBdr>
            <w:top w:val="none" w:sz="0" w:space="0" w:color="auto"/>
            <w:left w:val="none" w:sz="0" w:space="0" w:color="auto"/>
            <w:bottom w:val="none" w:sz="0" w:space="0" w:color="auto"/>
            <w:right w:val="none" w:sz="0" w:space="0" w:color="auto"/>
          </w:divBdr>
        </w:div>
        <w:div w:id="1645890959">
          <w:marLeft w:val="0"/>
          <w:marRight w:val="0"/>
          <w:marTop w:val="0"/>
          <w:marBottom w:val="0"/>
          <w:divBdr>
            <w:top w:val="none" w:sz="0" w:space="0" w:color="auto"/>
            <w:left w:val="none" w:sz="0" w:space="0" w:color="auto"/>
            <w:bottom w:val="none" w:sz="0" w:space="0" w:color="auto"/>
            <w:right w:val="none" w:sz="0" w:space="0" w:color="auto"/>
          </w:divBdr>
        </w:div>
        <w:div w:id="1660310691">
          <w:marLeft w:val="0"/>
          <w:marRight w:val="0"/>
          <w:marTop w:val="0"/>
          <w:marBottom w:val="0"/>
          <w:divBdr>
            <w:top w:val="none" w:sz="0" w:space="0" w:color="auto"/>
            <w:left w:val="none" w:sz="0" w:space="0" w:color="auto"/>
            <w:bottom w:val="none" w:sz="0" w:space="0" w:color="auto"/>
            <w:right w:val="none" w:sz="0" w:space="0" w:color="auto"/>
          </w:divBdr>
        </w:div>
        <w:div w:id="1675375653">
          <w:marLeft w:val="0"/>
          <w:marRight w:val="0"/>
          <w:marTop w:val="0"/>
          <w:marBottom w:val="0"/>
          <w:divBdr>
            <w:top w:val="none" w:sz="0" w:space="0" w:color="auto"/>
            <w:left w:val="none" w:sz="0" w:space="0" w:color="auto"/>
            <w:bottom w:val="none" w:sz="0" w:space="0" w:color="auto"/>
            <w:right w:val="none" w:sz="0" w:space="0" w:color="auto"/>
          </w:divBdr>
        </w:div>
        <w:div w:id="1686905296">
          <w:marLeft w:val="0"/>
          <w:marRight w:val="0"/>
          <w:marTop w:val="0"/>
          <w:marBottom w:val="0"/>
          <w:divBdr>
            <w:top w:val="none" w:sz="0" w:space="0" w:color="auto"/>
            <w:left w:val="none" w:sz="0" w:space="0" w:color="auto"/>
            <w:bottom w:val="none" w:sz="0" w:space="0" w:color="auto"/>
            <w:right w:val="none" w:sz="0" w:space="0" w:color="auto"/>
          </w:divBdr>
        </w:div>
        <w:div w:id="1690598273">
          <w:marLeft w:val="0"/>
          <w:marRight w:val="0"/>
          <w:marTop w:val="0"/>
          <w:marBottom w:val="0"/>
          <w:divBdr>
            <w:top w:val="none" w:sz="0" w:space="0" w:color="auto"/>
            <w:left w:val="none" w:sz="0" w:space="0" w:color="auto"/>
            <w:bottom w:val="none" w:sz="0" w:space="0" w:color="auto"/>
            <w:right w:val="none" w:sz="0" w:space="0" w:color="auto"/>
          </w:divBdr>
          <w:divsChild>
            <w:div w:id="548227096">
              <w:marLeft w:val="-75"/>
              <w:marRight w:val="0"/>
              <w:marTop w:val="30"/>
              <w:marBottom w:val="30"/>
              <w:divBdr>
                <w:top w:val="none" w:sz="0" w:space="0" w:color="auto"/>
                <w:left w:val="none" w:sz="0" w:space="0" w:color="auto"/>
                <w:bottom w:val="none" w:sz="0" w:space="0" w:color="auto"/>
                <w:right w:val="none" w:sz="0" w:space="0" w:color="auto"/>
              </w:divBdr>
              <w:divsChild>
                <w:div w:id="10686924">
                  <w:marLeft w:val="0"/>
                  <w:marRight w:val="0"/>
                  <w:marTop w:val="0"/>
                  <w:marBottom w:val="0"/>
                  <w:divBdr>
                    <w:top w:val="none" w:sz="0" w:space="0" w:color="auto"/>
                    <w:left w:val="none" w:sz="0" w:space="0" w:color="auto"/>
                    <w:bottom w:val="none" w:sz="0" w:space="0" w:color="auto"/>
                    <w:right w:val="none" w:sz="0" w:space="0" w:color="auto"/>
                  </w:divBdr>
                  <w:divsChild>
                    <w:div w:id="1737587981">
                      <w:marLeft w:val="0"/>
                      <w:marRight w:val="0"/>
                      <w:marTop w:val="0"/>
                      <w:marBottom w:val="0"/>
                      <w:divBdr>
                        <w:top w:val="none" w:sz="0" w:space="0" w:color="auto"/>
                        <w:left w:val="none" w:sz="0" w:space="0" w:color="auto"/>
                        <w:bottom w:val="none" w:sz="0" w:space="0" w:color="auto"/>
                        <w:right w:val="none" w:sz="0" w:space="0" w:color="auto"/>
                      </w:divBdr>
                    </w:div>
                  </w:divsChild>
                </w:div>
                <w:div w:id="162551787">
                  <w:marLeft w:val="0"/>
                  <w:marRight w:val="0"/>
                  <w:marTop w:val="0"/>
                  <w:marBottom w:val="0"/>
                  <w:divBdr>
                    <w:top w:val="none" w:sz="0" w:space="0" w:color="auto"/>
                    <w:left w:val="none" w:sz="0" w:space="0" w:color="auto"/>
                    <w:bottom w:val="none" w:sz="0" w:space="0" w:color="auto"/>
                    <w:right w:val="none" w:sz="0" w:space="0" w:color="auto"/>
                  </w:divBdr>
                  <w:divsChild>
                    <w:div w:id="1621302901">
                      <w:marLeft w:val="0"/>
                      <w:marRight w:val="0"/>
                      <w:marTop w:val="0"/>
                      <w:marBottom w:val="0"/>
                      <w:divBdr>
                        <w:top w:val="none" w:sz="0" w:space="0" w:color="auto"/>
                        <w:left w:val="none" w:sz="0" w:space="0" w:color="auto"/>
                        <w:bottom w:val="none" w:sz="0" w:space="0" w:color="auto"/>
                        <w:right w:val="none" w:sz="0" w:space="0" w:color="auto"/>
                      </w:divBdr>
                    </w:div>
                  </w:divsChild>
                </w:div>
                <w:div w:id="310253560">
                  <w:marLeft w:val="0"/>
                  <w:marRight w:val="0"/>
                  <w:marTop w:val="0"/>
                  <w:marBottom w:val="0"/>
                  <w:divBdr>
                    <w:top w:val="none" w:sz="0" w:space="0" w:color="auto"/>
                    <w:left w:val="none" w:sz="0" w:space="0" w:color="auto"/>
                    <w:bottom w:val="none" w:sz="0" w:space="0" w:color="auto"/>
                    <w:right w:val="none" w:sz="0" w:space="0" w:color="auto"/>
                  </w:divBdr>
                  <w:divsChild>
                    <w:div w:id="1942105282">
                      <w:marLeft w:val="0"/>
                      <w:marRight w:val="0"/>
                      <w:marTop w:val="0"/>
                      <w:marBottom w:val="0"/>
                      <w:divBdr>
                        <w:top w:val="none" w:sz="0" w:space="0" w:color="auto"/>
                        <w:left w:val="none" w:sz="0" w:space="0" w:color="auto"/>
                        <w:bottom w:val="none" w:sz="0" w:space="0" w:color="auto"/>
                        <w:right w:val="none" w:sz="0" w:space="0" w:color="auto"/>
                      </w:divBdr>
                    </w:div>
                  </w:divsChild>
                </w:div>
                <w:div w:id="335308829">
                  <w:marLeft w:val="0"/>
                  <w:marRight w:val="0"/>
                  <w:marTop w:val="0"/>
                  <w:marBottom w:val="0"/>
                  <w:divBdr>
                    <w:top w:val="none" w:sz="0" w:space="0" w:color="auto"/>
                    <w:left w:val="none" w:sz="0" w:space="0" w:color="auto"/>
                    <w:bottom w:val="none" w:sz="0" w:space="0" w:color="auto"/>
                    <w:right w:val="none" w:sz="0" w:space="0" w:color="auto"/>
                  </w:divBdr>
                  <w:divsChild>
                    <w:div w:id="1381436624">
                      <w:marLeft w:val="0"/>
                      <w:marRight w:val="0"/>
                      <w:marTop w:val="0"/>
                      <w:marBottom w:val="0"/>
                      <w:divBdr>
                        <w:top w:val="none" w:sz="0" w:space="0" w:color="auto"/>
                        <w:left w:val="none" w:sz="0" w:space="0" w:color="auto"/>
                        <w:bottom w:val="none" w:sz="0" w:space="0" w:color="auto"/>
                        <w:right w:val="none" w:sz="0" w:space="0" w:color="auto"/>
                      </w:divBdr>
                    </w:div>
                  </w:divsChild>
                </w:div>
                <w:div w:id="362487120">
                  <w:marLeft w:val="0"/>
                  <w:marRight w:val="0"/>
                  <w:marTop w:val="0"/>
                  <w:marBottom w:val="0"/>
                  <w:divBdr>
                    <w:top w:val="none" w:sz="0" w:space="0" w:color="auto"/>
                    <w:left w:val="none" w:sz="0" w:space="0" w:color="auto"/>
                    <w:bottom w:val="none" w:sz="0" w:space="0" w:color="auto"/>
                    <w:right w:val="none" w:sz="0" w:space="0" w:color="auto"/>
                  </w:divBdr>
                  <w:divsChild>
                    <w:div w:id="2056927253">
                      <w:marLeft w:val="0"/>
                      <w:marRight w:val="0"/>
                      <w:marTop w:val="0"/>
                      <w:marBottom w:val="0"/>
                      <w:divBdr>
                        <w:top w:val="none" w:sz="0" w:space="0" w:color="auto"/>
                        <w:left w:val="none" w:sz="0" w:space="0" w:color="auto"/>
                        <w:bottom w:val="none" w:sz="0" w:space="0" w:color="auto"/>
                        <w:right w:val="none" w:sz="0" w:space="0" w:color="auto"/>
                      </w:divBdr>
                    </w:div>
                  </w:divsChild>
                </w:div>
                <w:div w:id="421411241">
                  <w:marLeft w:val="0"/>
                  <w:marRight w:val="0"/>
                  <w:marTop w:val="0"/>
                  <w:marBottom w:val="0"/>
                  <w:divBdr>
                    <w:top w:val="none" w:sz="0" w:space="0" w:color="auto"/>
                    <w:left w:val="none" w:sz="0" w:space="0" w:color="auto"/>
                    <w:bottom w:val="none" w:sz="0" w:space="0" w:color="auto"/>
                    <w:right w:val="none" w:sz="0" w:space="0" w:color="auto"/>
                  </w:divBdr>
                  <w:divsChild>
                    <w:div w:id="1062560041">
                      <w:marLeft w:val="0"/>
                      <w:marRight w:val="0"/>
                      <w:marTop w:val="0"/>
                      <w:marBottom w:val="0"/>
                      <w:divBdr>
                        <w:top w:val="none" w:sz="0" w:space="0" w:color="auto"/>
                        <w:left w:val="none" w:sz="0" w:space="0" w:color="auto"/>
                        <w:bottom w:val="none" w:sz="0" w:space="0" w:color="auto"/>
                        <w:right w:val="none" w:sz="0" w:space="0" w:color="auto"/>
                      </w:divBdr>
                    </w:div>
                  </w:divsChild>
                </w:div>
                <w:div w:id="488210323">
                  <w:marLeft w:val="0"/>
                  <w:marRight w:val="0"/>
                  <w:marTop w:val="0"/>
                  <w:marBottom w:val="0"/>
                  <w:divBdr>
                    <w:top w:val="none" w:sz="0" w:space="0" w:color="auto"/>
                    <w:left w:val="none" w:sz="0" w:space="0" w:color="auto"/>
                    <w:bottom w:val="none" w:sz="0" w:space="0" w:color="auto"/>
                    <w:right w:val="none" w:sz="0" w:space="0" w:color="auto"/>
                  </w:divBdr>
                  <w:divsChild>
                    <w:div w:id="376124223">
                      <w:marLeft w:val="0"/>
                      <w:marRight w:val="0"/>
                      <w:marTop w:val="0"/>
                      <w:marBottom w:val="0"/>
                      <w:divBdr>
                        <w:top w:val="none" w:sz="0" w:space="0" w:color="auto"/>
                        <w:left w:val="none" w:sz="0" w:space="0" w:color="auto"/>
                        <w:bottom w:val="none" w:sz="0" w:space="0" w:color="auto"/>
                        <w:right w:val="none" w:sz="0" w:space="0" w:color="auto"/>
                      </w:divBdr>
                    </w:div>
                  </w:divsChild>
                </w:div>
                <w:div w:id="542867164">
                  <w:marLeft w:val="0"/>
                  <w:marRight w:val="0"/>
                  <w:marTop w:val="0"/>
                  <w:marBottom w:val="0"/>
                  <w:divBdr>
                    <w:top w:val="none" w:sz="0" w:space="0" w:color="auto"/>
                    <w:left w:val="none" w:sz="0" w:space="0" w:color="auto"/>
                    <w:bottom w:val="none" w:sz="0" w:space="0" w:color="auto"/>
                    <w:right w:val="none" w:sz="0" w:space="0" w:color="auto"/>
                  </w:divBdr>
                  <w:divsChild>
                    <w:div w:id="1884976113">
                      <w:marLeft w:val="0"/>
                      <w:marRight w:val="0"/>
                      <w:marTop w:val="0"/>
                      <w:marBottom w:val="0"/>
                      <w:divBdr>
                        <w:top w:val="none" w:sz="0" w:space="0" w:color="auto"/>
                        <w:left w:val="none" w:sz="0" w:space="0" w:color="auto"/>
                        <w:bottom w:val="none" w:sz="0" w:space="0" w:color="auto"/>
                        <w:right w:val="none" w:sz="0" w:space="0" w:color="auto"/>
                      </w:divBdr>
                    </w:div>
                  </w:divsChild>
                </w:div>
                <w:div w:id="642082078">
                  <w:marLeft w:val="0"/>
                  <w:marRight w:val="0"/>
                  <w:marTop w:val="0"/>
                  <w:marBottom w:val="0"/>
                  <w:divBdr>
                    <w:top w:val="none" w:sz="0" w:space="0" w:color="auto"/>
                    <w:left w:val="none" w:sz="0" w:space="0" w:color="auto"/>
                    <w:bottom w:val="none" w:sz="0" w:space="0" w:color="auto"/>
                    <w:right w:val="none" w:sz="0" w:space="0" w:color="auto"/>
                  </w:divBdr>
                  <w:divsChild>
                    <w:div w:id="535386286">
                      <w:marLeft w:val="0"/>
                      <w:marRight w:val="0"/>
                      <w:marTop w:val="0"/>
                      <w:marBottom w:val="0"/>
                      <w:divBdr>
                        <w:top w:val="none" w:sz="0" w:space="0" w:color="auto"/>
                        <w:left w:val="none" w:sz="0" w:space="0" w:color="auto"/>
                        <w:bottom w:val="none" w:sz="0" w:space="0" w:color="auto"/>
                        <w:right w:val="none" w:sz="0" w:space="0" w:color="auto"/>
                      </w:divBdr>
                    </w:div>
                  </w:divsChild>
                </w:div>
                <w:div w:id="660502598">
                  <w:marLeft w:val="0"/>
                  <w:marRight w:val="0"/>
                  <w:marTop w:val="0"/>
                  <w:marBottom w:val="0"/>
                  <w:divBdr>
                    <w:top w:val="none" w:sz="0" w:space="0" w:color="auto"/>
                    <w:left w:val="none" w:sz="0" w:space="0" w:color="auto"/>
                    <w:bottom w:val="none" w:sz="0" w:space="0" w:color="auto"/>
                    <w:right w:val="none" w:sz="0" w:space="0" w:color="auto"/>
                  </w:divBdr>
                  <w:divsChild>
                    <w:div w:id="1499493448">
                      <w:marLeft w:val="0"/>
                      <w:marRight w:val="0"/>
                      <w:marTop w:val="0"/>
                      <w:marBottom w:val="0"/>
                      <w:divBdr>
                        <w:top w:val="none" w:sz="0" w:space="0" w:color="auto"/>
                        <w:left w:val="none" w:sz="0" w:space="0" w:color="auto"/>
                        <w:bottom w:val="none" w:sz="0" w:space="0" w:color="auto"/>
                        <w:right w:val="none" w:sz="0" w:space="0" w:color="auto"/>
                      </w:divBdr>
                    </w:div>
                  </w:divsChild>
                </w:div>
                <w:div w:id="832834701">
                  <w:marLeft w:val="0"/>
                  <w:marRight w:val="0"/>
                  <w:marTop w:val="0"/>
                  <w:marBottom w:val="0"/>
                  <w:divBdr>
                    <w:top w:val="none" w:sz="0" w:space="0" w:color="auto"/>
                    <w:left w:val="none" w:sz="0" w:space="0" w:color="auto"/>
                    <w:bottom w:val="none" w:sz="0" w:space="0" w:color="auto"/>
                    <w:right w:val="none" w:sz="0" w:space="0" w:color="auto"/>
                  </w:divBdr>
                  <w:divsChild>
                    <w:div w:id="676884065">
                      <w:marLeft w:val="0"/>
                      <w:marRight w:val="0"/>
                      <w:marTop w:val="0"/>
                      <w:marBottom w:val="0"/>
                      <w:divBdr>
                        <w:top w:val="none" w:sz="0" w:space="0" w:color="auto"/>
                        <w:left w:val="none" w:sz="0" w:space="0" w:color="auto"/>
                        <w:bottom w:val="none" w:sz="0" w:space="0" w:color="auto"/>
                        <w:right w:val="none" w:sz="0" w:space="0" w:color="auto"/>
                      </w:divBdr>
                    </w:div>
                  </w:divsChild>
                </w:div>
                <w:div w:id="948321072">
                  <w:marLeft w:val="0"/>
                  <w:marRight w:val="0"/>
                  <w:marTop w:val="0"/>
                  <w:marBottom w:val="0"/>
                  <w:divBdr>
                    <w:top w:val="none" w:sz="0" w:space="0" w:color="auto"/>
                    <w:left w:val="none" w:sz="0" w:space="0" w:color="auto"/>
                    <w:bottom w:val="none" w:sz="0" w:space="0" w:color="auto"/>
                    <w:right w:val="none" w:sz="0" w:space="0" w:color="auto"/>
                  </w:divBdr>
                  <w:divsChild>
                    <w:div w:id="1306205294">
                      <w:marLeft w:val="0"/>
                      <w:marRight w:val="0"/>
                      <w:marTop w:val="0"/>
                      <w:marBottom w:val="0"/>
                      <w:divBdr>
                        <w:top w:val="none" w:sz="0" w:space="0" w:color="auto"/>
                        <w:left w:val="none" w:sz="0" w:space="0" w:color="auto"/>
                        <w:bottom w:val="none" w:sz="0" w:space="0" w:color="auto"/>
                        <w:right w:val="none" w:sz="0" w:space="0" w:color="auto"/>
                      </w:divBdr>
                    </w:div>
                  </w:divsChild>
                </w:div>
                <w:div w:id="971904727">
                  <w:marLeft w:val="0"/>
                  <w:marRight w:val="0"/>
                  <w:marTop w:val="0"/>
                  <w:marBottom w:val="0"/>
                  <w:divBdr>
                    <w:top w:val="none" w:sz="0" w:space="0" w:color="auto"/>
                    <w:left w:val="none" w:sz="0" w:space="0" w:color="auto"/>
                    <w:bottom w:val="none" w:sz="0" w:space="0" w:color="auto"/>
                    <w:right w:val="none" w:sz="0" w:space="0" w:color="auto"/>
                  </w:divBdr>
                  <w:divsChild>
                    <w:div w:id="1016034627">
                      <w:marLeft w:val="0"/>
                      <w:marRight w:val="0"/>
                      <w:marTop w:val="0"/>
                      <w:marBottom w:val="0"/>
                      <w:divBdr>
                        <w:top w:val="none" w:sz="0" w:space="0" w:color="auto"/>
                        <w:left w:val="none" w:sz="0" w:space="0" w:color="auto"/>
                        <w:bottom w:val="none" w:sz="0" w:space="0" w:color="auto"/>
                        <w:right w:val="none" w:sz="0" w:space="0" w:color="auto"/>
                      </w:divBdr>
                    </w:div>
                  </w:divsChild>
                </w:div>
                <w:div w:id="1267616327">
                  <w:marLeft w:val="0"/>
                  <w:marRight w:val="0"/>
                  <w:marTop w:val="0"/>
                  <w:marBottom w:val="0"/>
                  <w:divBdr>
                    <w:top w:val="none" w:sz="0" w:space="0" w:color="auto"/>
                    <w:left w:val="none" w:sz="0" w:space="0" w:color="auto"/>
                    <w:bottom w:val="none" w:sz="0" w:space="0" w:color="auto"/>
                    <w:right w:val="none" w:sz="0" w:space="0" w:color="auto"/>
                  </w:divBdr>
                  <w:divsChild>
                    <w:div w:id="2141149262">
                      <w:marLeft w:val="0"/>
                      <w:marRight w:val="0"/>
                      <w:marTop w:val="0"/>
                      <w:marBottom w:val="0"/>
                      <w:divBdr>
                        <w:top w:val="none" w:sz="0" w:space="0" w:color="auto"/>
                        <w:left w:val="none" w:sz="0" w:space="0" w:color="auto"/>
                        <w:bottom w:val="none" w:sz="0" w:space="0" w:color="auto"/>
                        <w:right w:val="none" w:sz="0" w:space="0" w:color="auto"/>
                      </w:divBdr>
                    </w:div>
                  </w:divsChild>
                </w:div>
                <w:div w:id="1290743513">
                  <w:marLeft w:val="0"/>
                  <w:marRight w:val="0"/>
                  <w:marTop w:val="0"/>
                  <w:marBottom w:val="0"/>
                  <w:divBdr>
                    <w:top w:val="none" w:sz="0" w:space="0" w:color="auto"/>
                    <w:left w:val="none" w:sz="0" w:space="0" w:color="auto"/>
                    <w:bottom w:val="none" w:sz="0" w:space="0" w:color="auto"/>
                    <w:right w:val="none" w:sz="0" w:space="0" w:color="auto"/>
                  </w:divBdr>
                  <w:divsChild>
                    <w:div w:id="1905230">
                      <w:marLeft w:val="0"/>
                      <w:marRight w:val="0"/>
                      <w:marTop w:val="0"/>
                      <w:marBottom w:val="0"/>
                      <w:divBdr>
                        <w:top w:val="none" w:sz="0" w:space="0" w:color="auto"/>
                        <w:left w:val="none" w:sz="0" w:space="0" w:color="auto"/>
                        <w:bottom w:val="none" w:sz="0" w:space="0" w:color="auto"/>
                        <w:right w:val="none" w:sz="0" w:space="0" w:color="auto"/>
                      </w:divBdr>
                    </w:div>
                    <w:div w:id="1831631991">
                      <w:marLeft w:val="0"/>
                      <w:marRight w:val="0"/>
                      <w:marTop w:val="0"/>
                      <w:marBottom w:val="0"/>
                      <w:divBdr>
                        <w:top w:val="none" w:sz="0" w:space="0" w:color="auto"/>
                        <w:left w:val="none" w:sz="0" w:space="0" w:color="auto"/>
                        <w:bottom w:val="none" w:sz="0" w:space="0" w:color="auto"/>
                        <w:right w:val="none" w:sz="0" w:space="0" w:color="auto"/>
                      </w:divBdr>
                    </w:div>
                  </w:divsChild>
                </w:div>
                <w:div w:id="1396393103">
                  <w:marLeft w:val="0"/>
                  <w:marRight w:val="0"/>
                  <w:marTop w:val="0"/>
                  <w:marBottom w:val="0"/>
                  <w:divBdr>
                    <w:top w:val="none" w:sz="0" w:space="0" w:color="auto"/>
                    <w:left w:val="none" w:sz="0" w:space="0" w:color="auto"/>
                    <w:bottom w:val="none" w:sz="0" w:space="0" w:color="auto"/>
                    <w:right w:val="none" w:sz="0" w:space="0" w:color="auto"/>
                  </w:divBdr>
                  <w:divsChild>
                    <w:div w:id="1848254608">
                      <w:marLeft w:val="0"/>
                      <w:marRight w:val="0"/>
                      <w:marTop w:val="0"/>
                      <w:marBottom w:val="0"/>
                      <w:divBdr>
                        <w:top w:val="none" w:sz="0" w:space="0" w:color="auto"/>
                        <w:left w:val="none" w:sz="0" w:space="0" w:color="auto"/>
                        <w:bottom w:val="none" w:sz="0" w:space="0" w:color="auto"/>
                        <w:right w:val="none" w:sz="0" w:space="0" w:color="auto"/>
                      </w:divBdr>
                    </w:div>
                  </w:divsChild>
                </w:div>
                <w:div w:id="1536314279">
                  <w:marLeft w:val="0"/>
                  <w:marRight w:val="0"/>
                  <w:marTop w:val="0"/>
                  <w:marBottom w:val="0"/>
                  <w:divBdr>
                    <w:top w:val="none" w:sz="0" w:space="0" w:color="auto"/>
                    <w:left w:val="none" w:sz="0" w:space="0" w:color="auto"/>
                    <w:bottom w:val="none" w:sz="0" w:space="0" w:color="auto"/>
                    <w:right w:val="none" w:sz="0" w:space="0" w:color="auto"/>
                  </w:divBdr>
                  <w:divsChild>
                    <w:div w:id="737552069">
                      <w:marLeft w:val="0"/>
                      <w:marRight w:val="0"/>
                      <w:marTop w:val="0"/>
                      <w:marBottom w:val="0"/>
                      <w:divBdr>
                        <w:top w:val="none" w:sz="0" w:space="0" w:color="auto"/>
                        <w:left w:val="none" w:sz="0" w:space="0" w:color="auto"/>
                        <w:bottom w:val="none" w:sz="0" w:space="0" w:color="auto"/>
                        <w:right w:val="none" w:sz="0" w:space="0" w:color="auto"/>
                      </w:divBdr>
                    </w:div>
                  </w:divsChild>
                </w:div>
                <w:div w:id="1563176309">
                  <w:marLeft w:val="0"/>
                  <w:marRight w:val="0"/>
                  <w:marTop w:val="0"/>
                  <w:marBottom w:val="0"/>
                  <w:divBdr>
                    <w:top w:val="none" w:sz="0" w:space="0" w:color="auto"/>
                    <w:left w:val="none" w:sz="0" w:space="0" w:color="auto"/>
                    <w:bottom w:val="none" w:sz="0" w:space="0" w:color="auto"/>
                    <w:right w:val="none" w:sz="0" w:space="0" w:color="auto"/>
                  </w:divBdr>
                  <w:divsChild>
                    <w:div w:id="1023747721">
                      <w:marLeft w:val="0"/>
                      <w:marRight w:val="0"/>
                      <w:marTop w:val="0"/>
                      <w:marBottom w:val="0"/>
                      <w:divBdr>
                        <w:top w:val="none" w:sz="0" w:space="0" w:color="auto"/>
                        <w:left w:val="none" w:sz="0" w:space="0" w:color="auto"/>
                        <w:bottom w:val="none" w:sz="0" w:space="0" w:color="auto"/>
                        <w:right w:val="none" w:sz="0" w:space="0" w:color="auto"/>
                      </w:divBdr>
                    </w:div>
                  </w:divsChild>
                </w:div>
                <w:div w:id="1605653109">
                  <w:marLeft w:val="0"/>
                  <w:marRight w:val="0"/>
                  <w:marTop w:val="0"/>
                  <w:marBottom w:val="0"/>
                  <w:divBdr>
                    <w:top w:val="none" w:sz="0" w:space="0" w:color="auto"/>
                    <w:left w:val="none" w:sz="0" w:space="0" w:color="auto"/>
                    <w:bottom w:val="none" w:sz="0" w:space="0" w:color="auto"/>
                    <w:right w:val="none" w:sz="0" w:space="0" w:color="auto"/>
                  </w:divBdr>
                  <w:divsChild>
                    <w:div w:id="1982074617">
                      <w:marLeft w:val="0"/>
                      <w:marRight w:val="0"/>
                      <w:marTop w:val="0"/>
                      <w:marBottom w:val="0"/>
                      <w:divBdr>
                        <w:top w:val="none" w:sz="0" w:space="0" w:color="auto"/>
                        <w:left w:val="none" w:sz="0" w:space="0" w:color="auto"/>
                        <w:bottom w:val="none" w:sz="0" w:space="0" w:color="auto"/>
                        <w:right w:val="none" w:sz="0" w:space="0" w:color="auto"/>
                      </w:divBdr>
                    </w:div>
                  </w:divsChild>
                </w:div>
                <w:div w:id="1613709856">
                  <w:marLeft w:val="0"/>
                  <w:marRight w:val="0"/>
                  <w:marTop w:val="0"/>
                  <w:marBottom w:val="0"/>
                  <w:divBdr>
                    <w:top w:val="none" w:sz="0" w:space="0" w:color="auto"/>
                    <w:left w:val="none" w:sz="0" w:space="0" w:color="auto"/>
                    <w:bottom w:val="none" w:sz="0" w:space="0" w:color="auto"/>
                    <w:right w:val="none" w:sz="0" w:space="0" w:color="auto"/>
                  </w:divBdr>
                  <w:divsChild>
                    <w:div w:id="1726444888">
                      <w:marLeft w:val="0"/>
                      <w:marRight w:val="0"/>
                      <w:marTop w:val="0"/>
                      <w:marBottom w:val="0"/>
                      <w:divBdr>
                        <w:top w:val="none" w:sz="0" w:space="0" w:color="auto"/>
                        <w:left w:val="none" w:sz="0" w:space="0" w:color="auto"/>
                        <w:bottom w:val="none" w:sz="0" w:space="0" w:color="auto"/>
                        <w:right w:val="none" w:sz="0" w:space="0" w:color="auto"/>
                      </w:divBdr>
                    </w:div>
                  </w:divsChild>
                </w:div>
                <w:div w:id="1757163439">
                  <w:marLeft w:val="0"/>
                  <w:marRight w:val="0"/>
                  <w:marTop w:val="0"/>
                  <w:marBottom w:val="0"/>
                  <w:divBdr>
                    <w:top w:val="none" w:sz="0" w:space="0" w:color="auto"/>
                    <w:left w:val="none" w:sz="0" w:space="0" w:color="auto"/>
                    <w:bottom w:val="none" w:sz="0" w:space="0" w:color="auto"/>
                    <w:right w:val="none" w:sz="0" w:space="0" w:color="auto"/>
                  </w:divBdr>
                  <w:divsChild>
                    <w:div w:id="1601377871">
                      <w:marLeft w:val="0"/>
                      <w:marRight w:val="0"/>
                      <w:marTop w:val="0"/>
                      <w:marBottom w:val="0"/>
                      <w:divBdr>
                        <w:top w:val="none" w:sz="0" w:space="0" w:color="auto"/>
                        <w:left w:val="none" w:sz="0" w:space="0" w:color="auto"/>
                        <w:bottom w:val="none" w:sz="0" w:space="0" w:color="auto"/>
                        <w:right w:val="none" w:sz="0" w:space="0" w:color="auto"/>
                      </w:divBdr>
                    </w:div>
                  </w:divsChild>
                </w:div>
                <w:div w:id="1885292178">
                  <w:marLeft w:val="0"/>
                  <w:marRight w:val="0"/>
                  <w:marTop w:val="0"/>
                  <w:marBottom w:val="0"/>
                  <w:divBdr>
                    <w:top w:val="none" w:sz="0" w:space="0" w:color="auto"/>
                    <w:left w:val="none" w:sz="0" w:space="0" w:color="auto"/>
                    <w:bottom w:val="none" w:sz="0" w:space="0" w:color="auto"/>
                    <w:right w:val="none" w:sz="0" w:space="0" w:color="auto"/>
                  </w:divBdr>
                  <w:divsChild>
                    <w:div w:id="5623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5260">
          <w:marLeft w:val="0"/>
          <w:marRight w:val="0"/>
          <w:marTop w:val="0"/>
          <w:marBottom w:val="0"/>
          <w:divBdr>
            <w:top w:val="none" w:sz="0" w:space="0" w:color="auto"/>
            <w:left w:val="none" w:sz="0" w:space="0" w:color="auto"/>
            <w:bottom w:val="none" w:sz="0" w:space="0" w:color="auto"/>
            <w:right w:val="none" w:sz="0" w:space="0" w:color="auto"/>
          </w:divBdr>
        </w:div>
        <w:div w:id="1719549506">
          <w:marLeft w:val="0"/>
          <w:marRight w:val="0"/>
          <w:marTop w:val="0"/>
          <w:marBottom w:val="0"/>
          <w:divBdr>
            <w:top w:val="none" w:sz="0" w:space="0" w:color="auto"/>
            <w:left w:val="none" w:sz="0" w:space="0" w:color="auto"/>
            <w:bottom w:val="none" w:sz="0" w:space="0" w:color="auto"/>
            <w:right w:val="none" w:sz="0" w:space="0" w:color="auto"/>
          </w:divBdr>
        </w:div>
        <w:div w:id="1726222025">
          <w:marLeft w:val="0"/>
          <w:marRight w:val="0"/>
          <w:marTop w:val="0"/>
          <w:marBottom w:val="0"/>
          <w:divBdr>
            <w:top w:val="none" w:sz="0" w:space="0" w:color="auto"/>
            <w:left w:val="none" w:sz="0" w:space="0" w:color="auto"/>
            <w:bottom w:val="none" w:sz="0" w:space="0" w:color="auto"/>
            <w:right w:val="none" w:sz="0" w:space="0" w:color="auto"/>
          </w:divBdr>
        </w:div>
        <w:div w:id="1806308587">
          <w:marLeft w:val="0"/>
          <w:marRight w:val="0"/>
          <w:marTop w:val="0"/>
          <w:marBottom w:val="0"/>
          <w:divBdr>
            <w:top w:val="none" w:sz="0" w:space="0" w:color="auto"/>
            <w:left w:val="none" w:sz="0" w:space="0" w:color="auto"/>
            <w:bottom w:val="none" w:sz="0" w:space="0" w:color="auto"/>
            <w:right w:val="none" w:sz="0" w:space="0" w:color="auto"/>
          </w:divBdr>
        </w:div>
        <w:div w:id="1826779455">
          <w:marLeft w:val="0"/>
          <w:marRight w:val="0"/>
          <w:marTop w:val="0"/>
          <w:marBottom w:val="0"/>
          <w:divBdr>
            <w:top w:val="none" w:sz="0" w:space="0" w:color="auto"/>
            <w:left w:val="none" w:sz="0" w:space="0" w:color="auto"/>
            <w:bottom w:val="none" w:sz="0" w:space="0" w:color="auto"/>
            <w:right w:val="none" w:sz="0" w:space="0" w:color="auto"/>
          </w:divBdr>
        </w:div>
        <w:div w:id="1835993576">
          <w:marLeft w:val="0"/>
          <w:marRight w:val="0"/>
          <w:marTop w:val="0"/>
          <w:marBottom w:val="0"/>
          <w:divBdr>
            <w:top w:val="none" w:sz="0" w:space="0" w:color="auto"/>
            <w:left w:val="none" w:sz="0" w:space="0" w:color="auto"/>
            <w:bottom w:val="none" w:sz="0" w:space="0" w:color="auto"/>
            <w:right w:val="none" w:sz="0" w:space="0" w:color="auto"/>
          </w:divBdr>
        </w:div>
        <w:div w:id="1872110329">
          <w:marLeft w:val="0"/>
          <w:marRight w:val="0"/>
          <w:marTop w:val="0"/>
          <w:marBottom w:val="0"/>
          <w:divBdr>
            <w:top w:val="none" w:sz="0" w:space="0" w:color="auto"/>
            <w:left w:val="none" w:sz="0" w:space="0" w:color="auto"/>
            <w:bottom w:val="none" w:sz="0" w:space="0" w:color="auto"/>
            <w:right w:val="none" w:sz="0" w:space="0" w:color="auto"/>
          </w:divBdr>
        </w:div>
        <w:div w:id="1874462924">
          <w:marLeft w:val="0"/>
          <w:marRight w:val="0"/>
          <w:marTop w:val="0"/>
          <w:marBottom w:val="0"/>
          <w:divBdr>
            <w:top w:val="none" w:sz="0" w:space="0" w:color="auto"/>
            <w:left w:val="none" w:sz="0" w:space="0" w:color="auto"/>
            <w:bottom w:val="none" w:sz="0" w:space="0" w:color="auto"/>
            <w:right w:val="none" w:sz="0" w:space="0" w:color="auto"/>
          </w:divBdr>
        </w:div>
        <w:div w:id="1875920257">
          <w:marLeft w:val="0"/>
          <w:marRight w:val="0"/>
          <w:marTop w:val="0"/>
          <w:marBottom w:val="0"/>
          <w:divBdr>
            <w:top w:val="none" w:sz="0" w:space="0" w:color="auto"/>
            <w:left w:val="none" w:sz="0" w:space="0" w:color="auto"/>
            <w:bottom w:val="none" w:sz="0" w:space="0" w:color="auto"/>
            <w:right w:val="none" w:sz="0" w:space="0" w:color="auto"/>
          </w:divBdr>
        </w:div>
        <w:div w:id="1910966475">
          <w:marLeft w:val="0"/>
          <w:marRight w:val="0"/>
          <w:marTop w:val="0"/>
          <w:marBottom w:val="0"/>
          <w:divBdr>
            <w:top w:val="none" w:sz="0" w:space="0" w:color="auto"/>
            <w:left w:val="none" w:sz="0" w:space="0" w:color="auto"/>
            <w:bottom w:val="none" w:sz="0" w:space="0" w:color="auto"/>
            <w:right w:val="none" w:sz="0" w:space="0" w:color="auto"/>
          </w:divBdr>
        </w:div>
        <w:div w:id="1928807299">
          <w:marLeft w:val="0"/>
          <w:marRight w:val="0"/>
          <w:marTop w:val="0"/>
          <w:marBottom w:val="0"/>
          <w:divBdr>
            <w:top w:val="none" w:sz="0" w:space="0" w:color="auto"/>
            <w:left w:val="none" w:sz="0" w:space="0" w:color="auto"/>
            <w:bottom w:val="none" w:sz="0" w:space="0" w:color="auto"/>
            <w:right w:val="none" w:sz="0" w:space="0" w:color="auto"/>
          </w:divBdr>
        </w:div>
        <w:div w:id="1939022719">
          <w:marLeft w:val="0"/>
          <w:marRight w:val="0"/>
          <w:marTop w:val="0"/>
          <w:marBottom w:val="0"/>
          <w:divBdr>
            <w:top w:val="none" w:sz="0" w:space="0" w:color="auto"/>
            <w:left w:val="none" w:sz="0" w:space="0" w:color="auto"/>
            <w:bottom w:val="none" w:sz="0" w:space="0" w:color="auto"/>
            <w:right w:val="none" w:sz="0" w:space="0" w:color="auto"/>
          </w:divBdr>
        </w:div>
        <w:div w:id="1956978696">
          <w:marLeft w:val="0"/>
          <w:marRight w:val="0"/>
          <w:marTop w:val="0"/>
          <w:marBottom w:val="0"/>
          <w:divBdr>
            <w:top w:val="none" w:sz="0" w:space="0" w:color="auto"/>
            <w:left w:val="none" w:sz="0" w:space="0" w:color="auto"/>
            <w:bottom w:val="none" w:sz="0" w:space="0" w:color="auto"/>
            <w:right w:val="none" w:sz="0" w:space="0" w:color="auto"/>
          </w:divBdr>
        </w:div>
        <w:div w:id="1958441667">
          <w:marLeft w:val="0"/>
          <w:marRight w:val="0"/>
          <w:marTop w:val="0"/>
          <w:marBottom w:val="0"/>
          <w:divBdr>
            <w:top w:val="none" w:sz="0" w:space="0" w:color="auto"/>
            <w:left w:val="none" w:sz="0" w:space="0" w:color="auto"/>
            <w:bottom w:val="none" w:sz="0" w:space="0" w:color="auto"/>
            <w:right w:val="none" w:sz="0" w:space="0" w:color="auto"/>
          </w:divBdr>
        </w:div>
        <w:div w:id="1984968046">
          <w:marLeft w:val="0"/>
          <w:marRight w:val="0"/>
          <w:marTop w:val="0"/>
          <w:marBottom w:val="0"/>
          <w:divBdr>
            <w:top w:val="none" w:sz="0" w:space="0" w:color="auto"/>
            <w:left w:val="none" w:sz="0" w:space="0" w:color="auto"/>
            <w:bottom w:val="none" w:sz="0" w:space="0" w:color="auto"/>
            <w:right w:val="none" w:sz="0" w:space="0" w:color="auto"/>
          </w:divBdr>
        </w:div>
        <w:div w:id="2000036948">
          <w:marLeft w:val="0"/>
          <w:marRight w:val="0"/>
          <w:marTop w:val="0"/>
          <w:marBottom w:val="0"/>
          <w:divBdr>
            <w:top w:val="none" w:sz="0" w:space="0" w:color="auto"/>
            <w:left w:val="none" w:sz="0" w:space="0" w:color="auto"/>
            <w:bottom w:val="none" w:sz="0" w:space="0" w:color="auto"/>
            <w:right w:val="none" w:sz="0" w:space="0" w:color="auto"/>
          </w:divBdr>
        </w:div>
        <w:div w:id="2004772778">
          <w:marLeft w:val="0"/>
          <w:marRight w:val="0"/>
          <w:marTop w:val="0"/>
          <w:marBottom w:val="0"/>
          <w:divBdr>
            <w:top w:val="none" w:sz="0" w:space="0" w:color="auto"/>
            <w:left w:val="none" w:sz="0" w:space="0" w:color="auto"/>
            <w:bottom w:val="none" w:sz="0" w:space="0" w:color="auto"/>
            <w:right w:val="none" w:sz="0" w:space="0" w:color="auto"/>
          </w:divBdr>
        </w:div>
        <w:div w:id="2039768651">
          <w:marLeft w:val="0"/>
          <w:marRight w:val="0"/>
          <w:marTop w:val="0"/>
          <w:marBottom w:val="0"/>
          <w:divBdr>
            <w:top w:val="none" w:sz="0" w:space="0" w:color="auto"/>
            <w:left w:val="none" w:sz="0" w:space="0" w:color="auto"/>
            <w:bottom w:val="none" w:sz="0" w:space="0" w:color="auto"/>
            <w:right w:val="none" w:sz="0" w:space="0" w:color="auto"/>
          </w:divBdr>
          <w:divsChild>
            <w:div w:id="1542550155">
              <w:marLeft w:val="-75"/>
              <w:marRight w:val="0"/>
              <w:marTop w:val="30"/>
              <w:marBottom w:val="30"/>
              <w:divBdr>
                <w:top w:val="none" w:sz="0" w:space="0" w:color="auto"/>
                <w:left w:val="none" w:sz="0" w:space="0" w:color="auto"/>
                <w:bottom w:val="none" w:sz="0" w:space="0" w:color="auto"/>
                <w:right w:val="none" w:sz="0" w:space="0" w:color="auto"/>
              </w:divBdr>
              <w:divsChild>
                <w:div w:id="5333453">
                  <w:marLeft w:val="0"/>
                  <w:marRight w:val="0"/>
                  <w:marTop w:val="0"/>
                  <w:marBottom w:val="0"/>
                  <w:divBdr>
                    <w:top w:val="none" w:sz="0" w:space="0" w:color="auto"/>
                    <w:left w:val="none" w:sz="0" w:space="0" w:color="auto"/>
                    <w:bottom w:val="none" w:sz="0" w:space="0" w:color="auto"/>
                    <w:right w:val="none" w:sz="0" w:space="0" w:color="auto"/>
                  </w:divBdr>
                  <w:divsChild>
                    <w:div w:id="1568421328">
                      <w:marLeft w:val="0"/>
                      <w:marRight w:val="0"/>
                      <w:marTop w:val="0"/>
                      <w:marBottom w:val="0"/>
                      <w:divBdr>
                        <w:top w:val="none" w:sz="0" w:space="0" w:color="auto"/>
                        <w:left w:val="none" w:sz="0" w:space="0" w:color="auto"/>
                        <w:bottom w:val="none" w:sz="0" w:space="0" w:color="auto"/>
                        <w:right w:val="none" w:sz="0" w:space="0" w:color="auto"/>
                      </w:divBdr>
                    </w:div>
                  </w:divsChild>
                </w:div>
                <w:div w:id="127286038">
                  <w:marLeft w:val="0"/>
                  <w:marRight w:val="0"/>
                  <w:marTop w:val="0"/>
                  <w:marBottom w:val="0"/>
                  <w:divBdr>
                    <w:top w:val="none" w:sz="0" w:space="0" w:color="auto"/>
                    <w:left w:val="none" w:sz="0" w:space="0" w:color="auto"/>
                    <w:bottom w:val="none" w:sz="0" w:space="0" w:color="auto"/>
                    <w:right w:val="none" w:sz="0" w:space="0" w:color="auto"/>
                  </w:divBdr>
                  <w:divsChild>
                    <w:div w:id="672879081">
                      <w:marLeft w:val="0"/>
                      <w:marRight w:val="0"/>
                      <w:marTop w:val="0"/>
                      <w:marBottom w:val="0"/>
                      <w:divBdr>
                        <w:top w:val="none" w:sz="0" w:space="0" w:color="auto"/>
                        <w:left w:val="none" w:sz="0" w:space="0" w:color="auto"/>
                        <w:bottom w:val="none" w:sz="0" w:space="0" w:color="auto"/>
                        <w:right w:val="none" w:sz="0" w:space="0" w:color="auto"/>
                      </w:divBdr>
                    </w:div>
                  </w:divsChild>
                </w:div>
                <w:div w:id="198780975">
                  <w:marLeft w:val="0"/>
                  <w:marRight w:val="0"/>
                  <w:marTop w:val="0"/>
                  <w:marBottom w:val="0"/>
                  <w:divBdr>
                    <w:top w:val="none" w:sz="0" w:space="0" w:color="auto"/>
                    <w:left w:val="none" w:sz="0" w:space="0" w:color="auto"/>
                    <w:bottom w:val="none" w:sz="0" w:space="0" w:color="auto"/>
                    <w:right w:val="none" w:sz="0" w:space="0" w:color="auto"/>
                  </w:divBdr>
                  <w:divsChild>
                    <w:div w:id="1913344229">
                      <w:marLeft w:val="0"/>
                      <w:marRight w:val="0"/>
                      <w:marTop w:val="0"/>
                      <w:marBottom w:val="0"/>
                      <w:divBdr>
                        <w:top w:val="none" w:sz="0" w:space="0" w:color="auto"/>
                        <w:left w:val="none" w:sz="0" w:space="0" w:color="auto"/>
                        <w:bottom w:val="none" w:sz="0" w:space="0" w:color="auto"/>
                        <w:right w:val="none" w:sz="0" w:space="0" w:color="auto"/>
                      </w:divBdr>
                    </w:div>
                  </w:divsChild>
                </w:div>
                <w:div w:id="291717305">
                  <w:marLeft w:val="0"/>
                  <w:marRight w:val="0"/>
                  <w:marTop w:val="0"/>
                  <w:marBottom w:val="0"/>
                  <w:divBdr>
                    <w:top w:val="none" w:sz="0" w:space="0" w:color="auto"/>
                    <w:left w:val="none" w:sz="0" w:space="0" w:color="auto"/>
                    <w:bottom w:val="none" w:sz="0" w:space="0" w:color="auto"/>
                    <w:right w:val="none" w:sz="0" w:space="0" w:color="auto"/>
                  </w:divBdr>
                  <w:divsChild>
                    <w:div w:id="1415083674">
                      <w:marLeft w:val="0"/>
                      <w:marRight w:val="0"/>
                      <w:marTop w:val="0"/>
                      <w:marBottom w:val="0"/>
                      <w:divBdr>
                        <w:top w:val="none" w:sz="0" w:space="0" w:color="auto"/>
                        <w:left w:val="none" w:sz="0" w:space="0" w:color="auto"/>
                        <w:bottom w:val="none" w:sz="0" w:space="0" w:color="auto"/>
                        <w:right w:val="none" w:sz="0" w:space="0" w:color="auto"/>
                      </w:divBdr>
                    </w:div>
                  </w:divsChild>
                </w:div>
                <w:div w:id="509297124">
                  <w:marLeft w:val="0"/>
                  <w:marRight w:val="0"/>
                  <w:marTop w:val="0"/>
                  <w:marBottom w:val="0"/>
                  <w:divBdr>
                    <w:top w:val="none" w:sz="0" w:space="0" w:color="auto"/>
                    <w:left w:val="none" w:sz="0" w:space="0" w:color="auto"/>
                    <w:bottom w:val="none" w:sz="0" w:space="0" w:color="auto"/>
                    <w:right w:val="none" w:sz="0" w:space="0" w:color="auto"/>
                  </w:divBdr>
                  <w:divsChild>
                    <w:div w:id="1617522279">
                      <w:marLeft w:val="0"/>
                      <w:marRight w:val="0"/>
                      <w:marTop w:val="0"/>
                      <w:marBottom w:val="0"/>
                      <w:divBdr>
                        <w:top w:val="none" w:sz="0" w:space="0" w:color="auto"/>
                        <w:left w:val="none" w:sz="0" w:space="0" w:color="auto"/>
                        <w:bottom w:val="none" w:sz="0" w:space="0" w:color="auto"/>
                        <w:right w:val="none" w:sz="0" w:space="0" w:color="auto"/>
                      </w:divBdr>
                    </w:div>
                  </w:divsChild>
                </w:div>
                <w:div w:id="620386039">
                  <w:marLeft w:val="0"/>
                  <w:marRight w:val="0"/>
                  <w:marTop w:val="0"/>
                  <w:marBottom w:val="0"/>
                  <w:divBdr>
                    <w:top w:val="none" w:sz="0" w:space="0" w:color="auto"/>
                    <w:left w:val="none" w:sz="0" w:space="0" w:color="auto"/>
                    <w:bottom w:val="none" w:sz="0" w:space="0" w:color="auto"/>
                    <w:right w:val="none" w:sz="0" w:space="0" w:color="auto"/>
                  </w:divBdr>
                  <w:divsChild>
                    <w:div w:id="1439834065">
                      <w:marLeft w:val="0"/>
                      <w:marRight w:val="0"/>
                      <w:marTop w:val="0"/>
                      <w:marBottom w:val="0"/>
                      <w:divBdr>
                        <w:top w:val="none" w:sz="0" w:space="0" w:color="auto"/>
                        <w:left w:val="none" w:sz="0" w:space="0" w:color="auto"/>
                        <w:bottom w:val="none" w:sz="0" w:space="0" w:color="auto"/>
                        <w:right w:val="none" w:sz="0" w:space="0" w:color="auto"/>
                      </w:divBdr>
                    </w:div>
                  </w:divsChild>
                </w:div>
                <w:div w:id="726757830">
                  <w:marLeft w:val="0"/>
                  <w:marRight w:val="0"/>
                  <w:marTop w:val="0"/>
                  <w:marBottom w:val="0"/>
                  <w:divBdr>
                    <w:top w:val="none" w:sz="0" w:space="0" w:color="auto"/>
                    <w:left w:val="none" w:sz="0" w:space="0" w:color="auto"/>
                    <w:bottom w:val="none" w:sz="0" w:space="0" w:color="auto"/>
                    <w:right w:val="none" w:sz="0" w:space="0" w:color="auto"/>
                  </w:divBdr>
                  <w:divsChild>
                    <w:div w:id="1239631147">
                      <w:marLeft w:val="0"/>
                      <w:marRight w:val="0"/>
                      <w:marTop w:val="0"/>
                      <w:marBottom w:val="0"/>
                      <w:divBdr>
                        <w:top w:val="none" w:sz="0" w:space="0" w:color="auto"/>
                        <w:left w:val="none" w:sz="0" w:space="0" w:color="auto"/>
                        <w:bottom w:val="none" w:sz="0" w:space="0" w:color="auto"/>
                        <w:right w:val="none" w:sz="0" w:space="0" w:color="auto"/>
                      </w:divBdr>
                    </w:div>
                  </w:divsChild>
                </w:div>
                <w:div w:id="813720071">
                  <w:marLeft w:val="0"/>
                  <w:marRight w:val="0"/>
                  <w:marTop w:val="0"/>
                  <w:marBottom w:val="0"/>
                  <w:divBdr>
                    <w:top w:val="none" w:sz="0" w:space="0" w:color="auto"/>
                    <w:left w:val="none" w:sz="0" w:space="0" w:color="auto"/>
                    <w:bottom w:val="none" w:sz="0" w:space="0" w:color="auto"/>
                    <w:right w:val="none" w:sz="0" w:space="0" w:color="auto"/>
                  </w:divBdr>
                  <w:divsChild>
                    <w:div w:id="1857308551">
                      <w:marLeft w:val="0"/>
                      <w:marRight w:val="0"/>
                      <w:marTop w:val="0"/>
                      <w:marBottom w:val="0"/>
                      <w:divBdr>
                        <w:top w:val="none" w:sz="0" w:space="0" w:color="auto"/>
                        <w:left w:val="none" w:sz="0" w:space="0" w:color="auto"/>
                        <w:bottom w:val="none" w:sz="0" w:space="0" w:color="auto"/>
                        <w:right w:val="none" w:sz="0" w:space="0" w:color="auto"/>
                      </w:divBdr>
                    </w:div>
                  </w:divsChild>
                </w:div>
                <w:div w:id="864712982">
                  <w:marLeft w:val="0"/>
                  <w:marRight w:val="0"/>
                  <w:marTop w:val="0"/>
                  <w:marBottom w:val="0"/>
                  <w:divBdr>
                    <w:top w:val="none" w:sz="0" w:space="0" w:color="auto"/>
                    <w:left w:val="none" w:sz="0" w:space="0" w:color="auto"/>
                    <w:bottom w:val="none" w:sz="0" w:space="0" w:color="auto"/>
                    <w:right w:val="none" w:sz="0" w:space="0" w:color="auto"/>
                  </w:divBdr>
                  <w:divsChild>
                    <w:div w:id="122159529">
                      <w:marLeft w:val="0"/>
                      <w:marRight w:val="0"/>
                      <w:marTop w:val="0"/>
                      <w:marBottom w:val="0"/>
                      <w:divBdr>
                        <w:top w:val="none" w:sz="0" w:space="0" w:color="auto"/>
                        <w:left w:val="none" w:sz="0" w:space="0" w:color="auto"/>
                        <w:bottom w:val="none" w:sz="0" w:space="0" w:color="auto"/>
                        <w:right w:val="none" w:sz="0" w:space="0" w:color="auto"/>
                      </w:divBdr>
                    </w:div>
                  </w:divsChild>
                </w:div>
                <w:div w:id="865562443">
                  <w:marLeft w:val="0"/>
                  <w:marRight w:val="0"/>
                  <w:marTop w:val="0"/>
                  <w:marBottom w:val="0"/>
                  <w:divBdr>
                    <w:top w:val="none" w:sz="0" w:space="0" w:color="auto"/>
                    <w:left w:val="none" w:sz="0" w:space="0" w:color="auto"/>
                    <w:bottom w:val="none" w:sz="0" w:space="0" w:color="auto"/>
                    <w:right w:val="none" w:sz="0" w:space="0" w:color="auto"/>
                  </w:divBdr>
                  <w:divsChild>
                    <w:div w:id="649942363">
                      <w:marLeft w:val="0"/>
                      <w:marRight w:val="0"/>
                      <w:marTop w:val="0"/>
                      <w:marBottom w:val="0"/>
                      <w:divBdr>
                        <w:top w:val="none" w:sz="0" w:space="0" w:color="auto"/>
                        <w:left w:val="none" w:sz="0" w:space="0" w:color="auto"/>
                        <w:bottom w:val="none" w:sz="0" w:space="0" w:color="auto"/>
                        <w:right w:val="none" w:sz="0" w:space="0" w:color="auto"/>
                      </w:divBdr>
                    </w:div>
                  </w:divsChild>
                </w:div>
                <w:div w:id="942612508">
                  <w:marLeft w:val="0"/>
                  <w:marRight w:val="0"/>
                  <w:marTop w:val="0"/>
                  <w:marBottom w:val="0"/>
                  <w:divBdr>
                    <w:top w:val="none" w:sz="0" w:space="0" w:color="auto"/>
                    <w:left w:val="none" w:sz="0" w:space="0" w:color="auto"/>
                    <w:bottom w:val="none" w:sz="0" w:space="0" w:color="auto"/>
                    <w:right w:val="none" w:sz="0" w:space="0" w:color="auto"/>
                  </w:divBdr>
                  <w:divsChild>
                    <w:div w:id="52704428">
                      <w:marLeft w:val="0"/>
                      <w:marRight w:val="0"/>
                      <w:marTop w:val="0"/>
                      <w:marBottom w:val="0"/>
                      <w:divBdr>
                        <w:top w:val="none" w:sz="0" w:space="0" w:color="auto"/>
                        <w:left w:val="none" w:sz="0" w:space="0" w:color="auto"/>
                        <w:bottom w:val="none" w:sz="0" w:space="0" w:color="auto"/>
                        <w:right w:val="none" w:sz="0" w:space="0" w:color="auto"/>
                      </w:divBdr>
                    </w:div>
                  </w:divsChild>
                </w:div>
                <w:div w:id="984167564">
                  <w:marLeft w:val="0"/>
                  <w:marRight w:val="0"/>
                  <w:marTop w:val="0"/>
                  <w:marBottom w:val="0"/>
                  <w:divBdr>
                    <w:top w:val="none" w:sz="0" w:space="0" w:color="auto"/>
                    <w:left w:val="none" w:sz="0" w:space="0" w:color="auto"/>
                    <w:bottom w:val="none" w:sz="0" w:space="0" w:color="auto"/>
                    <w:right w:val="none" w:sz="0" w:space="0" w:color="auto"/>
                  </w:divBdr>
                  <w:divsChild>
                    <w:div w:id="1071972527">
                      <w:marLeft w:val="0"/>
                      <w:marRight w:val="0"/>
                      <w:marTop w:val="0"/>
                      <w:marBottom w:val="0"/>
                      <w:divBdr>
                        <w:top w:val="none" w:sz="0" w:space="0" w:color="auto"/>
                        <w:left w:val="none" w:sz="0" w:space="0" w:color="auto"/>
                        <w:bottom w:val="none" w:sz="0" w:space="0" w:color="auto"/>
                        <w:right w:val="none" w:sz="0" w:space="0" w:color="auto"/>
                      </w:divBdr>
                    </w:div>
                  </w:divsChild>
                </w:div>
                <w:div w:id="1125077206">
                  <w:marLeft w:val="0"/>
                  <w:marRight w:val="0"/>
                  <w:marTop w:val="0"/>
                  <w:marBottom w:val="0"/>
                  <w:divBdr>
                    <w:top w:val="none" w:sz="0" w:space="0" w:color="auto"/>
                    <w:left w:val="none" w:sz="0" w:space="0" w:color="auto"/>
                    <w:bottom w:val="none" w:sz="0" w:space="0" w:color="auto"/>
                    <w:right w:val="none" w:sz="0" w:space="0" w:color="auto"/>
                  </w:divBdr>
                  <w:divsChild>
                    <w:div w:id="1512724588">
                      <w:marLeft w:val="0"/>
                      <w:marRight w:val="0"/>
                      <w:marTop w:val="0"/>
                      <w:marBottom w:val="0"/>
                      <w:divBdr>
                        <w:top w:val="none" w:sz="0" w:space="0" w:color="auto"/>
                        <w:left w:val="none" w:sz="0" w:space="0" w:color="auto"/>
                        <w:bottom w:val="none" w:sz="0" w:space="0" w:color="auto"/>
                        <w:right w:val="none" w:sz="0" w:space="0" w:color="auto"/>
                      </w:divBdr>
                    </w:div>
                  </w:divsChild>
                </w:div>
                <w:div w:id="1309483268">
                  <w:marLeft w:val="0"/>
                  <w:marRight w:val="0"/>
                  <w:marTop w:val="0"/>
                  <w:marBottom w:val="0"/>
                  <w:divBdr>
                    <w:top w:val="none" w:sz="0" w:space="0" w:color="auto"/>
                    <w:left w:val="none" w:sz="0" w:space="0" w:color="auto"/>
                    <w:bottom w:val="none" w:sz="0" w:space="0" w:color="auto"/>
                    <w:right w:val="none" w:sz="0" w:space="0" w:color="auto"/>
                  </w:divBdr>
                  <w:divsChild>
                    <w:div w:id="480316385">
                      <w:marLeft w:val="0"/>
                      <w:marRight w:val="0"/>
                      <w:marTop w:val="0"/>
                      <w:marBottom w:val="0"/>
                      <w:divBdr>
                        <w:top w:val="none" w:sz="0" w:space="0" w:color="auto"/>
                        <w:left w:val="none" w:sz="0" w:space="0" w:color="auto"/>
                        <w:bottom w:val="none" w:sz="0" w:space="0" w:color="auto"/>
                        <w:right w:val="none" w:sz="0" w:space="0" w:color="auto"/>
                      </w:divBdr>
                    </w:div>
                  </w:divsChild>
                </w:div>
                <w:div w:id="1356300152">
                  <w:marLeft w:val="0"/>
                  <w:marRight w:val="0"/>
                  <w:marTop w:val="0"/>
                  <w:marBottom w:val="0"/>
                  <w:divBdr>
                    <w:top w:val="none" w:sz="0" w:space="0" w:color="auto"/>
                    <w:left w:val="none" w:sz="0" w:space="0" w:color="auto"/>
                    <w:bottom w:val="none" w:sz="0" w:space="0" w:color="auto"/>
                    <w:right w:val="none" w:sz="0" w:space="0" w:color="auto"/>
                  </w:divBdr>
                  <w:divsChild>
                    <w:div w:id="119955672">
                      <w:marLeft w:val="0"/>
                      <w:marRight w:val="0"/>
                      <w:marTop w:val="0"/>
                      <w:marBottom w:val="0"/>
                      <w:divBdr>
                        <w:top w:val="none" w:sz="0" w:space="0" w:color="auto"/>
                        <w:left w:val="none" w:sz="0" w:space="0" w:color="auto"/>
                        <w:bottom w:val="none" w:sz="0" w:space="0" w:color="auto"/>
                        <w:right w:val="none" w:sz="0" w:space="0" w:color="auto"/>
                      </w:divBdr>
                    </w:div>
                  </w:divsChild>
                </w:div>
                <w:div w:id="1638409841">
                  <w:marLeft w:val="0"/>
                  <w:marRight w:val="0"/>
                  <w:marTop w:val="0"/>
                  <w:marBottom w:val="0"/>
                  <w:divBdr>
                    <w:top w:val="none" w:sz="0" w:space="0" w:color="auto"/>
                    <w:left w:val="none" w:sz="0" w:space="0" w:color="auto"/>
                    <w:bottom w:val="none" w:sz="0" w:space="0" w:color="auto"/>
                    <w:right w:val="none" w:sz="0" w:space="0" w:color="auto"/>
                  </w:divBdr>
                  <w:divsChild>
                    <w:div w:id="555776348">
                      <w:marLeft w:val="0"/>
                      <w:marRight w:val="0"/>
                      <w:marTop w:val="0"/>
                      <w:marBottom w:val="0"/>
                      <w:divBdr>
                        <w:top w:val="none" w:sz="0" w:space="0" w:color="auto"/>
                        <w:left w:val="none" w:sz="0" w:space="0" w:color="auto"/>
                        <w:bottom w:val="none" w:sz="0" w:space="0" w:color="auto"/>
                        <w:right w:val="none" w:sz="0" w:space="0" w:color="auto"/>
                      </w:divBdr>
                    </w:div>
                  </w:divsChild>
                </w:div>
                <w:div w:id="1687252130">
                  <w:marLeft w:val="0"/>
                  <w:marRight w:val="0"/>
                  <w:marTop w:val="0"/>
                  <w:marBottom w:val="0"/>
                  <w:divBdr>
                    <w:top w:val="none" w:sz="0" w:space="0" w:color="auto"/>
                    <w:left w:val="none" w:sz="0" w:space="0" w:color="auto"/>
                    <w:bottom w:val="none" w:sz="0" w:space="0" w:color="auto"/>
                    <w:right w:val="none" w:sz="0" w:space="0" w:color="auto"/>
                  </w:divBdr>
                  <w:divsChild>
                    <w:div w:id="2099712848">
                      <w:marLeft w:val="0"/>
                      <w:marRight w:val="0"/>
                      <w:marTop w:val="0"/>
                      <w:marBottom w:val="0"/>
                      <w:divBdr>
                        <w:top w:val="none" w:sz="0" w:space="0" w:color="auto"/>
                        <w:left w:val="none" w:sz="0" w:space="0" w:color="auto"/>
                        <w:bottom w:val="none" w:sz="0" w:space="0" w:color="auto"/>
                        <w:right w:val="none" w:sz="0" w:space="0" w:color="auto"/>
                      </w:divBdr>
                    </w:div>
                  </w:divsChild>
                </w:div>
                <w:div w:id="1730493047">
                  <w:marLeft w:val="0"/>
                  <w:marRight w:val="0"/>
                  <w:marTop w:val="0"/>
                  <w:marBottom w:val="0"/>
                  <w:divBdr>
                    <w:top w:val="none" w:sz="0" w:space="0" w:color="auto"/>
                    <w:left w:val="none" w:sz="0" w:space="0" w:color="auto"/>
                    <w:bottom w:val="none" w:sz="0" w:space="0" w:color="auto"/>
                    <w:right w:val="none" w:sz="0" w:space="0" w:color="auto"/>
                  </w:divBdr>
                  <w:divsChild>
                    <w:div w:id="1633825138">
                      <w:marLeft w:val="0"/>
                      <w:marRight w:val="0"/>
                      <w:marTop w:val="0"/>
                      <w:marBottom w:val="0"/>
                      <w:divBdr>
                        <w:top w:val="none" w:sz="0" w:space="0" w:color="auto"/>
                        <w:left w:val="none" w:sz="0" w:space="0" w:color="auto"/>
                        <w:bottom w:val="none" w:sz="0" w:space="0" w:color="auto"/>
                        <w:right w:val="none" w:sz="0" w:space="0" w:color="auto"/>
                      </w:divBdr>
                    </w:div>
                  </w:divsChild>
                </w:div>
                <w:div w:id="1892300476">
                  <w:marLeft w:val="0"/>
                  <w:marRight w:val="0"/>
                  <w:marTop w:val="0"/>
                  <w:marBottom w:val="0"/>
                  <w:divBdr>
                    <w:top w:val="none" w:sz="0" w:space="0" w:color="auto"/>
                    <w:left w:val="none" w:sz="0" w:space="0" w:color="auto"/>
                    <w:bottom w:val="none" w:sz="0" w:space="0" w:color="auto"/>
                    <w:right w:val="none" w:sz="0" w:space="0" w:color="auto"/>
                  </w:divBdr>
                  <w:divsChild>
                    <w:div w:id="836964509">
                      <w:marLeft w:val="0"/>
                      <w:marRight w:val="0"/>
                      <w:marTop w:val="0"/>
                      <w:marBottom w:val="0"/>
                      <w:divBdr>
                        <w:top w:val="none" w:sz="0" w:space="0" w:color="auto"/>
                        <w:left w:val="none" w:sz="0" w:space="0" w:color="auto"/>
                        <w:bottom w:val="none" w:sz="0" w:space="0" w:color="auto"/>
                        <w:right w:val="none" w:sz="0" w:space="0" w:color="auto"/>
                      </w:divBdr>
                    </w:div>
                  </w:divsChild>
                </w:div>
                <w:div w:id="1981112560">
                  <w:marLeft w:val="0"/>
                  <w:marRight w:val="0"/>
                  <w:marTop w:val="0"/>
                  <w:marBottom w:val="0"/>
                  <w:divBdr>
                    <w:top w:val="none" w:sz="0" w:space="0" w:color="auto"/>
                    <w:left w:val="none" w:sz="0" w:space="0" w:color="auto"/>
                    <w:bottom w:val="none" w:sz="0" w:space="0" w:color="auto"/>
                    <w:right w:val="none" w:sz="0" w:space="0" w:color="auto"/>
                  </w:divBdr>
                  <w:divsChild>
                    <w:div w:id="1208834621">
                      <w:marLeft w:val="0"/>
                      <w:marRight w:val="0"/>
                      <w:marTop w:val="0"/>
                      <w:marBottom w:val="0"/>
                      <w:divBdr>
                        <w:top w:val="none" w:sz="0" w:space="0" w:color="auto"/>
                        <w:left w:val="none" w:sz="0" w:space="0" w:color="auto"/>
                        <w:bottom w:val="none" w:sz="0" w:space="0" w:color="auto"/>
                        <w:right w:val="none" w:sz="0" w:space="0" w:color="auto"/>
                      </w:divBdr>
                    </w:div>
                  </w:divsChild>
                </w:div>
                <w:div w:id="2025669300">
                  <w:marLeft w:val="0"/>
                  <w:marRight w:val="0"/>
                  <w:marTop w:val="0"/>
                  <w:marBottom w:val="0"/>
                  <w:divBdr>
                    <w:top w:val="none" w:sz="0" w:space="0" w:color="auto"/>
                    <w:left w:val="none" w:sz="0" w:space="0" w:color="auto"/>
                    <w:bottom w:val="none" w:sz="0" w:space="0" w:color="auto"/>
                    <w:right w:val="none" w:sz="0" w:space="0" w:color="auto"/>
                  </w:divBdr>
                  <w:divsChild>
                    <w:div w:id="708646486">
                      <w:marLeft w:val="0"/>
                      <w:marRight w:val="0"/>
                      <w:marTop w:val="0"/>
                      <w:marBottom w:val="0"/>
                      <w:divBdr>
                        <w:top w:val="none" w:sz="0" w:space="0" w:color="auto"/>
                        <w:left w:val="none" w:sz="0" w:space="0" w:color="auto"/>
                        <w:bottom w:val="none" w:sz="0" w:space="0" w:color="auto"/>
                        <w:right w:val="none" w:sz="0" w:space="0" w:color="auto"/>
                      </w:divBdr>
                    </w:div>
                  </w:divsChild>
                </w:div>
                <w:div w:id="2029791229">
                  <w:marLeft w:val="0"/>
                  <w:marRight w:val="0"/>
                  <w:marTop w:val="0"/>
                  <w:marBottom w:val="0"/>
                  <w:divBdr>
                    <w:top w:val="none" w:sz="0" w:space="0" w:color="auto"/>
                    <w:left w:val="none" w:sz="0" w:space="0" w:color="auto"/>
                    <w:bottom w:val="none" w:sz="0" w:space="0" w:color="auto"/>
                    <w:right w:val="none" w:sz="0" w:space="0" w:color="auto"/>
                  </w:divBdr>
                  <w:divsChild>
                    <w:div w:id="1069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2086">
          <w:marLeft w:val="0"/>
          <w:marRight w:val="0"/>
          <w:marTop w:val="0"/>
          <w:marBottom w:val="0"/>
          <w:divBdr>
            <w:top w:val="none" w:sz="0" w:space="0" w:color="auto"/>
            <w:left w:val="none" w:sz="0" w:space="0" w:color="auto"/>
            <w:bottom w:val="none" w:sz="0" w:space="0" w:color="auto"/>
            <w:right w:val="none" w:sz="0" w:space="0" w:color="auto"/>
          </w:divBdr>
        </w:div>
        <w:div w:id="2056854747">
          <w:marLeft w:val="0"/>
          <w:marRight w:val="0"/>
          <w:marTop w:val="0"/>
          <w:marBottom w:val="0"/>
          <w:divBdr>
            <w:top w:val="none" w:sz="0" w:space="0" w:color="auto"/>
            <w:left w:val="none" w:sz="0" w:space="0" w:color="auto"/>
            <w:bottom w:val="none" w:sz="0" w:space="0" w:color="auto"/>
            <w:right w:val="none" w:sz="0" w:space="0" w:color="auto"/>
          </w:divBdr>
        </w:div>
        <w:div w:id="2083332634">
          <w:marLeft w:val="0"/>
          <w:marRight w:val="0"/>
          <w:marTop w:val="0"/>
          <w:marBottom w:val="0"/>
          <w:divBdr>
            <w:top w:val="none" w:sz="0" w:space="0" w:color="auto"/>
            <w:left w:val="none" w:sz="0" w:space="0" w:color="auto"/>
            <w:bottom w:val="none" w:sz="0" w:space="0" w:color="auto"/>
            <w:right w:val="none" w:sz="0" w:space="0" w:color="auto"/>
          </w:divBdr>
        </w:div>
        <w:div w:id="2096590719">
          <w:marLeft w:val="0"/>
          <w:marRight w:val="0"/>
          <w:marTop w:val="0"/>
          <w:marBottom w:val="0"/>
          <w:divBdr>
            <w:top w:val="none" w:sz="0" w:space="0" w:color="auto"/>
            <w:left w:val="none" w:sz="0" w:space="0" w:color="auto"/>
            <w:bottom w:val="none" w:sz="0" w:space="0" w:color="auto"/>
            <w:right w:val="none" w:sz="0" w:space="0" w:color="auto"/>
          </w:divBdr>
        </w:div>
        <w:div w:id="2129352294">
          <w:marLeft w:val="0"/>
          <w:marRight w:val="0"/>
          <w:marTop w:val="0"/>
          <w:marBottom w:val="0"/>
          <w:divBdr>
            <w:top w:val="none" w:sz="0" w:space="0" w:color="auto"/>
            <w:left w:val="none" w:sz="0" w:space="0" w:color="auto"/>
            <w:bottom w:val="none" w:sz="0" w:space="0" w:color="auto"/>
            <w:right w:val="none" w:sz="0" w:space="0" w:color="auto"/>
          </w:divBdr>
        </w:div>
      </w:divsChild>
    </w:div>
    <w:div w:id="607011644">
      <w:bodyDiv w:val="1"/>
      <w:marLeft w:val="0"/>
      <w:marRight w:val="0"/>
      <w:marTop w:val="0"/>
      <w:marBottom w:val="0"/>
      <w:divBdr>
        <w:top w:val="none" w:sz="0" w:space="0" w:color="auto"/>
        <w:left w:val="none" w:sz="0" w:space="0" w:color="auto"/>
        <w:bottom w:val="none" w:sz="0" w:space="0" w:color="auto"/>
        <w:right w:val="none" w:sz="0" w:space="0" w:color="auto"/>
      </w:divBdr>
    </w:div>
    <w:div w:id="610212308">
      <w:bodyDiv w:val="1"/>
      <w:marLeft w:val="0"/>
      <w:marRight w:val="0"/>
      <w:marTop w:val="0"/>
      <w:marBottom w:val="0"/>
      <w:divBdr>
        <w:top w:val="none" w:sz="0" w:space="0" w:color="auto"/>
        <w:left w:val="none" w:sz="0" w:space="0" w:color="auto"/>
        <w:bottom w:val="none" w:sz="0" w:space="0" w:color="auto"/>
        <w:right w:val="none" w:sz="0" w:space="0" w:color="auto"/>
      </w:divBdr>
      <w:divsChild>
        <w:div w:id="301930091">
          <w:marLeft w:val="0"/>
          <w:marRight w:val="0"/>
          <w:marTop w:val="0"/>
          <w:marBottom w:val="0"/>
          <w:divBdr>
            <w:top w:val="none" w:sz="0" w:space="0" w:color="auto"/>
            <w:left w:val="none" w:sz="0" w:space="0" w:color="auto"/>
            <w:bottom w:val="none" w:sz="0" w:space="0" w:color="auto"/>
            <w:right w:val="none" w:sz="0" w:space="0" w:color="auto"/>
          </w:divBdr>
        </w:div>
        <w:div w:id="370112125">
          <w:marLeft w:val="0"/>
          <w:marRight w:val="0"/>
          <w:marTop w:val="0"/>
          <w:marBottom w:val="0"/>
          <w:divBdr>
            <w:top w:val="none" w:sz="0" w:space="0" w:color="auto"/>
            <w:left w:val="none" w:sz="0" w:space="0" w:color="auto"/>
            <w:bottom w:val="none" w:sz="0" w:space="0" w:color="auto"/>
            <w:right w:val="none" w:sz="0" w:space="0" w:color="auto"/>
          </w:divBdr>
        </w:div>
        <w:div w:id="1016620082">
          <w:marLeft w:val="0"/>
          <w:marRight w:val="0"/>
          <w:marTop w:val="0"/>
          <w:marBottom w:val="0"/>
          <w:divBdr>
            <w:top w:val="none" w:sz="0" w:space="0" w:color="auto"/>
            <w:left w:val="none" w:sz="0" w:space="0" w:color="auto"/>
            <w:bottom w:val="none" w:sz="0" w:space="0" w:color="auto"/>
            <w:right w:val="none" w:sz="0" w:space="0" w:color="auto"/>
          </w:divBdr>
        </w:div>
        <w:div w:id="1813012968">
          <w:marLeft w:val="0"/>
          <w:marRight w:val="0"/>
          <w:marTop w:val="0"/>
          <w:marBottom w:val="0"/>
          <w:divBdr>
            <w:top w:val="none" w:sz="0" w:space="0" w:color="auto"/>
            <w:left w:val="none" w:sz="0" w:space="0" w:color="auto"/>
            <w:bottom w:val="none" w:sz="0" w:space="0" w:color="auto"/>
            <w:right w:val="none" w:sz="0" w:space="0" w:color="auto"/>
          </w:divBdr>
        </w:div>
        <w:div w:id="2099136334">
          <w:marLeft w:val="0"/>
          <w:marRight w:val="0"/>
          <w:marTop w:val="0"/>
          <w:marBottom w:val="0"/>
          <w:divBdr>
            <w:top w:val="none" w:sz="0" w:space="0" w:color="auto"/>
            <w:left w:val="none" w:sz="0" w:space="0" w:color="auto"/>
            <w:bottom w:val="none" w:sz="0" w:space="0" w:color="auto"/>
            <w:right w:val="none" w:sz="0" w:space="0" w:color="auto"/>
          </w:divBdr>
        </w:div>
      </w:divsChild>
    </w:div>
    <w:div w:id="630676022">
      <w:bodyDiv w:val="1"/>
      <w:marLeft w:val="0"/>
      <w:marRight w:val="0"/>
      <w:marTop w:val="0"/>
      <w:marBottom w:val="0"/>
      <w:divBdr>
        <w:top w:val="none" w:sz="0" w:space="0" w:color="auto"/>
        <w:left w:val="none" w:sz="0" w:space="0" w:color="auto"/>
        <w:bottom w:val="none" w:sz="0" w:space="0" w:color="auto"/>
        <w:right w:val="none" w:sz="0" w:space="0" w:color="auto"/>
      </w:divBdr>
    </w:div>
    <w:div w:id="692262796">
      <w:bodyDiv w:val="1"/>
      <w:marLeft w:val="0"/>
      <w:marRight w:val="0"/>
      <w:marTop w:val="0"/>
      <w:marBottom w:val="0"/>
      <w:divBdr>
        <w:top w:val="none" w:sz="0" w:space="0" w:color="auto"/>
        <w:left w:val="none" w:sz="0" w:space="0" w:color="auto"/>
        <w:bottom w:val="none" w:sz="0" w:space="0" w:color="auto"/>
        <w:right w:val="none" w:sz="0" w:space="0" w:color="auto"/>
      </w:divBdr>
    </w:div>
    <w:div w:id="729502234">
      <w:bodyDiv w:val="1"/>
      <w:marLeft w:val="0"/>
      <w:marRight w:val="0"/>
      <w:marTop w:val="0"/>
      <w:marBottom w:val="0"/>
      <w:divBdr>
        <w:top w:val="none" w:sz="0" w:space="0" w:color="auto"/>
        <w:left w:val="none" w:sz="0" w:space="0" w:color="auto"/>
        <w:bottom w:val="none" w:sz="0" w:space="0" w:color="auto"/>
        <w:right w:val="none" w:sz="0" w:space="0" w:color="auto"/>
      </w:divBdr>
      <w:divsChild>
        <w:div w:id="247276778">
          <w:marLeft w:val="0"/>
          <w:marRight w:val="0"/>
          <w:marTop w:val="0"/>
          <w:marBottom w:val="0"/>
          <w:divBdr>
            <w:top w:val="none" w:sz="0" w:space="0" w:color="auto"/>
            <w:left w:val="none" w:sz="0" w:space="0" w:color="auto"/>
            <w:bottom w:val="none" w:sz="0" w:space="0" w:color="auto"/>
            <w:right w:val="none" w:sz="0" w:space="0" w:color="auto"/>
          </w:divBdr>
        </w:div>
        <w:div w:id="260258240">
          <w:marLeft w:val="0"/>
          <w:marRight w:val="0"/>
          <w:marTop w:val="0"/>
          <w:marBottom w:val="0"/>
          <w:divBdr>
            <w:top w:val="none" w:sz="0" w:space="0" w:color="auto"/>
            <w:left w:val="none" w:sz="0" w:space="0" w:color="auto"/>
            <w:bottom w:val="none" w:sz="0" w:space="0" w:color="auto"/>
            <w:right w:val="none" w:sz="0" w:space="0" w:color="auto"/>
          </w:divBdr>
        </w:div>
        <w:div w:id="506794815">
          <w:marLeft w:val="0"/>
          <w:marRight w:val="0"/>
          <w:marTop w:val="0"/>
          <w:marBottom w:val="0"/>
          <w:divBdr>
            <w:top w:val="none" w:sz="0" w:space="0" w:color="auto"/>
            <w:left w:val="none" w:sz="0" w:space="0" w:color="auto"/>
            <w:bottom w:val="none" w:sz="0" w:space="0" w:color="auto"/>
            <w:right w:val="none" w:sz="0" w:space="0" w:color="auto"/>
          </w:divBdr>
        </w:div>
        <w:div w:id="1576084248">
          <w:marLeft w:val="0"/>
          <w:marRight w:val="0"/>
          <w:marTop w:val="0"/>
          <w:marBottom w:val="0"/>
          <w:divBdr>
            <w:top w:val="none" w:sz="0" w:space="0" w:color="auto"/>
            <w:left w:val="none" w:sz="0" w:space="0" w:color="auto"/>
            <w:bottom w:val="none" w:sz="0" w:space="0" w:color="auto"/>
            <w:right w:val="none" w:sz="0" w:space="0" w:color="auto"/>
          </w:divBdr>
        </w:div>
        <w:div w:id="1669017843">
          <w:marLeft w:val="0"/>
          <w:marRight w:val="0"/>
          <w:marTop w:val="0"/>
          <w:marBottom w:val="0"/>
          <w:divBdr>
            <w:top w:val="none" w:sz="0" w:space="0" w:color="auto"/>
            <w:left w:val="none" w:sz="0" w:space="0" w:color="auto"/>
            <w:bottom w:val="none" w:sz="0" w:space="0" w:color="auto"/>
            <w:right w:val="none" w:sz="0" w:space="0" w:color="auto"/>
          </w:divBdr>
        </w:div>
        <w:div w:id="1824160580">
          <w:marLeft w:val="0"/>
          <w:marRight w:val="0"/>
          <w:marTop w:val="0"/>
          <w:marBottom w:val="0"/>
          <w:divBdr>
            <w:top w:val="none" w:sz="0" w:space="0" w:color="auto"/>
            <w:left w:val="none" w:sz="0" w:space="0" w:color="auto"/>
            <w:bottom w:val="none" w:sz="0" w:space="0" w:color="auto"/>
            <w:right w:val="none" w:sz="0" w:space="0" w:color="auto"/>
          </w:divBdr>
        </w:div>
        <w:div w:id="1872842620">
          <w:marLeft w:val="0"/>
          <w:marRight w:val="0"/>
          <w:marTop w:val="0"/>
          <w:marBottom w:val="0"/>
          <w:divBdr>
            <w:top w:val="none" w:sz="0" w:space="0" w:color="auto"/>
            <w:left w:val="none" w:sz="0" w:space="0" w:color="auto"/>
            <w:bottom w:val="none" w:sz="0" w:space="0" w:color="auto"/>
            <w:right w:val="none" w:sz="0" w:space="0" w:color="auto"/>
          </w:divBdr>
        </w:div>
        <w:div w:id="1973976580">
          <w:marLeft w:val="0"/>
          <w:marRight w:val="0"/>
          <w:marTop w:val="0"/>
          <w:marBottom w:val="0"/>
          <w:divBdr>
            <w:top w:val="none" w:sz="0" w:space="0" w:color="auto"/>
            <w:left w:val="none" w:sz="0" w:space="0" w:color="auto"/>
            <w:bottom w:val="none" w:sz="0" w:space="0" w:color="auto"/>
            <w:right w:val="none" w:sz="0" w:space="0" w:color="auto"/>
          </w:divBdr>
        </w:div>
      </w:divsChild>
    </w:div>
    <w:div w:id="878929838">
      <w:bodyDiv w:val="1"/>
      <w:marLeft w:val="0"/>
      <w:marRight w:val="0"/>
      <w:marTop w:val="0"/>
      <w:marBottom w:val="0"/>
      <w:divBdr>
        <w:top w:val="none" w:sz="0" w:space="0" w:color="auto"/>
        <w:left w:val="none" w:sz="0" w:space="0" w:color="auto"/>
        <w:bottom w:val="none" w:sz="0" w:space="0" w:color="auto"/>
        <w:right w:val="none" w:sz="0" w:space="0" w:color="auto"/>
      </w:divBdr>
      <w:divsChild>
        <w:div w:id="21563944">
          <w:marLeft w:val="0"/>
          <w:marRight w:val="0"/>
          <w:marTop w:val="0"/>
          <w:marBottom w:val="0"/>
          <w:divBdr>
            <w:top w:val="none" w:sz="0" w:space="0" w:color="auto"/>
            <w:left w:val="none" w:sz="0" w:space="0" w:color="auto"/>
            <w:bottom w:val="none" w:sz="0" w:space="0" w:color="auto"/>
            <w:right w:val="none" w:sz="0" w:space="0" w:color="auto"/>
          </w:divBdr>
        </w:div>
        <w:div w:id="67971378">
          <w:marLeft w:val="0"/>
          <w:marRight w:val="0"/>
          <w:marTop w:val="0"/>
          <w:marBottom w:val="0"/>
          <w:divBdr>
            <w:top w:val="none" w:sz="0" w:space="0" w:color="auto"/>
            <w:left w:val="none" w:sz="0" w:space="0" w:color="auto"/>
            <w:bottom w:val="none" w:sz="0" w:space="0" w:color="auto"/>
            <w:right w:val="none" w:sz="0" w:space="0" w:color="auto"/>
          </w:divBdr>
        </w:div>
        <w:div w:id="137456524">
          <w:marLeft w:val="0"/>
          <w:marRight w:val="0"/>
          <w:marTop w:val="0"/>
          <w:marBottom w:val="0"/>
          <w:divBdr>
            <w:top w:val="none" w:sz="0" w:space="0" w:color="auto"/>
            <w:left w:val="none" w:sz="0" w:space="0" w:color="auto"/>
            <w:bottom w:val="none" w:sz="0" w:space="0" w:color="auto"/>
            <w:right w:val="none" w:sz="0" w:space="0" w:color="auto"/>
          </w:divBdr>
        </w:div>
        <w:div w:id="145052906">
          <w:marLeft w:val="0"/>
          <w:marRight w:val="0"/>
          <w:marTop w:val="0"/>
          <w:marBottom w:val="0"/>
          <w:divBdr>
            <w:top w:val="none" w:sz="0" w:space="0" w:color="auto"/>
            <w:left w:val="none" w:sz="0" w:space="0" w:color="auto"/>
            <w:bottom w:val="none" w:sz="0" w:space="0" w:color="auto"/>
            <w:right w:val="none" w:sz="0" w:space="0" w:color="auto"/>
          </w:divBdr>
        </w:div>
        <w:div w:id="247621352">
          <w:marLeft w:val="0"/>
          <w:marRight w:val="0"/>
          <w:marTop w:val="0"/>
          <w:marBottom w:val="0"/>
          <w:divBdr>
            <w:top w:val="none" w:sz="0" w:space="0" w:color="auto"/>
            <w:left w:val="none" w:sz="0" w:space="0" w:color="auto"/>
            <w:bottom w:val="none" w:sz="0" w:space="0" w:color="auto"/>
            <w:right w:val="none" w:sz="0" w:space="0" w:color="auto"/>
          </w:divBdr>
        </w:div>
        <w:div w:id="352465999">
          <w:marLeft w:val="0"/>
          <w:marRight w:val="0"/>
          <w:marTop w:val="0"/>
          <w:marBottom w:val="0"/>
          <w:divBdr>
            <w:top w:val="none" w:sz="0" w:space="0" w:color="auto"/>
            <w:left w:val="none" w:sz="0" w:space="0" w:color="auto"/>
            <w:bottom w:val="none" w:sz="0" w:space="0" w:color="auto"/>
            <w:right w:val="none" w:sz="0" w:space="0" w:color="auto"/>
          </w:divBdr>
        </w:div>
        <w:div w:id="459303280">
          <w:marLeft w:val="0"/>
          <w:marRight w:val="0"/>
          <w:marTop w:val="0"/>
          <w:marBottom w:val="0"/>
          <w:divBdr>
            <w:top w:val="none" w:sz="0" w:space="0" w:color="auto"/>
            <w:left w:val="none" w:sz="0" w:space="0" w:color="auto"/>
            <w:bottom w:val="none" w:sz="0" w:space="0" w:color="auto"/>
            <w:right w:val="none" w:sz="0" w:space="0" w:color="auto"/>
          </w:divBdr>
          <w:divsChild>
            <w:div w:id="65029592">
              <w:marLeft w:val="0"/>
              <w:marRight w:val="0"/>
              <w:marTop w:val="0"/>
              <w:marBottom w:val="0"/>
              <w:divBdr>
                <w:top w:val="none" w:sz="0" w:space="0" w:color="auto"/>
                <w:left w:val="none" w:sz="0" w:space="0" w:color="auto"/>
                <w:bottom w:val="none" w:sz="0" w:space="0" w:color="auto"/>
                <w:right w:val="none" w:sz="0" w:space="0" w:color="auto"/>
              </w:divBdr>
            </w:div>
            <w:div w:id="100495688">
              <w:marLeft w:val="0"/>
              <w:marRight w:val="0"/>
              <w:marTop w:val="0"/>
              <w:marBottom w:val="0"/>
              <w:divBdr>
                <w:top w:val="none" w:sz="0" w:space="0" w:color="auto"/>
                <w:left w:val="none" w:sz="0" w:space="0" w:color="auto"/>
                <w:bottom w:val="none" w:sz="0" w:space="0" w:color="auto"/>
                <w:right w:val="none" w:sz="0" w:space="0" w:color="auto"/>
              </w:divBdr>
            </w:div>
            <w:div w:id="180751098">
              <w:marLeft w:val="0"/>
              <w:marRight w:val="0"/>
              <w:marTop w:val="0"/>
              <w:marBottom w:val="0"/>
              <w:divBdr>
                <w:top w:val="none" w:sz="0" w:space="0" w:color="auto"/>
                <w:left w:val="none" w:sz="0" w:space="0" w:color="auto"/>
                <w:bottom w:val="none" w:sz="0" w:space="0" w:color="auto"/>
                <w:right w:val="none" w:sz="0" w:space="0" w:color="auto"/>
              </w:divBdr>
            </w:div>
            <w:div w:id="592207967">
              <w:marLeft w:val="0"/>
              <w:marRight w:val="0"/>
              <w:marTop w:val="0"/>
              <w:marBottom w:val="0"/>
              <w:divBdr>
                <w:top w:val="none" w:sz="0" w:space="0" w:color="auto"/>
                <w:left w:val="none" w:sz="0" w:space="0" w:color="auto"/>
                <w:bottom w:val="none" w:sz="0" w:space="0" w:color="auto"/>
                <w:right w:val="none" w:sz="0" w:space="0" w:color="auto"/>
              </w:divBdr>
            </w:div>
            <w:div w:id="621351579">
              <w:marLeft w:val="0"/>
              <w:marRight w:val="0"/>
              <w:marTop w:val="0"/>
              <w:marBottom w:val="0"/>
              <w:divBdr>
                <w:top w:val="none" w:sz="0" w:space="0" w:color="auto"/>
                <w:left w:val="none" w:sz="0" w:space="0" w:color="auto"/>
                <w:bottom w:val="none" w:sz="0" w:space="0" w:color="auto"/>
                <w:right w:val="none" w:sz="0" w:space="0" w:color="auto"/>
              </w:divBdr>
            </w:div>
            <w:div w:id="1007905077">
              <w:marLeft w:val="0"/>
              <w:marRight w:val="0"/>
              <w:marTop w:val="0"/>
              <w:marBottom w:val="0"/>
              <w:divBdr>
                <w:top w:val="none" w:sz="0" w:space="0" w:color="auto"/>
                <w:left w:val="none" w:sz="0" w:space="0" w:color="auto"/>
                <w:bottom w:val="none" w:sz="0" w:space="0" w:color="auto"/>
                <w:right w:val="none" w:sz="0" w:space="0" w:color="auto"/>
              </w:divBdr>
            </w:div>
            <w:div w:id="1058087640">
              <w:marLeft w:val="0"/>
              <w:marRight w:val="0"/>
              <w:marTop w:val="0"/>
              <w:marBottom w:val="0"/>
              <w:divBdr>
                <w:top w:val="none" w:sz="0" w:space="0" w:color="auto"/>
                <w:left w:val="none" w:sz="0" w:space="0" w:color="auto"/>
                <w:bottom w:val="none" w:sz="0" w:space="0" w:color="auto"/>
                <w:right w:val="none" w:sz="0" w:space="0" w:color="auto"/>
              </w:divBdr>
            </w:div>
            <w:div w:id="1144467051">
              <w:marLeft w:val="0"/>
              <w:marRight w:val="0"/>
              <w:marTop w:val="0"/>
              <w:marBottom w:val="0"/>
              <w:divBdr>
                <w:top w:val="none" w:sz="0" w:space="0" w:color="auto"/>
                <w:left w:val="none" w:sz="0" w:space="0" w:color="auto"/>
                <w:bottom w:val="none" w:sz="0" w:space="0" w:color="auto"/>
                <w:right w:val="none" w:sz="0" w:space="0" w:color="auto"/>
              </w:divBdr>
            </w:div>
            <w:div w:id="1252856779">
              <w:marLeft w:val="0"/>
              <w:marRight w:val="0"/>
              <w:marTop w:val="0"/>
              <w:marBottom w:val="0"/>
              <w:divBdr>
                <w:top w:val="none" w:sz="0" w:space="0" w:color="auto"/>
                <w:left w:val="none" w:sz="0" w:space="0" w:color="auto"/>
                <w:bottom w:val="none" w:sz="0" w:space="0" w:color="auto"/>
                <w:right w:val="none" w:sz="0" w:space="0" w:color="auto"/>
              </w:divBdr>
            </w:div>
            <w:div w:id="1276979387">
              <w:marLeft w:val="0"/>
              <w:marRight w:val="0"/>
              <w:marTop w:val="0"/>
              <w:marBottom w:val="0"/>
              <w:divBdr>
                <w:top w:val="none" w:sz="0" w:space="0" w:color="auto"/>
                <w:left w:val="none" w:sz="0" w:space="0" w:color="auto"/>
                <w:bottom w:val="none" w:sz="0" w:space="0" w:color="auto"/>
                <w:right w:val="none" w:sz="0" w:space="0" w:color="auto"/>
              </w:divBdr>
            </w:div>
            <w:div w:id="1347249531">
              <w:marLeft w:val="0"/>
              <w:marRight w:val="0"/>
              <w:marTop w:val="0"/>
              <w:marBottom w:val="0"/>
              <w:divBdr>
                <w:top w:val="none" w:sz="0" w:space="0" w:color="auto"/>
                <w:left w:val="none" w:sz="0" w:space="0" w:color="auto"/>
                <w:bottom w:val="none" w:sz="0" w:space="0" w:color="auto"/>
                <w:right w:val="none" w:sz="0" w:space="0" w:color="auto"/>
              </w:divBdr>
            </w:div>
            <w:div w:id="1406220138">
              <w:marLeft w:val="0"/>
              <w:marRight w:val="0"/>
              <w:marTop w:val="0"/>
              <w:marBottom w:val="0"/>
              <w:divBdr>
                <w:top w:val="none" w:sz="0" w:space="0" w:color="auto"/>
                <w:left w:val="none" w:sz="0" w:space="0" w:color="auto"/>
                <w:bottom w:val="none" w:sz="0" w:space="0" w:color="auto"/>
                <w:right w:val="none" w:sz="0" w:space="0" w:color="auto"/>
              </w:divBdr>
            </w:div>
            <w:div w:id="1468233212">
              <w:marLeft w:val="0"/>
              <w:marRight w:val="0"/>
              <w:marTop w:val="0"/>
              <w:marBottom w:val="0"/>
              <w:divBdr>
                <w:top w:val="none" w:sz="0" w:space="0" w:color="auto"/>
                <w:left w:val="none" w:sz="0" w:space="0" w:color="auto"/>
                <w:bottom w:val="none" w:sz="0" w:space="0" w:color="auto"/>
                <w:right w:val="none" w:sz="0" w:space="0" w:color="auto"/>
              </w:divBdr>
            </w:div>
            <w:div w:id="1611014599">
              <w:marLeft w:val="0"/>
              <w:marRight w:val="0"/>
              <w:marTop w:val="0"/>
              <w:marBottom w:val="0"/>
              <w:divBdr>
                <w:top w:val="none" w:sz="0" w:space="0" w:color="auto"/>
                <w:left w:val="none" w:sz="0" w:space="0" w:color="auto"/>
                <w:bottom w:val="none" w:sz="0" w:space="0" w:color="auto"/>
                <w:right w:val="none" w:sz="0" w:space="0" w:color="auto"/>
              </w:divBdr>
            </w:div>
            <w:div w:id="1622614047">
              <w:marLeft w:val="0"/>
              <w:marRight w:val="0"/>
              <w:marTop w:val="0"/>
              <w:marBottom w:val="0"/>
              <w:divBdr>
                <w:top w:val="none" w:sz="0" w:space="0" w:color="auto"/>
                <w:left w:val="none" w:sz="0" w:space="0" w:color="auto"/>
                <w:bottom w:val="none" w:sz="0" w:space="0" w:color="auto"/>
                <w:right w:val="none" w:sz="0" w:space="0" w:color="auto"/>
              </w:divBdr>
            </w:div>
            <w:div w:id="1671056516">
              <w:marLeft w:val="0"/>
              <w:marRight w:val="0"/>
              <w:marTop w:val="0"/>
              <w:marBottom w:val="0"/>
              <w:divBdr>
                <w:top w:val="none" w:sz="0" w:space="0" w:color="auto"/>
                <w:left w:val="none" w:sz="0" w:space="0" w:color="auto"/>
                <w:bottom w:val="none" w:sz="0" w:space="0" w:color="auto"/>
                <w:right w:val="none" w:sz="0" w:space="0" w:color="auto"/>
              </w:divBdr>
            </w:div>
            <w:div w:id="1747678673">
              <w:marLeft w:val="0"/>
              <w:marRight w:val="0"/>
              <w:marTop w:val="0"/>
              <w:marBottom w:val="0"/>
              <w:divBdr>
                <w:top w:val="none" w:sz="0" w:space="0" w:color="auto"/>
                <w:left w:val="none" w:sz="0" w:space="0" w:color="auto"/>
                <w:bottom w:val="none" w:sz="0" w:space="0" w:color="auto"/>
                <w:right w:val="none" w:sz="0" w:space="0" w:color="auto"/>
              </w:divBdr>
            </w:div>
            <w:div w:id="1776243485">
              <w:marLeft w:val="0"/>
              <w:marRight w:val="0"/>
              <w:marTop w:val="0"/>
              <w:marBottom w:val="0"/>
              <w:divBdr>
                <w:top w:val="none" w:sz="0" w:space="0" w:color="auto"/>
                <w:left w:val="none" w:sz="0" w:space="0" w:color="auto"/>
                <w:bottom w:val="none" w:sz="0" w:space="0" w:color="auto"/>
                <w:right w:val="none" w:sz="0" w:space="0" w:color="auto"/>
              </w:divBdr>
            </w:div>
            <w:div w:id="1783913313">
              <w:marLeft w:val="0"/>
              <w:marRight w:val="0"/>
              <w:marTop w:val="0"/>
              <w:marBottom w:val="0"/>
              <w:divBdr>
                <w:top w:val="none" w:sz="0" w:space="0" w:color="auto"/>
                <w:left w:val="none" w:sz="0" w:space="0" w:color="auto"/>
                <w:bottom w:val="none" w:sz="0" w:space="0" w:color="auto"/>
                <w:right w:val="none" w:sz="0" w:space="0" w:color="auto"/>
              </w:divBdr>
            </w:div>
            <w:div w:id="2057392541">
              <w:marLeft w:val="0"/>
              <w:marRight w:val="0"/>
              <w:marTop w:val="0"/>
              <w:marBottom w:val="0"/>
              <w:divBdr>
                <w:top w:val="none" w:sz="0" w:space="0" w:color="auto"/>
                <w:left w:val="none" w:sz="0" w:space="0" w:color="auto"/>
                <w:bottom w:val="none" w:sz="0" w:space="0" w:color="auto"/>
                <w:right w:val="none" w:sz="0" w:space="0" w:color="auto"/>
              </w:divBdr>
            </w:div>
          </w:divsChild>
        </w:div>
        <w:div w:id="563566091">
          <w:marLeft w:val="0"/>
          <w:marRight w:val="0"/>
          <w:marTop w:val="0"/>
          <w:marBottom w:val="0"/>
          <w:divBdr>
            <w:top w:val="none" w:sz="0" w:space="0" w:color="auto"/>
            <w:left w:val="none" w:sz="0" w:space="0" w:color="auto"/>
            <w:bottom w:val="none" w:sz="0" w:space="0" w:color="auto"/>
            <w:right w:val="none" w:sz="0" w:space="0" w:color="auto"/>
          </w:divBdr>
          <w:divsChild>
            <w:div w:id="65811557">
              <w:marLeft w:val="0"/>
              <w:marRight w:val="0"/>
              <w:marTop w:val="0"/>
              <w:marBottom w:val="0"/>
              <w:divBdr>
                <w:top w:val="none" w:sz="0" w:space="0" w:color="auto"/>
                <w:left w:val="none" w:sz="0" w:space="0" w:color="auto"/>
                <w:bottom w:val="none" w:sz="0" w:space="0" w:color="auto"/>
                <w:right w:val="none" w:sz="0" w:space="0" w:color="auto"/>
              </w:divBdr>
            </w:div>
            <w:div w:id="234359363">
              <w:marLeft w:val="0"/>
              <w:marRight w:val="0"/>
              <w:marTop w:val="0"/>
              <w:marBottom w:val="0"/>
              <w:divBdr>
                <w:top w:val="none" w:sz="0" w:space="0" w:color="auto"/>
                <w:left w:val="none" w:sz="0" w:space="0" w:color="auto"/>
                <w:bottom w:val="none" w:sz="0" w:space="0" w:color="auto"/>
                <w:right w:val="none" w:sz="0" w:space="0" w:color="auto"/>
              </w:divBdr>
            </w:div>
            <w:div w:id="433327708">
              <w:marLeft w:val="0"/>
              <w:marRight w:val="0"/>
              <w:marTop w:val="0"/>
              <w:marBottom w:val="0"/>
              <w:divBdr>
                <w:top w:val="none" w:sz="0" w:space="0" w:color="auto"/>
                <w:left w:val="none" w:sz="0" w:space="0" w:color="auto"/>
                <w:bottom w:val="none" w:sz="0" w:space="0" w:color="auto"/>
                <w:right w:val="none" w:sz="0" w:space="0" w:color="auto"/>
              </w:divBdr>
            </w:div>
            <w:div w:id="486361332">
              <w:marLeft w:val="0"/>
              <w:marRight w:val="0"/>
              <w:marTop w:val="0"/>
              <w:marBottom w:val="0"/>
              <w:divBdr>
                <w:top w:val="none" w:sz="0" w:space="0" w:color="auto"/>
                <w:left w:val="none" w:sz="0" w:space="0" w:color="auto"/>
                <w:bottom w:val="none" w:sz="0" w:space="0" w:color="auto"/>
                <w:right w:val="none" w:sz="0" w:space="0" w:color="auto"/>
              </w:divBdr>
            </w:div>
            <w:div w:id="579216009">
              <w:marLeft w:val="0"/>
              <w:marRight w:val="0"/>
              <w:marTop w:val="0"/>
              <w:marBottom w:val="0"/>
              <w:divBdr>
                <w:top w:val="none" w:sz="0" w:space="0" w:color="auto"/>
                <w:left w:val="none" w:sz="0" w:space="0" w:color="auto"/>
                <w:bottom w:val="none" w:sz="0" w:space="0" w:color="auto"/>
                <w:right w:val="none" w:sz="0" w:space="0" w:color="auto"/>
              </w:divBdr>
            </w:div>
            <w:div w:id="713234970">
              <w:marLeft w:val="0"/>
              <w:marRight w:val="0"/>
              <w:marTop w:val="0"/>
              <w:marBottom w:val="0"/>
              <w:divBdr>
                <w:top w:val="none" w:sz="0" w:space="0" w:color="auto"/>
                <w:left w:val="none" w:sz="0" w:space="0" w:color="auto"/>
                <w:bottom w:val="none" w:sz="0" w:space="0" w:color="auto"/>
                <w:right w:val="none" w:sz="0" w:space="0" w:color="auto"/>
              </w:divBdr>
            </w:div>
            <w:div w:id="734160090">
              <w:marLeft w:val="0"/>
              <w:marRight w:val="0"/>
              <w:marTop w:val="0"/>
              <w:marBottom w:val="0"/>
              <w:divBdr>
                <w:top w:val="none" w:sz="0" w:space="0" w:color="auto"/>
                <w:left w:val="none" w:sz="0" w:space="0" w:color="auto"/>
                <w:bottom w:val="none" w:sz="0" w:space="0" w:color="auto"/>
                <w:right w:val="none" w:sz="0" w:space="0" w:color="auto"/>
              </w:divBdr>
            </w:div>
            <w:div w:id="860708242">
              <w:marLeft w:val="0"/>
              <w:marRight w:val="0"/>
              <w:marTop w:val="0"/>
              <w:marBottom w:val="0"/>
              <w:divBdr>
                <w:top w:val="none" w:sz="0" w:space="0" w:color="auto"/>
                <w:left w:val="none" w:sz="0" w:space="0" w:color="auto"/>
                <w:bottom w:val="none" w:sz="0" w:space="0" w:color="auto"/>
                <w:right w:val="none" w:sz="0" w:space="0" w:color="auto"/>
              </w:divBdr>
            </w:div>
            <w:div w:id="906040718">
              <w:marLeft w:val="0"/>
              <w:marRight w:val="0"/>
              <w:marTop w:val="0"/>
              <w:marBottom w:val="0"/>
              <w:divBdr>
                <w:top w:val="none" w:sz="0" w:space="0" w:color="auto"/>
                <w:left w:val="none" w:sz="0" w:space="0" w:color="auto"/>
                <w:bottom w:val="none" w:sz="0" w:space="0" w:color="auto"/>
                <w:right w:val="none" w:sz="0" w:space="0" w:color="auto"/>
              </w:divBdr>
            </w:div>
            <w:div w:id="969238615">
              <w:marLeft w:val="0"/>
              <w:marRight w:val="0"/>
              <w:marTop w:val="0"/>
              <w:marBottom w:val="0"/>
              <w:divBdr>
                <w:top w:val="none" w:sz="0" w:space="0" w:color="auto"/>
                <w:left w:val="none" w:sz="0" w:space="0" w:color="auto"/>
                <w:bottom w:val="none" w:sz="0" w:space="0" w:color="auto"/>
                <w:right w:val="none" w:sz="0" w:space="0" w:color="auto"/>
              </w:divBdr>
            </w:div>
            <w:div w:id="1002126207">
              <w:marLeft w:val="0"/>
              <w:marRight w:val="0"/>
              <w:marTop w:val="0"/>
              <w:marBottom w:val="0"/>
              <w:divBdr>
                <w:top w:val="none" w:sz="0" w:space="0" w:color="auto"/>
                <w:left w:val="none" w:sz="0" w:space="0" w:color="auto"/>
                <w:bottom w:val="none" w:sz="0" w:space="0" w:color="auto"/>
                <w:right w:val="none" w:sz="0" w:space="0" w:color="auto"/>
              </w:divBdr>
            </w:div>
            <w:div w:id="1092432002">
              <w:marLeft w:val="0"/>
              <w:marRight w:val="0"/>
              <w:marTop w:val="0"/>
              <w:marBottom w:val="0"/>
              <w:divBdr>
                <w:top w:val="none" w:sz="0" w:space="0" w:color="auto"/>
                <w:left w:val="none" w:sz="0" w:space="0" w:color="auto"/>
                <w:bottom w:val="none" w:sz="0" w:space="0" w:color="auto"/>
                <w:right w:val="none" w:sz="0" w:space="0" w:color="auto"/>
              </w:divBdr>
            </w:div>
            <w:div w:id="1569264766">
              <w:marLeft w:val="0"/>
              <w:marRight w:val="0"/>
              <w:marTop w:val="0"/>
              <w:marBottom w:val="0"/>
              <w:divBdr>
                <w:top w:val="none" w:sz="0" w:space="0" w:color="auto"/>
                <w:left w:val="none" w:sz="0" w:space="0" w:color="auto"/>
                <w:bottom w:val="none" w:sz="0" w:space="0" w:color="auto"/>
                <w:right w:val="none" w:sz="0" w:space="0" w:color="auto"/>
              </w:divBdr>
            </w:div>
            <w:div w:id="1660964934">
              <w:marLeft w:val="0"/>
              <w:marRight w:val="0"/>
              <w:marTop w:val="0"/>
              <w:marBottom w:val="0"/>
              <w:divBdr>
                <w:top w:val="none" w:sz="0" w:space="0" w:color="auto"/>
                <w:left w:val="none" w:sz="0" w:space="0" w:color="auto"/>
                <w:bottom w:val="none" w:sz="0" w:space="0" w:color="auto"/>
                <w:right w:val="none" w:sz="0" w:space="0" w:color="auto"/>
              </w:divBdr>
            </w:div>
            <w:div w:id="1668944523">
              <w:marLeft w:val="0"/>
              <w:marRight w:val="0"/>
              <w:marTop w:val="0"/>
              <w:marBottom w:val="0"/>
              <w:divBdr>
                <w:top w:val="none" w:sz="0" w:space="0" w:color="auto"/>
                <w:left w:val="none" w:sz="0" w:space="0" w:color="auto"/>
                <w:bottom w:val="none" w:sz="0" w:space="0" w:color="auto"/>
                <w:right w:val="none" w:sz="0" w:space="0" w:color="auto"/>
              </w:divBdr>
            </w:div>
            <w:div w:id="1825733368">
              <w:marLeft w:val="0"/>
              <w:marRight w:val="0"/>
              <w:marTop w:val="0"/>
              <w:marBottom w:val="0"/>
              <w:divBdr>
                <w:top w:val="none" w:sz="0" w:space="0" w:color="auto"/>
                <w:left w:val="none" w:sz="0" w:space="0" w:color="auto"/>
                <w:bottom w:val="none" w:sz="0" w:space="0" w:color="auto"/>
                <w:right w:val="none" w:sz="0" w:space="0" w:color="auto"/>
              </w:divBdr>
            </w:div>
            <w:div w:id="1952935063">
              <w:marLeft w:val="0"/>
              <w:marRight w:val="0"/>
              <w:marTop w:val="0"/>
              <w:marBottom w:val="0"/>
              <w:divBdr>
                <w:top w:val="none" w:sz="0" w:space="0" w:color="auto"/>
                <w:left w:val="none" w:sz="0" w:space="0" w:color="auto"/>
                <w:bottom w:val="none" w:sz="0" w:space="0" w:color="auto"/>
                <w:right w:val="none" w:sz="0" w:space="0" w:color="auto"/>
              </w:divBdr>
            </w:div>
            <w:div w:id="2005156840">
              <w:marLeft w:val="0"/>
              <w:marRight w:val="0"/>
              <w:marTop w:val="0"/>
              <w:marBottom w:val="0"/>
              <w:divBdr>
                <w:top w:val="none" w:sz="0" w:space="0" w:color="auto"/>
                <w:left w:val="none" w:sz="0" w:space="0" w:color="auto"/>
                <w:bottom w:val="none" w:sz="0" w:space="0" w:color="auto"/>
                <w:right w:val="none" w:sz="0" w:space="0" w:color="auto"/>
              </w:divBdr>
            </w:div>
            <w:div w:id="2085103663">
              <w:marLeft w:val="0"/>
              <w:marRight w:val="0"/>
              <w:marTop w:val="0"/>
              <w:marBottom w:val="0"/>
              <w:divBdr>
                <w:top w:val="none" w:sz="0" w:space="0" w:color="auto"/>
                <w:left w:val="none" w:sz="0" w:space="0" w:color="auto"/>
                <w:bottom w:val="none" w:sz="0" w:space="0" w:color="auto"/>
                <w:right w:val="none" w:sz="0" w:space="0" w:color="auto"/>
              </w:divBdr>
            </w:div>
            <w:div w:id="2096196562">
              <w:marLeft w:val="0"/>
              <w:marRight w:val="0"/>
              <w:marTop w:val="0"/>
              <w:marBottom w:val="0"/>
              <w:divBdr>
                <w:top w:val="none" w:sz="0" w:space="0" w:color="auto"/>
                <w:left w:val="none" w:sz="0" w:space="0" w:color="auto"/>
                <w:bottom w:val="none" w:sz="0" w:space="0" w:color="auto"/>
                <w:right w:val="none" w:sz="0" w:space="0" w:color="auto"/>
              </w:divBdr>
            </w:div>
          </w:divsChild>
        </w:div>
        <w:div w:id="572815566">
          <w:marLeft w:val="0"/>
          <w:marRight w:val="0"/>
          <w:marTop w:val="0"/>
          <w:marBottom w:val="0"/>
          <w:divBdr>
            <w:top w:val="none" w:sz="0" w:space="0" w:color="auto"/>
            <w:left w:val="none" w:sz="0" w:space="0" w:color="auto"/>
            <w:bottom w:val="none" w:sz="0" w:space="0" w:color="auto"/>
            <w:right w:val="none" w:sz="0" w:space="0" w:color="auto"/>
          </w:divBdr>
        </w:div>
        <w:div w:id="703948924">
          <w:marLeft w:val="0"/>
          <w:marRight w:val="0"/>
          <w:marTop w:val="0"/>
          <w:marBottom w:val="0"/>
          <w:divBdr>
            <w:top w:val="none" w:sz="0" w:space="0" w:color="auto"/>
            <w:left w:val="none" w:sz="0" w:space="0" w:color="auto"/>
            <w:bottom w:val="none" w:sz="0" w:space="0" w:color="auto"/>
            <w:right w:val="none" w:sz="0" w:space="0" w:color="auto"/>
          </w:divBdr>
        </w:div>
        <w:div w:id="829443745">
          <w:marLeft w:val="0"/>
          <w:marRight w:val="0"/>
          <w:marTop w:val="0"/>
          <w:marBottom w:val="0"/>
          <w:divBdr>
            <w:top w:val="none" w:sz="0" w:space="0" w:color="auto"/>
            <w:left w:val="none" w:sz="0" w:space="0" w:color="auto"/>
            <w:bottom w:val="none" w:sz="0" w:space="0" w:color="auto"/>
            <w:right w:val="none" w:sz="0" w:space="0" w:color="auto"/>
          </w:divBdr>
        </w:div>
        <w:div w:id="841890907">
          <w:marLeft w:val="0"/>
          <w:marRight w:val="0"/>
          <w:marTop w:val="0"/>
          <w:marBottom w:val="0"/>
          <w:divBdr>
            <w:top w:val="none" w:sz="0" w:space="0" w:color="auto"/>
            <w:left w:val="none" w:sz="0" w:space="0" w:color="auto"/>
            <w:bottom w:val="none" w:sz="0" w:space="0" w:color="auto"/>
            <w:right w:val="none" w:sz="0" w:space="0" w:color="auto"/>
          </w:divBdr>
        </w:div>
        <w:div w:id="898399818">
          <w:marLeft w:val="0"/>
          <w:marRight w:val="0"/>
          <w:marTop w:val="0"/>
          <w:marBottom w:val="0"/>
          <w:divBdr>
            <w:top w:val="none" w:sz="0" w:space="0" w:color="auto"/>
            <w:left w:val="none" w:sz="0" w:space="0" w:color="auto"/>
            <w:bottom w:val="none" w:sz="0" w:space="0" w:color="auto"/>
            <w:right w:val="none" w:sz="0" w:space="0" w:color="auto"/>
          </w:divBdr>
        </w:div>
        <w:div w:id="1028531498">
          <w:marLeft w:val="0"/>
          <w:marRight w:val="0"/>
          <w:marTop w:val="0"/>
          <w:marBottom w:val="0"/>
          <w:divBdr>
            <w:top w:val="none" w:sz="0" w:space="0" w:color="auto"/>
            <w:left w:val="none" w:sz="0" w:space="0" w:color="auto"/>
            <w:bottom w:val="none" w:sz="0" w:space="0" w:color="auto"/>
            <w:right w:val="none" w:sz="0" w:space="0" w:color="auto"/>
          </w:divBdr>
        </w:div>
        <w:div w:id="1070150557">
          <w:marLeft w:val="0"/>
          <w:marRight w:val="0"/>
          <w:marTop w:val="0"/>
          <w:marBottom w:val="0"/>
          <w:divBdr>
            <w:top w:val="none" w:sz="0" w:space="0" w:color="auto"/>
            <w:left w:val="none" w:sz="0" w:space="0" w:color="auto"/>
            <w:bottom w:val="none" w:sz="0" w:space="0" w:color="auto"/>
            <w:right w:val="none" w:sz="0" w:space="0" w:color="auto"/>
          </w:divBdr>
        </w:div>
        <w:div w:id="1106463586">
          <w:marLeft w:val="0"/>
          <w:marRight w:val="0"/>
          <w:marTop w:val="0"/>
          <w:marBottom w:val="0"/>
          <w:divBdr>
            <w:top w:val="none" w:sz="0" w:space="0" w:color="auto"/>
            <w:left w:val="none" w:sz="0" w:space="0" w:color="auto"/>
            <w:bottom w:val="none" w:sz="0" w:space="0" w:color="auto"/>
            <w:right w:val="none" w:sz="0" w:space="0" w:color="auto"/>
          </w:divBdr>
        </w:div>
        <w:div w:id="1118380342">
          <w:marLeft w:val="0"/>
          <w:marRight w:val="0"/>
          <w:marTop w:val="0"/>
          <w:marBottom w:val="0"/>
          <w:divBdr>
            <w:top w:val="none" w:sz="0" w:space="0" w:color="auto"/>
            <w:left w:val="none" w:sz="0" w:space="0" w:color="auto"/>
            <w:bottom w:val="none" w:sz="0" w:space="0" w:color="auto"/>
            <w:right w:val="none" w:sz="0" w:space="0" w:color="auto"/>
          </w:divBdr>
        </w:div>
        <w:div w:id="1150093180">
          <w:marLeft w:val="0"/>
          <w:marRight w:val="0"/>
          <w:marTop w:val="0"/>
          <w:marBottom w:val="0"/>
          <w:divBdr>
            <w:top w:val="none" w:sz="0" w:space="0" w:color="auto"/>
            <w:left w:val="none" w:sz="0" w:space="0" w:color="auto"/>
            <w:bottom w:val="none" w:sz="0" w:space="0" w:color="auto"/>
            <w:right w:val="none" w:sz="0" w:space="0" w:color="auto"/>
          </w:divBdr>
          <w:divsChild>
            <w:div w:id="149367757">
              <w:marLeft w:val="0"/>
              <w:marRight w:val="0"/>
              <w:marTop w:val="0"/>
              <w:marBottom w:val="0"/>
              <w:divBdr>
                <w:top w:val="none" w:sz="0" w:space="0" w:color="auto"/>
                <w:left w:val="none" w:sz="0" w:space="0" w:color="auto"/>
                <w:bottom w:val="none" w:sz="0" w:space="0" w:color="auto"/>
                <w:right w:val="none" w:sz="0" w:space="0" w:color="auto"/>
              </w:divBdr>
            </w:div>
            <w:div w:id="476411319">
              <w:marLeft w:val="0"/>
              <w:marRight w:val="0"/>
              <w:marTop w:val="0"/>
              <w:marBottom w:val="0"/>
              <w:divBdr>
                <w:top w:val="none" w:sz="0" w:space="0" w:color="auto"/>
                <w:left w:val="none" w:sz="0" w:space="0" w:color="auto"/>
                <w:bottom w:val="none" w:sz="0" w:space="0" w:color="auto"/>
                <w:right w:val="none" w:sz="0" w:space="0" w:color="auto"/>
              </w:divBdr>
            </w:div>
            <w:div w:id="554004702">
              <w:marLeft w:val="0"/>
              <w:marRight w:val="0"/>
              <w:marTop w:val="0"/>
              <w:marBottom w:val="0"/>
              <w:divBdr>
                <w:top w:val="none" w:sz="0" w:space="0" w:color="auto"/>
                <w:left w:val="none" w:sz="0" w:space="0" w:color="auto"/>
                <w:bottom w:val="none" w:sz="0" w:space="0" w:color="auto"/>
                <w:right w:val="none" w:sz="0" w:space="0" w:color="auto"/>
              </w:divBdr>
            </w:div>
            <w:div w:id="595750385">
              <w:marLeft w:val="0"/>
              <w:marRight w:val="0"/>
              <w:marTop w:val="0"/>
              <w:marBottom w:val="0"/>
              <w:divBdr>
                <w:top w:val="none" w:sz="0" w:space="0" w:color="auto"/>
                <w:left w:val="none" w:sz="0" w:space="0" w:color="auto"/>
                <w:bottom w:val="none" w:sz="0" w:space="0" w:color="auto"/>
                <w:right w:val="none" w:sz="0" w:space="0" w:color="auto"/>
              </w:divBdr>
            </w:div>
            <w:div w:id="975187270">
              <w:marLeft w:val="0"/>
              <w:marRight w:val="0"/>
              <w:marTop w:val="0"/>
              <w:marBottom w:val="0"/>
              <w:divBdr>
                <w:top w:val="none" w:sz="0" w:space="0" w:color="auto"/>
                <w:left w:val="none" w:sz="0" w:space="0" w:color="auto"/>
                <w:bottom w:val="none" w:sz="0" w:space="0" w:color="auto"/>
                <w:right w:val="none" w:sz="0" w:space="0" w:color="auto"/>
              </w:divBdr>
            </w:div>
            <w:div w:id="1050420686">
              <w:marLeft w:val="0"/>
              <w:marRight w:val="0"/>
              <w:marTop w:val="0"/>
              <w:marBottom w:val="0"/>
              <w:divBdr>
                <w:top w:val="none" w:sz="0" w:space="0" w:color="auto"/>
                <w:left w:val="none" w:sz="0" w:space="0" w:color="auto"/>
                <w:bottom w:val="none" w:sz="0" w:space="0" w:color="auto"/>
                <w:right w:val="none" w:sz="0" w:space="0" w:color="auto"/>
              </w:divBdr>
            </w:div>
            <w:div w:id="1135296249">
              <w:marLeft w:val="0"/>
              <w:marRight w:val="0"/>
              <w:marTop w:val="0"/>
              <w:marBottom w:val="0"/>
              <w:divBdr>
                <w:top w:val="none" w:sz="0" w:space="0" w:color="auto"/>
                <w:left w:val="none" w:sz="0" w:space="0" w:color="auto"/>
                <w:bottom w:val="none" w:sz="0" w:space="0" w:color="auto"/>
                <w:right w:val="none" w:sz="0" w:space="0" w:color="auto"/>
              </w:divBdr>
            </w:div>
            <w:div w:id="1262640880">
              <w:marLeft w:val="0"/>
              <w:marRight w:val="0"/>
              <w:marTop w:val="0"/>
              <w:marBottom w:val="0"/>
              <w:divBdr>
                <w:top w:val="none" w:sz="0" w:space="0" w:color="auto"/>
                <w:left w:val="none" w:sz="0" w:space="0" w:color="auto"/>
                <w:bottom w:val="none" w:sz="0" w:space="0" w:color="auto"/>
                <w:right w:val="none" w:sz="0" w:space="0" w:color="auto"/>
              </w:divBdr>
            </w:div>
            <w:div w:id="1353414660">
              <w:marLeft w:val="0"/>
              <w:marRight w:val="0"/>
              <w:marTop w:val="0"/>
              <w:marBottom w:val="0"/>
              <w:divBdr>
                <w:top w:val="none" w:sz="0" w:space="0" w:color="auto"/>
                <w:left w:val="none" w:sz="0" w:space="0" w:color="auto"/>
                <w:bottom w:val="none" w:sz="0" w:space="0" w:color="auto"/>
                <w:right w:val="none" w:sz="0" w:space="0" w:color="auto"/>
              </w:divBdr>
            </w:div>
            <w:div w:id="1356693473">
              <w:marLeft w:val="0"/>
              <w:marRight w:val="0"/>
              <w:marTop w:val="0"/>
              <w:marBottom w:val="0"/>
              <w:divBdr>
                <w:top w:val="none" w:sz="0" w:space="0" w:color="auto"/>
                <w:left w:val="none" w:sz="0" w:space="0" w:color="auto"/>
                <w:bottom w:val="none" w:sz="0" w:space="0" w:color="auto"/>
                <w:right w:val="none" w:sz="0" w:space="0" w:color="auto"/>
              </w:divBdr>
            </w:div>
            <w:div w:id="1712802389">
              <w:marLeft w:val="0"/>
              <w:marRight w:val="0"/>
              <w:marTop w:val="0"/>
              <w:marBottom w:val="0"/>
              <w:divBdr>
                <w:top w:val="none" w:sz="0" w:space="0" w:color="auto"/>
                <w:left w:val="none" w:sz="0" w:space="0" w:color="auto"/>
                <w:bottom w:val="none" w:sz="0" w:space="0" w:color="auto"/>
                <w:right w:val="none" w:sz="0" w:space="0" w:color="auto"/>
              </w:divBdr>
            </w:div>
            <w:div w:id="1774090774">
              <w:marLeft w:val="0"/>
              <w:marRight w:val="0"/>
              <w:marTop w:val="0"/>
              <w:marBottom w:val="0"/>
              <w:divBdr>
                <w:top w:val="none" w:sz="0" w:space="0" w:color="auto"/>
                <w:left w:val="none" w:sz="0" w:space="0" w:color="auto"/>
                <w:bottom w:val="none" w:sz="0" w:space="0" w:color="auto"/>
                <w:right w:val="none" w:sz="0" w:space="0" w:color="auto"/>
              </w:divBdr>
            </w:div>
            <w:div w:id="1849444959">
              <w:marLeft w:val="0"/>
              <w:marRight w:val="0"/>
              <w:marTop w:val="0"/>
              <w:marBottom w:val="0"/>
              <w:divBdr>
                <w:top w:val="none" w:sz="0" w:space="0" w:color="auto"/>
                <w:left w:val="none" w:sz="0" w:space="0" w:color="auto"/>
                <w:bottom w:val="none" w:sz="0" w:space="0" w:color="auto"/>
                <w:right w:val="none" w:sz="0" w:space="0" w:color="auto"/>
              </w:divBdr>
            </w:div>
            <w:div w:id="1881285873">
              <w:marLeft w:val="0"/>
              <w:marRight w:val="0"/>
              <w:marTop w:val="0"/>
              <w:marBottom w:val="0"/>
              <w:divBdr>
                <w:top w:val="none" w:sz="0" w:space="0" w:color="auto"/>
                <w:left w:val="none" w:sz="0" w:space="0" w:color="auto"/>
                <w:bottom w:val="none" w:sz="0" w:space="0" w:color="auto"/>
                <w:right w:val="none" w:sz="0" w:space="0" w:color="auto"/>
              </w:divBdr>
            </w:div>
            <w:div w:id="1884052909">
              <w:marLeft w:val="0"/>
              <w:marRight w:val="0"/>
              <w:marTop w:val="0"/>
              <w:marBottom w:val="0"/>
              <w:divBdr>
                <w:top w:val="none" w:sz="0" w:space="0" w:color="auto"/>
                <w:left w:val="none" w:sz="0" w:space="0" w:color="auto"/>
                <w:bottom w:val="none" w:sz="0" w:space="0" w:color="auto"/>
                <w:right w:val="none" w:sz="0" w:space="0" w:color="auto"/>
              </w:divBdr>
            </w:div>
            <w:div w:id="2024671842">
              <w:marLeft w:val="0"/>
              <w:marRight w:val="0"/>
              <w:marTop w:val="0"/>
              <w:marBottom w:val="0"/>
              <w:divBdr>
                <w:top w:val="none" w:sz="0" w:space="0" w:color="auto"/>
                <w:left w:val="none" w:sz="0" w:space="0" w:color="auto"/>
                <w:bottom w:val="none" w:sz="0" w:space="0" w:color="auto"/>
                <w:right w:val="none" w:sz="0" w:space="0" w:color="auto"/>
              </w:divBdr>
            </w:div>
            <w:div w:id="2027167029">
              <w:marLeft w:val="0"/>
              <w:marRight w:val="0"/>
              <w:marTop w:val="0"/>
              <w:marBottom w:val="0"/>
              <w:divBdr>
                <w:top w:val="none" w:sz="0" w:space="0" w:color="auto"/>
                <w:left w:val="none" w:sz="0" w:space="0" w:color="auto"/>
                <w:bottom w:val="none" w:sz="0" w:space="0" w:color="auto"/>
                <w:right w:val="none" w:sz="0" w:space="0" w:color="auto"/>
              </w:divBdr>
            </w:div>
          </w:divsChild>
        </w:div>
        <w:div w:id="1178227343">
          <w:marLeft w:val="0"/>
          <w:marRight w:val="0"/>
          <w:marTop w:val="0"/>
          <w:marBottom w:val="0"/>
          <w:divBdr>
            <w:top w:val="none" w:sz="0" w:space="0" w:color="auto"/>
            <w:left w:val="none" w:sz="0" w:space="0" w:color="auto"/>
            <w:bottom w:val="none" w:sz="0" w:space="0" w:color="auto"/>
            <w:right w:val="none" w:sz="0" w:space="0" w:color="auto"/>
          </w:divBdr>
          <w:divsChild>
            <w:div w:id="61415956">
              <w:marLeft w:val="0"/>
              <w:marRight w:val="0"/>
              <w:marTop w:val="0"/>
              <w:marBottom w:val="0"/>
              <w:divBdr>
                <w:top w:val="none" w:sz="0" w:space="0" w:color="auto"/>
                <w:left w:val="none" w:sz="0" w:space="0" w:color="auto"/>
                <w:bottom w:val="none" w:sz="0" w:space="0" w:color="auto"/>
                <w:right w:val="none" w:sz="0" w:space="0" w:color="auto"/>
              </w:divBdr>
            </w:div>
            <w:div w:id="141388212">
              <w:marLeft w:val="0"/>
              <w:marRight w:val="0"/>
              <w:marTop w:val="0"/>
              <w:marBottom w:val="0"/>
              <w:divBdr>
                <w:top w:val="none" w:sz="0" w:space="0" w:color="auto"/>
                <w:left w:val="none" w:sz="0" w:space="0" w:color="auto"/>
                <w:bottom w:val="none" w:sz="0" w:space="0" w:color="auto"/>
                <w:right w:val="none" w:sz="0" w:space="0" w:color="auto"/>
              </w:divBdr>
            </w:div>
            <w:div w:id="169220095">
              <w:marLeft w:val="0"/>
              <w:marRight w:val="0"/>
              <w:marTop w:val="0"/>
              <w:marBottom w:val="0"/>
              <w:divBdr>
                <w:top w:val="none" w:sz="0" w:space="0" w:color="auto"/>
                <w:left w:val="none" w:sz="0" w:space="0" w:color="auto"/>
                <w:bottom w:val="none" w:sz="0" w:space="0" w:color="auto"/>
                <w:right w:val="none" w:sz="0" w:space="0" w:color="auto"/>
              </w:divBdr>
            </w:div>
            <w:div w:id="238642129">
              <w:marLeft w:val="0"/>
              <w:marRight w:val="0"/>
              <w:marTop w:val="0"/>
              <w:marBottom w:val="0"/>
              <w:divBdr>
                <w:top w:val="none" w:sz="0" w:space="0" w:color="auto"/>
                <w:left w:val="none" w:sz="0" w:space="0" w:color="auto"/>
                <w:bottom w:val="none" w:sz="0" w:space="0" w:color="auto"/>
                <w:right w:val="none" w:sz="0" w:space="0" w:color="auto"/>
              </w:divBdr>
            </w:div>
            <w:div w:id="451821834">
              <w:marLeft w:val="0"/>
              <w:marRight w:val="0"/>
              <w:marTop w:val="0"/>
              <w:marBottom w:val="0"/>
              <w:divBdr>
                <w:top w:val="none" w:sz="0" w:space="0" w:color="auto"/>
                <w:left w:val="none" w:sz="0" w:space="0" w:color="auto"/>
                <w:bottom w:val="none" w:sz="0" w:space="0" w:color="auto"/>
                <w:right w:val="none" w:sz="0" w:space="0" w:color="auto"/>
              </w:divBdr>
            </w:div>
            <w:div w:id="634062982">
              <w:marLeft w:val="0"/>
              <w:marRight w:val="0"/>
              <w:marTop w:val="0"/>
              <w:marBottom w:val="0"/>
              <w:divBdr>
                <w:top w:val="none" w:sz="0" w:space="0" w:color="auto"/>
                <w:left w:val="none" w:sz="0" w:space="0" w:color="auto"/>
                <w:bottom w:val="none" w:sz="0" w:space="0" w:color="auto"/>
                <w:right w:val="none" w:sz="0" w:space="0" w:color="auto"/>
              </w:divBdr>
            </w:div>
            <w:div w:id="634144761">
              <w:marLeft w:val="0"/>
              <w:marRight w:val="0"/>
              <w:marTop w:val="0"/>
              <w:marBottom w:val="0"/>
              <w:divBdr>
                <w:top w:val="none" w:sz="0" w:space="0" w:color="auto"/>
                <w:left w:val="none" w:sz="0" w:space="0" w:color="auto"/>
                <w:bottom w:val="none" w:sz="0" w:space="0" w:color="auto"/>
                <w:right w:val="none" w:sz="0" w:space="0" w:color="auto"/>
              </w:divBdr>
            </w:div>
            <w:div w:id="647898580">
              <w:marLeft w:val="0"/>
              <w:marRight w:val="0"/>
              <w:marTop w:val="0"/>
              <w:marBottom w:val="0"/>
              <w:divBdr>
                <w:top w:val="none" w:sz="0" w:space="0" w:color="auto"/>
                <w:left w:val="none" w:sz="0" w:space="0" w:color="auto"/>
                <w:bottom w:val="none" w:sz="0" w:space="0" w:color="auto"/>
                <w:right w:val="none" w:sz="0" w:space="0" w:color="auto"/>
              </w:divBdr>
            </w:div>
            <w:div w:id="673872498">
              <w:marLeft w:val="0"/>
              <w:marRight w:val="0"/>
              <w:marTop w:val="0"/>
              <w:marBottom w:val="0"/>
              <w:divBdr>
                <w:top w:val="none" w:sz="0" w:space="0" w:color="auto"/>
                <w:left w:val="none" w:sz="0" w:space="0" w:color="auto"/>
                <w:bottom w:val="none" w:sz="0" w:space="0" w:color="auto"/>
                <w:right w:val="none" w:sz="0" w:space="0" w:color="auto"/>
              </w:divBdr>
            </w:div>
            <w:div w:id="741219170">
              <w:marLeft w:val="0"/>
              <w:marRight w:val="0"/>
              <w:marTop w:val="0"/>
              <w:marBottom w:val="0"/>
              <w:divBdr>
                <w:top w:val="none" w:sz="0" w:space="0" w:color="auto"/>
                <w:left w:val="none" w:sz="0" w:space="0" w:color="auto"/>
                <w:bottom w:val="none" w:sz="0" w:space="0" w:color="auto"/>
                <w:right w:val="none" w:sz="0" w:space="0" w:color="auto"/>
              </w:divBdr>
            </w:div>
            <w:div w:id="816334568">
              <w:marLeft w:val="0"/>
              <w:marRight w:val="0"/>
              <w:marTop w:val="0"/>
              <w:marBottom w:val="0"/>
              <w:divBdr>
                <w:top w:val="none" w:sz="0" w:space="0" w:color="auto"/>
                <w:left w:val="none" w:sz="0" w:space="0" w:color="auto"/>
                <w:bottom w:val="none" w:sz="0" w:space="0" w:color="auto"/>
                <w:right w:val="none" w:sz="0" w:space="0" w:color="auto"/>
              </w:divBdr>
            </w:div>
            <w:div w:id="1015613066">
              <w:marLeft w:val="0"/>
              <w:marRight w:val="0"/>
              <w:marTop w:val="0"/>
              <w:marBottom w:val="0"/>
              <w:divBdr>
                <w:top w:val="none" w:sz="0" w:space="0" w:color="auto"/>
                <w:left w:val="none" w:sz="0" w:space="0" w:color="auto"/>
                <w:bottom w:val="none" w:sz="0" w:space="0" w:color="auto"/>
                <w:right w:val="none" w:sz="0" w:space="0" w:color="auto"/>
              </w:divBdr>
            </w:div>
            <w:div w:id="1274898758">
              <w:marLeft w:val="0"/>
              <w:marRight w:val="0"/>
              <w:marTop w:val="0"/>
              <w:marBottom w:val="0"/>
              <w:divBdr>
                <w:top w:val="none" w:sz="0" w:space="0" w:color="auto"/>
                <w:left w:val="none" w:sz="0" w:space="0" w:color="auto"/>
                <w:bottom w:val="none" w:sz="0" w:space="0" w:color="auto"/>
                <w:right w:val="none" w:sz="0" w:space="0" w:color="auto"/>
              </w:divBdr>
            </w:div>
            <w:div w:id="1377437869">
              <w:marLeft w:val="0"/>
              <w:marRight w:val="0"/>
              <w:marTop w:val="0"/>
              <w:marBottom w:val="0"/>
              <w:divBdr>
                <w:top w:val="none" w:sz="0" w:space="0" w:color="auto"/>
                <w:left w:val="none" w:sz="0" w:space="0" w:color="auto"/>
                <w:bottom w:val="none" w:sz="0" w:space="0" w:color="auto"/>
                <w:right w:val="none" w:sz="0" w:space="0" w:color="auto"/>
              </w:divBdr>
            </w:div>
            <w:div w:id="1427651636">
              <w:marLeft w:val="0"/>
              <w:marRight w:val="0"/>
              <w:marTop w:val="0"/>
              <w:marBottom w:val="0"/>
              <w:divBdr>
                <w:top w:val="none" w:sz="0" w:space="0" w:color="auto"/>
                <w:left w:val="none" w:sz="0" w:space="0" w:color="auto"/>
                <w:bottom w:val="none" w:sz="0" w:space="0" w:color="auto"/>
                <w:right w:val="none" w:sz="0" w:space="0" w:color="auto"/>
              </w:divBdr>
            </w:div>
            <w:div w:id="1701667357">
              <w:marLeft w:val="0"/>
              <w:marRight w:val="0"/>
              <w:marTop w:val="0"/>
              <w:marBottom w:val="0"/>
              <w:divBdr>
                <w:top w:val="none" w:sz="0" w:space="0" w:color="auto"/>
                <w:left w:val="none" w:sz="0" w:space="0" w:color="auto"/>
                <w:bottom w:val="none" w:sz="0" w:space="0" w:color="auto"/>
                <w:right w:val="none" w:sz="0" w:space="0" w:color="auto"/>
              </w:divBdr>
            </w:div>
            <w:div w:id="1796873048">
              <w:marLeft w:val="0"/>
              <w:marRight w:val="0"/>
              <w:marTop w:val="0"/>
              <w:marBottom w:val="0"/>
              <w:divBdr>
                <w:top w:val="none" w:sz="0" w:space="0" w:color="auto"/>
                <w:left w:val="none" w:sz="0" w:space="0" w:color="auto"/>
                <w:bottom w:val="none" w:sz="0" w:space="0" w:color="auto"/>
                <w:right w:val="none" w:sz="0" w:space="0" w:color="auto"/>
              </w:divBdr>
            </w:div>
            <w:div w:id="1865054206">
              <w:marLeft w:val="0"/>
              <w:marRight w:val="0"/>
              <w:marTop w:val="0"/>
              <w:marBottom w:val="0"/>
              <w:divBdr>
                <w:top w:val="none" w:sz="0" w:space="0" w:color="auto"/>
                <w:left w:val="none" w:sz="0" w:space="0" w:color="auto"/>
                <w:bottom w:val="none" w:sz="0" w:space="0" w:color="auto"/>
                <w:right w:val="none" w:sz="0" w:space="0" w:color="auto"/>
              </w:divBdr>
            </w:div>
            <w:div w:id="1880898299">
              <w:marLeft w:val="0"/>
              <w:marRight w:val="0"/>
              <w:marTop w:val="0"/>
              <w:marBottom w:val="0"/>
              <w:divBdr>
                <w:top w:val="none" w:sz="0" w:space="0" w:color="auto"/>
                <w:left w:val="none" w:sz="0" w:space="0" w:color="auto"/>
                <w:bottom w:val="none" w:sz="0" w:space="0" w:color="auto"/>
                <w:right w:val="none" w:sz="0" w:space="0" w:color="auto"/>
              </w:divBdr>
            </w:div>
            <w:div w:id="2015838390">
              <w:marLeft w:val="0"/>
              <w:marRight w:val="0"/>
              <w:marTop w:val="0"/>
              <w:marBottom w:val="0"/>
              <w:divBdr>
                <w:top w:val="none" w:sz="0" w:space="0" w:color="auto"/>
                <w:left w:val="none" w:sz="0" w:space="0" w:color="auto"/>
                <w:bottom w:val="none" w:sz="0" w:space="0" w:color="auto"/>
                <w:right w:val="none" w:sz="0" w:space="0" w:color="auto"/>
              </w:divBdr>
            </w:div>
          </w:divsChild>
        </w:div>
        <w:div w:id="1361664722">
          <w:marLeft w:val="0"/>
          <w:marRight w:val="0"/>
          <w:marTop w:val="0"/>
          <w:marBottom w:val="0"/>
          <w:divBdr>
            <w:top w:val="none" w:sz="0" w:space="0" w:color="auto"/>
            <w:left w:val="none" w:sz="0" w:space="0" w:color="auto"/>
            <w:bottom w:val="none" w:sz="0" w:space="0" w:color="auto"/>
            <w:right w:val="none" w:sz="0" w:space="0" w:color="auto"/>
          </w:divBdr>
          <w:divsChild>
            <w:div w:id="141312454">
              <w:marLeft w:val="0"/>
              <w:marRight w:val="0"/>
              <w:marTop w:val="0"/>
              <w:marBottom w:val="0"/>
              <w:divBdr>
                <w:top w:val="none" w:sz="0" w:space="0" w:color="auto"/>
                <w:left w:val="none" w:sz="0" w:space="0" w:color="auto"/>
                <w:bottom w:val="none" w:sz="0" w:space="0" w:color="auto"/>
                <w:right w:val="none" w:sz="0" w:space="0" w:color="auto"/>
              </w:divBdr>
            </w:div>
            <w:div w:id="305549478">
              <w:marLeft w:val="0"/>
              <w:marRight w:val="0"/>
              <w:marTop w:val="0"/>
              <w:marBottom w:val="0"/>
              <w:divBdr>
                <w:top w:val="none" w:sz="0" w:space="0" w:color="auto"/>
                <w:left w:val="none" w:sz="0" w:space="0" w:color="auto"/>
                <w:bottom w:val="none" w:sz="0" w:space="0" w:color="auto"/>
                <w:right w:val="none" w:sz="0" w:space="0" w:color="auto"/>
              </w:divBdr>
            </w:div>
            <w:div w:id="516584229">
              <w:marLeft w:val="0"/>
              <w:marRight w:val="0"/>
              <w:marTop w:val="0"/>
              <w:marBottom w:val="0"/>
              <w:divBdr>
                <w:top w:val="none" w:sz="0" w:space="0" w:color="auto"/>
                <w:left w:val="none" w:sz="0" w:space="0" w:color="auto"/>
                <w:bottom w:val="none" w:sz="0" w:space="0" w:color="auto"/>
                <w:right w:val="none" w:sz="0" w:space="0" w:color="auto"/>
              </w:divBdr>
            </w:div>
            <w:div w:id="540172147">
              <w:marLeft w:val="0"/>
              <w:marRight w:val="0"/>
              <w:marTop w:val="0"/>
              <w:marBottom w:val="0"/>
              <w:divBdr>
                <w:top w:val="none" w:sz="0" w:space="0" w:color="auto"/>
                <w:left w:val="none" w:sz="0" w:space="0" w:color="auto"/>
                <w:bottom w:val="none" w:sz="0" w:space="0" w:color="auto"/>
                <w:right w:val="none" w:sz="0" w:space="0" w:color="auto"/>
              </w:divBdr>
            </w:div>
            <w:div w:id="678433892">
              <w:marLeft w:val="0"/>
              <w:marRight w:val="0"/>
              <w:marTop w:val="0"/>
              <w:marBottom w:val="0"/>
              <w:divBdr>
                <w:top w:val="none" w:sz="0" w:space="0" w:color="auto"/>
                <w:left w:val="none" w:sz="0" w:space="0" w:color="auto"/>
                <w:bottom w:val="none" w:sz="0" w:space="0" w:color="auto"/>
                <w:right w:val="none" w:sz="0" w:space="0" w:color="auto"/>
              </w:divBdr>
            </w:div>
            <w:div w:id="725763571">
              <w:marLeft w:val="0"/>
              <w:marRight w:val="0"/>
              <w:marTop w:val="0"/>
              <w:marBottom w:val="0"/>
              <w:divBdr>
                <w:top w:val="none" w:sz="0" w:space="0" w:color="auto"/>
                <w:left w:val="none" w:sz="0" w:space="0" w:color="auto"/>
                <w:bottom w:val="none" w:sz="0" w:space="0" w:color="auto"/>
                <w:right w:val="none" w:sz="0" w:space="0" w:color="auto"/>
              </w:divBdr>
            </w:div>
            <w:div w:id="911623324">
              <w:marLeft w:val="0"/>
              <w:marRight w:val="0"/>
              <w:marTop w:val="0"/>
              <w:marBottom w:val="0"/>
              <w:divBdr>
                <w:top w:val="none" w:sz="0" w:space="0" w:color="auto"/>
                <w:left w:val="none" w:sz="0" w:space="0" w:color="auto"/>
                <w:bottom w:val="none" w:sz="0" w:space="0" w:color="auto"/>
                <w:right w:val="none" w:sz="0" w:space="0" w:color="auto"/>
              </w:divBdr>
            </w:div>
            <w:div w:id="1028064164">
              <w:marLeft w:val="0"/>
              <w:marRight w:val="0"/>
              <w:marTop w:val="0"/>
              <w:marBottom w:val="0"/>
              <w:divBdr>
                <w:top w:val="none" w:sz="0" w:space="0" w:color="auto"/>
                <w:left w:val="none" w:sz="0" w:space="0" w:color="auto"/>
                <w:bottom w:val="none" w:sz="0" w:space="0" w:color="auto"/>
                <w:right w:val="none" w:sz="0" w:space="0" w:color="auto"/>
              </w:divBdr>
            </w:div>
            <w:div w:id="1125656464">
              <w:marLeft w:val="0"/>
              <w:marRight w:val="0"/>
              <w:marTop w:val="0"/>
              <w:marBottom w:val="0"/>
              <w:divBdr>
                <w:top w:val="none" w:sz="0" w:space="0" w:color="auto"/>
                <w:left w:val="none" w:sz="0" w:space="0" w:color="auto"/>
                <w:bottom w:val="none" w:sz="0" w:space="0" w:color="auto"/>
                <w:right w:val="none" w:sz="0" w:space="0" w:color="auto"/>
              </w:divBdr>
            </w:div>
            <w:div w:id="1389917889">
              <w:marLeft w:val="0"/>
              <w:marRight w:val="0"/>
              <w:marTop w:val="0"/>
              <w:marBottom w:val="0"/>
              <w:divBdr>
                <w:top w:val="none" w:sz="0" w:space="0" w:color="auto"/>
                <w:left w:val="none" w:sz="0" w:space="0" w:color="auto"/>
                <w:bottom w:val="none" w:sz="0" w:space="0" w:color="auto"/>
                <w:right w:val="none" w:sz="0" w:space="0" w:color="auto"/>
              </w:divBdr>
            </w:div>
            <w:div w:id="1400401048">
              <w:marLeft w:val="0"/>
              <w:marRight w:val="0"/>
              <w:marTop w:val="0"/>
              <w:marBottom w:val="0"/>
              <w:divBdr>
                <w:top w:val="none" w:sz="0" w:space="0" w:color="auto"/>
                <w:left w:val="none" w:sz="0" w:space="0" w:color="auto"/>
                <w:bottom w:val="none" w:sz="0" w:space="0" w:color="auto"/>
                <w:right w:val="none" w:sz="0" w:space="0" w:color="auto"/>
              </w:divBdr>
            </w:div>
            <w:div w:id="1502116629">
              <w:marLeft w:val="0"/>
              <w:marRight w:val="0"/>
              <w:marTop w:val="0"/>
              <w:marBottom w:val="0"/>
              <w:divBdr>
                <w:top w:val="none" w:sz="0" w:space="0" w:color="auto"/>
                <w:left w:val="none" w:sz="0" w:space="0" w:color="auto"/>
                <w:bottom w:val="none" w:sz="0" w:space="0" w:color="auto"/>
                <w:right w:val="none" w:sz="0" w:space="0" w:color="auto"/>
              </w:divBdr>
            </w:div>
            <w:div w:id="1588033692">
              <w:marLeft w:val="0"/>
              <w:marRight w:val="0"/>
              <w:marTop w:val="0"/>
              <w:marBottom w:val="0"/>
              <w:divBdr>
                <w:top w:val="none" w:sz="0" w:space="0" w:color="auto"/>
                <w:left w:val="none" w:sz="0" w:space="0" w:color="auto"/>
                <w:bottom w:val="none" w:sz="0" w:space="0" w:color="auto"/>
                <w:right w:val="none" w:sz="0" w:space="0" w:color="auto"/>
              </w:divBdr>
            </w:div>
            <w:div w:id="1700275461">
              <w:marLeft w:val="0"/>
              <w:marRight w:val="0"/>
              <w:marTop w:val="0"/>
              <w:marBottom w:val="0"/>
              <w:divBdr>
                <w:top w:val="none" w:sz="0" w:space="0" w:color="auto"/>
                <w:left w:val="none" w:sz="0" w:space="0" w:color="auto"/>
                <w:bottom w:val="none" w:sz="0" w:space="0" w:color="auto"/>
                <w:right w:val="none" w:sz="0" w:space="0" w:color="auto"/>
              </w:divBdr>
            </w:div>
            <w:div w:id="1720082317">
              <w:marLeft w:val="0"/>
              <w:marRight w:val="0"/>
              <w:marTop w:val="0"/>
              <w:marBottom w:val="0"/>
              <w:divBdr>
                <w:top w:val="none" w:sz="0" w:space="0" w:color="auto"/>
                <w:left w:val="none" w:sz="0" w:space="0" w:color="auto"/>
                <w:bottom w:val="none" w:sz="0" w:space="0" w:color="auto"/>
                <w:right w:val="none" w:sz="0" w:space="0" w:color="auto"/>
              </w:divBdr>
            </w:div>
            <w:div w:id="1842699158">
              <w:marLeft w:val="0"/>
              <w:marRight w:val="0"/>
              <w:marTop w:val="0"/>
              <w:marBottom w:val="0"/>
              <w:divBdr>
                <w:top w:val="none" w:sz="0" w:space="0" w:color="auto"/>
                <w:left w:val="none" w:sz="0" w:space="0" w:color="auto"/>
                <w:bottom w:val="none" w:sz="0" w:space="0" w:color="auto"/>
                <w:right w:val="none" w:sz="0" w:space="0" w:color="auto"/>
              </w:divBdr>
            </w:div>
            <w:div w:id="1922983808">
              <w:marLeft w:val="0"/>
              <w:marRight w:val="0"/>
              <w:marTop w:val="0"/>
              <w:marBottom w:val="0"/>
              <w:divBdr>
                <w:top w:val="none" w:sz="0" w:space="0" w:color="auto"/>
                <w:left w:val="none" w:sz="0" w:space="0" w:color="auto"/>
                <w:bottom w:val="none" w:sz="0" w:space="0" w:color="auto"/>
                <w:right w:val="none" w:sz="0" w:space="0" w:color="auto"/>
              </w:divBdr>
            </w:div>
            <w:div w:id="1927376022">
              <w:marLeft w:val="0"/>
              <w:marRight w:val="0"/>
              <w:marTop w:val="0"/>
              <w:marBottom w:val="0"/>
              <w:divBdr>
                <w:top w:val="none" w:sz="0" w:space="0" w:color="auto"/>
                <w:left w:val="none" w:sz="0" w:space="0" w:color="auto"/>
                <w:bottom w:val="none" w:sz="0" w:space="0" w:color="auto"/>
                <w:right w:val="none" w:sz="0" w:space="0" w:color="auto"/>
              </w:divBdr>
            </w:div>
            <w:div w:id="1936940938">
              <w:marLeft w:val="0"/>
              <w:marRight w:val="0"/>
              <w:marTop w:val="0"/>
              <w:marBottom w:val="0"/>
              <w:divBdr>
                <w:top w:val="none" w:sz="0" w:space="0" w:color="auto"/>
                <w:left w:val="none" w:sz="0" w:space="0" w:color="auto"/>
                <w:bottom w:val="none" w:sz="0" w:space="0" w:color="auto"/>
                <w:right w:val="none" w:sz="0" w:space="0" w:color="auto"/>
              </w:divBdr>
            </w:div>
            <w:div w:id="2071808059">
              <w:marLeft w:val="0"/>
              <w:marRight w:val="0"/>
              <w:marTop w:val="0"/>
              <w:marBottom w:val="0"/>
              <w:divBdr>
                <w:top w:val="none" w:sz="0" w:space="0" w:color="auto"/>
                <w:left w:val="none" w:sz="0" w:space="0" w:color="auto"/>
                <w:bottom w:val="none" w:sz="0" w:space="0" w:color="auto"/>
                <w:right w:val="none" w:sz="0" w:space="0" w:color="auto"/>
              </w:divBdr>
            </w:div>
          </w:divsChild>
        </w:div>
        <w:div w:id="1498768769">
          <w:marLeft w:val="0"/>
          <w:marRight w:val="0"/>
          <w:marTop w:val="0"/>
          <w:marBottom w:val="0"/>
          <w:divBdr>
            <w:top w:val="none" w:sz="0" w:space="0" w:color="auto"/>
            <w:left w:val="none" w:sz="0" w:space="0" w:color="auto"/>
            <w:bottom w:val="none" w:sz="0" w:space="0" w:color="auto"/>
            <w:right w:val="none" w:sz="0" w:space="0" w:color="auto"/>
          </w:divBdr>
        </w:div>
        <w:div w:id="1559705934">
          <w:marLeft w:val="0"/>
          <w:marRight w:val="0"/>
          <w:marTop w:val="0"/>
          <w:marBottom w:val="0"/>
          <w:divBdr>
            <w:top w:val="none" w:sz="0" w:space="0" w:color="auto"/>
            <w:left w:val="none" w:sz="0" w:space="0" w:color="auto"/>
            <w:bottom w:val="none" w:sz="0" w:space="0" w:color="auto"/>
            <w:right w:val="none" w:sz="0" w:space="0" w:color="auto"/>
          </w:divBdr>
        </w:div>
        <w:div w:id="1616670773">
          <w:marLeft w:val="0"/>
          <w:marRight w:val="0"/>
          <w:marTop w:val="0"/>
          <w:marBottom w:val="0"/>
          <w:divBdr>
            <w:top w:val="none" w:sz="0" w:space="0" w:color="auto"/>
            <w:left w:val="none" w:sz="0" w:space="0" w:color="auto"/>
            <w:bottom w:val="none" w:sz="0" w:space="0" w:color="auto"/>
            <w:right w:val="none" w:sz="0" w:space="0" w:color="auto"/>
          </w:divBdr>
        </w:div>
        <w:div w:id="1800221385">
          <w:marLeft w:val="0"/>
          <w:marRight w:val="0"/>
          <w:marTop w:val="0"/>
          <w:marBottom w:val="0"/>
          <w:divBdr>
            <w:top w:val="none" w:sz="0" w:space="0" w:color="auto"/>
            <w:left w:val="none" w:sz="0" w:space="0" w:color="auto"/>
            <w:bottom w:val="none" w:sz="0" w:space="0" w:color="auto"/>
            <w:right w:val="none" w:sz="0" w:space="0" w:color="auto"/>
          </w:divBdr>
        </w:div>
        <w:div w:id="1835801682">
          <w:marLeft w:val="0"/>
          <w:marRight w:val="0"/>
          <w:marTop w:val="0"/>
          <w:marBottom w:val="0"/>
          <w:divBdr>
            <w:top w:val="none" w:sz="0" w:space="0" w:color="auto"/>
            <w:left w:val="none" w:sz="0" w:space="0" w:color="auto"/>
            <w:bottom w:val="none" w:sz="0" w:space="0" w:color="auto"/>
            <w:right w:val="none" w:sz="0" w:space="0" w:color="auto"/>
          </w:divBdr>
        </w:div>
        <w:div w:id="1946186739">
          <w:marLeft w:val="0"/>
          <w:marRight w:val="0"/>
          <w:marTop w:val="0"/>
          <w:marBottom w:val="0"/>
          <w:divBdr>
            <w:top w:val="none" w:sz="0" w:space="0" w:color="auto"/>
            <w:left w:val="none" w:sz="0" w:space="0" w:color="auto"/>
            <w:bottom w:val="none" w:sz="0" w:space="0" w:color="auto"/>
            <w:right w:val="none" w:sz="0" w:space="0" w:color="auto"/>
          </w:divBdr>
          <w:divsChild>
            <w:div w:id="16856034">
              <w:marLeft w:val="0"/>
              <w:marRight w:val="0"/>
              <w:marTop w:val="0"/>
              <w:marBottom w:val="0"/>
              <w:divBdr>
                <w:top w:val="none" w:sz="0" w:space="0" w:color="auto"/>
                <w:left w:val="none" w:sz="0" w:space="0" w:color="auto"/>
                <w:bottom w:val="none" w:sz="0" w:space="0" w:color="auto"/>
                <w:right w:val="none" w:sz="0" w:space="0" w:color="auto"/>
              </w:divBdr>
            </w:div>
            <w:div w:id="94255989">
              <w:marLeft w:val="0"/>
              <w:marRight w:val="0"/>
              <w:marTop w:val="0"/>
              <w:marBottom w:val="0"/>
              <w:divBdr>
                <w:top w:val="none" w:sz="0" w:space="0" w:color="auto"/>
                <w:left w:val="none" w:sz="0" w:space="0" w:color="auto"/>
                <w:bottom w:val="none" w:sz="0" w:space="0" w:color="auto"/>
                <w:right w:val="none" w:sz="0" w:space="0" w:color="auto"/>
              </w:divBdr>
            </w:div>
            <w:div w:id="132645543">
              <w:marLeft w:val="0"/>
              <w:marRight w:val="0"/>
              <w:marTop w:val="0"/>
              <w:marBottom w:val="0"/>
              <w:divBdr>
                <w:top w:val="none" w:sz="0" w:space="0" w:color="auto"/>
                <w:left w:val="none" w:sz="0" w:space="0" w:color="auto"/>
                <w:bottom w:val="none" w:sz="0" w:space="0" w:color="auto"/>
                <w:right w:val="none" w:sz="0" w:space="0" w:color="auto"/>
              </w:divBdr>
            </w:div>
            <w:div w:id="260795999">
              <w:marLeft w:val="0"/>
              <w:marRight w:val="0"/>
              <w:marTop w:val="0"/>
              <w:marBottom w:val="0"/>
              <w:divBdr>
                <w:top w:val="none" w:sz="0" w:space="0" w:color="auto"/>
                <w:left w:val="none" w:sz="0" w:space="0" w:color="auto"/>
                <w:bottom w:val="none" w:sz="0" w:space="0" w:color="auto"/>
                <w:right w:val="none" w:sz="0" w:space="0" w:color="auto"/>
              </w:divBdr>
            </w:div>
            <w:div w:id="289937809">
              <w:marLeft w:val="0"/>
              <w:marRight w:val="0"/>
              <w:marTop w:val="0"/>
              <w:marBottom w:val="0"/>
              <w:divBdr>
                <w:top w:val="none" w:sz="0" w:space="0" w:color="auto"/>
                <w:left w:val="none" w:sz="0" w:space="0" w:color="auto"/>
                <w:bottom w:val="none" w:sz="0" w:space="0" w:color="auto"/>
                <w:right w:val="none" w:sz="0" w:space="0" w:color="auto"/>
              </w:divBdr>
            </w:div>
            <w:div w:id="553735292">
              <w:marLeft w:val="0"/>
              <w:marRight w:val="0"/>
              <w:marTop w:val="0"/>
              <w:marBottom w:val="0"/>
              <w:divBdr>
                <w:top w:val="none" w:sz="0" w:space="0" w:color="auto"/>
                <w:left w:val="none" w:sz="0" w:space="0" w:color="auto"/>
                <w:bottom w:val="none" w:sz="0" w:space="0" w:color="auto"/>
                <w:right w:val="none" w:sz="0" w:space="0" w:color="auto"/>
              </w:divBdr>
            </w:div>
            <w:div w:id="1026492149">
              <w:marLeft w:val="0"/>
              <w:marRight w:val="0"/>
              <w:marTop w:val="0"/>
              <w:marBottom w:val="0"/>
              <w:divBdr>
                <w:top w:val="none" w:sz="0" w:space="0" w:color="auto"/>
                <w:left w:val="none" w:sz="0" w:space="0" w:color="auto"/>
                <w:bottom w:val="none" w:sz="0" w:space="0" w:color="auto"/>
                <w:right w:val="none" w:sz="0" w:space="0" w:color="auto"/>
              </w:divBdr>
            </w:div>
            <w:div w:id="1100683652">
              <w:marLeft w:val="0"/>
              <w:marRight w:val="0"/>
              <w:marTop w:val="0"/>
              <w:marBottom w:val="0"/>
              <w:divBdr>
                <w:top w:val="none" w:sz="0" w:space="0" w:color="auto"/>
                <w:left w:val="none" w:sz="0" w:space="0" w:color="auto"/>
                <w:bottom w:val="none" w:sz="0" w:space="0" w:color="auto"/>
                <w:right w:val="none" w:sz="0" w:space="0" w:color="auto"/>
              </w:divBdr>
            </w:div>
            <w:div w:id="1102646851">
              <w:marLeft w:val="0"/>
              <w:marRight w:val="0"/>
              <w:marTop w:val="0"/>
              <w:marBottom w:val="0"/>
              <w:divBdr>
                <w:top w:val="none" w:sz="0" w:space="0" w:color="auto"/>
                <w:left w:val="none" w:sz="0" w:space="0" w:color="auto"/>
                <w:bottom w:val="none" w:sz="0" w:space="0" w:color="auto"/>
                <w:right w:val="none" w:sz="0" w:space="0" w:color="auto"/>
              </w:divBdr>
            </w:div>
            <w:div w:id="1222255604">
              <w:marLeft w:val="0"/>
              <w:marRight w:val="0"/>
              <w:marTop w:val="0"/>
              <w:marBottom w:val="0"/>
              <w:divBdr>
                <w:top w:val="none" w:sz="0" w:space="0" w:color="auto"/>
                <w:left w:val="none" w:sz="0" w:space="0" w:color="auto"/>
                <w:bottom w:val="none" w:sz="0" w:space="0" w:color="auto"/>
                <w:right w:val="none" w:sz="0" w:space="0" w:color="auto"/>
              </w:divBdr>
            </w:div>
            <w:div w:id="1276138671">
              <w:marLeft w:val="0"/>
              <w:marRight w:val="0"/>
              <w:marTop w:val="0"/>
              <w:marBottom w:val="0"/>
              <w:divBdr>
                <w:top w:val="none" w:sz="0" w:space="0" w:color="auto"/>
                <w:left w:val="none" w:sz="0" w:space="0" w:color="auto"/>
                <w:bottom w:val="none" w:sz="0" w:space="0" w:color="auto"/>
                <w:right w:val="none" w:sz="0" w:space="0" w:color="auto"/>
              </w:divBdr>
            </w:div>
            <w:div w:id="1285118118">
              <w:marLeft w:val="0"/>
              <w:marRight w:val="0"/>
              <w:marTop w:val="0"/>
              <w:marBottom w:val="0"/>
              <w:divBdr>
                <w:top w:val="none" w:sz="0" w:space="0" w:color="auto"/>
                <w:left w:val="none" w:sz="0" w:space="0" w:color="auto"/>
                <w:bottom w:val="none" w:sz="0" w:space="0" w:color="auto"/>
                <w:right w:val="none" w:sz="0" w:space="0" w:color="auto"/>
              </w:divBdr>
            </w:div>
            <w:div w:id="1404110504">
              <w:marLeft w:val="0"/>
              <w:marRight w:val="0"/>
              <w:marTop w:val="0"/>
              <w:marBottom w:val="0"/>
              <w:divBdr>
                <w:top w:val="none" w:sz="0" w:space="0" w:color="auto"/>
                <w:left w:val="none" w:sz="0" w:space="0" w:color="auto"/>
                <w:bottom w:val="none" w:sz="0" w:space="0" w:color="auto"/>
                <w:right w:val="none" w:sz="0" w:space="0" w:color="auto"/>
              </w:divBdr>
            </w:div>
            <w:div w:id="1513254398">
              <w:marLeft w:val="0"/>
              <w:marRight w:val="0"/>
              <w:marTop w:val="0"/>
              <w:marBottom w:val="0"/>
              <w:divBdr>
                <w:top w:val="none" w:sz="0" w:space="0" w:color="auto"/>
                <w:left w:val="none" w:sz="0" w:space="0" w:color="auto"/>
                <w:bottom w:val="none" w:sz="0" w:space="0" w:color="auto"/>
                <w:right w:val="none" w:sz="0" w:space="0" w:color="auto"/>
              </w:divBdr>
            </w:div>
            <w:div w:id="1801191827">
              <w:marLeft w:val="0"/>
              <w:marRight w:val="0"/>
              <w:marTop w:val="0"/>
              <w:marBottom w:val="0"/>
              <w:divBdr>
                <w:top w:val="none" w:sz="0" w:space="0" w:color="auto"/>
                <w:left w:val="none" w:sz="0" w:space="0" w:color="auto"/>
                <w:bottom w:val="none" w:sz="0" w:space="0" w:color="auto"/>
                <w:right w:val="none" w:sz="0" w:space="0" w:color="auto"/>
              </w:divBdr>
            </w:div>
            <w:div w:id="1816409987">
              <w:marLeft w:val="0"/>
              <w:marRight w:val="0"/>
              <w:marTop w:val="0"/>
              <w:marBottom w:val="0"/>
              <w:divBdr>
                <w:top w:val="none" w:sz="0" w:space="0" w:color="auto"/>
                <w:left w:val="none" w:sz="0" w:space="0" w:color="auto"/>
                <w:bottom w:val="none" w:sz="0" w:space="0" w:color="auto"/>
                <w:right w:val="none" w:sz="0" w:space="0" w:color="auto"/>
              </w:divBdr>
            </w:div>
            <w:div w:id="1828860634">
              <w:marLeft w:val="0"/>
              <w:marRight w:val="0"/>
              <w:marTop w:val="0"/>
              <w:marBottom w:val="0"/>
              <w:divBdr>
                <w:top w:val="none" w:sz="0" w:space="0" w:color="auto"/>
                <w:left w:val="none" w:sz="0" w:space="0" w:color="auto"/>
                <w:bottom w:val="none" w:sz="0" w:space="0" w:color="auto"/>
                <w:right w:val="none" w:sz="0" w:space="0" w:color="auto"/>
              </w:divBdr>
            </w:div>
            <w:div w:id="1852718380">
              <w:marLeft w:val="0"/>
              <w:marRight w:val="0"/>
              <w:marTop w:val="0"/>
              <w:marBottom w:val="0"/>
              <w:divBdr>
                <w:top w:val="none" w:sz="0" w:space="0" w:color="auto"/>
                <w:left w:val="none" w:sz="0" w:space="0" w:color="auto"/>
                <w:bottom w:val="none" w:sz="0" w:space="0" w:color="auto"/>
                <w:right w:val="none" w:sz="0" w:space="0" w:color="auto"/>
              </w:divBdr>
            </w:div>
            <w:div w:id="1891571362">
              <w:marLeft w:val="0"/>
              <w:marRight w:val="0"/>
              <w:marTop w:val="0"/>
              <w:marBottom w:val="0"/>
              <w:divBdr>
                <w:top w:val="none" w:sz="0" w:space="0" w:color="auto"/>
                <w:left w:val="none" w:sz="0" w:space="0" w:color="auto"/>
                <w:bottom w:val="none" w:sz="0" w:space="0" w:color="auto"/>
                <w:right w:val="none" w:sz="0" w:space="0" w:color="auto"/>
              </w:divBdr>
            </w:div>
            <w:div w:id="1908490232">
              <w:marLeft w:val="0"/>
              <w:marRight w:val="0"/>
              <w:marTop w:val="0"/>
              <w:marBottom w:val="0"/>
              <w:divBdr>
                <w:top w:val="none" w:sz="0" w:space="0" w:color="auto"/>
                <w:left w:val="none" w:sz="0" w:space="0" w:color="auto"/>
                <w:bottom w:val="none" w:sz="0" w:space="0" w:color="auto"/>
                <w:right w:val="none" w:sz="0" w:space="0" w:color="auto"/>
              </w:divBdr>
            </w:div>
          </w:divsChild>
        </w:div>
        <w:div w:id="2052684347">
          <w:marLeft w:val="0"/>
          <w:marRight w:val="0"/>
          <w:marTop w:val="0"/>
          <w:marBottom w:val="0"/>
          <w:divBdr>
            <w:top w:val="none" w:sz="0" w:space="0" w:color="auto"/>
            <w:left w:val="none" w:sz="0" w:space="0" w:color="auto"/>
            <w:bottom w:val="none" w:sz="0" w:space="0" w:color="auto"/>
            <w:right w:val="none" w:sz="0" w:space="0" w:color="auto"/>
          </w:divBdr>
        </w:div>
        <w:div w:id="2110811253">
          <w:marLeft w:val="0"/>
          <w:marRight w:val="0"/>
          <w:marTop w:val="0"/>
          <w:marBottom w:val="0"/>
          <w:divBdr>
            <w:top w:val="none" w:sz="0" w:space="0" w:color="auto"/>
            <w:left w:val="none" w:sz="0" w:space="0" w:color="auto"/>
            <w:bottom w:val="none" w:sz="0" w:space="0" w:color="auto"/>
            <w:right w:val="none" w:sz="0" w:space="0" w:color="auto"/>
          </w:divBdr>
        </w:div>
      </w:divsChild>
    </w:div>
    <w:div w:id="994911986">
      <w:bodyDiv w:val="1"/>
      <w:marLeft w:val="0"/>
      <w:marRight w:val="0"/>
      <w:marTop w:val="0"/>
      <w:marBottom w:val="0"/>
      <w:divBdr>
        <w:top w:val="none" w:sz="0" w:space="0" w:color="auto"/>
        <w:left w:val="none" w:sz="0" w:space="0" w:color="auto"/>
        <w:bottom w:val="none" w:sz="0" w:space="0" w:color="auto"/>
        <w:right w:val="none" w:sz="0" w:space="0" w:color="auto"/>
      </w:divBdr>
      <w:divsChild>
        <w:div w:id="28652140">
          <w:marLeft w:val="0"/>
          <w:marRight w:val="0"/>
          <w:marTop w:val="0"/>
          <w:marBottom w:val="0"/>
          <w:divBdr>
            <w:top w:val="none" w:sz="0" w:space="0" w:color="auto"/>
            <w:left w:val="none" w:sz="0" w:space="0" w:color="auto"/>
            <w:bottom w:val="none" w:sz="0" w:space="0" w:color="auto"/>
            <w:right w:val="none" w:sz="0" w:space="0" w:color="auto"/>
          </w:divBdr>
        </w:div>
        <w:div w:id="235360036">
          <w:marLeft w:val="0"/>
          <w:marRight w:val="0"/>
          <w:marTop w:val="0"/>
          <w:marBottom w:val="0"/>
          <w:divBdr>
            <w:top w:val="none" w:sz="0" w:space="0" w:color="auto"/>
            <w:left w:val="none" w:sz="0" w:space="0" w:color="auto"/>
            <w:bottom w:val="none" w:sz="0" w:space="0" w:color="auto"/>
            <w:right w:val="none" w:sz="0" w:space="0" w:color="auto"/>
          </w:divBdr>
        </w:div>
        <w:div w:id="614750567">
          <w:marLeft w:val="0"/>
          <w:marRight w:val="0"/>
          <w:marTop w:val="0"/>
          <w:marBottom w:val="0"/>
          <w:divBdr>
            <w:top w:val="none" w:sz="0" w:space="0" w:color="auto"/>
            <w:left w:val="none" w:sz="0" w:space="0" w:color="auto"/>
            <w:bottom w:val="none" w:sz="0" w:space="0" w:color="auto"/>
            <w:right w:val="none" w:sz="0" w:space="0" w:color="auto"/>
          </w:divBdr>
        </w:div>
        <w:div w:id="719135398">
          <w:marLeft w:val="0"/>
          <w:marRight w:val="0"/>
          <w:marTop w:val="0"/>
          <w:marBottom w:val="0"/>
          <w:divBdr>
            <w:top w:val="none" w:sz="0" w:space="0" w:color="auto"/>
            <w:left w:val="none" w:sz="0" w:space="0" w:color="auto"/>
            <w:bottom w:val="none" w:sz="0" w:space="0" w:color="auto"/>
            <w:right w:val="none" w:sz="0" w:space="0" w:color="auto"/>
          </w:divBdr>
        </w:div>
        <w:div w:id="1035153890">
          <w:marLeft w:val="0"/>
          <w:marRight w:val="0"/>
          <w:marTop w:val="0"/>
          <w:marBottom w:val="0"/>
          <w:divBdr>
            <w:top w:val="none" w:sz="0" w:space="0" w:color="auto"/>
            <w:left w:val="none" w:sz="0" w:space="0" w:color="auto"/>
            <w:bottom w:val="none" w:sz="0" w:space="0" w:color="auto"/>
            <w:right w:val="none" w:sz="0" w:space="0" w:color="auto"/>
          </w:divBdr>
        </w:div>
        <w:div w:id="1342316210">
          <w:marLeft w:val="0"/>
          <w:marRight w:val="0"/>
          <w:marTop w:val="0"/>
          <w:marBottom w:val="0"/>
          <w:divBdr>
            <w:top w:val="none" w:sz="0" w:space="0" w:color="auto"/>
            <w:left w:val="none" w:sz="0" w:space="0" w:color="auto"/>
            <w:bottom w:val="none" w:sz="0" w:space="0" w:color="auto"/>
            <w:right w:val="none" w:sz="0" w:space="0" w:color="auto"/>
          </w:divBdr>
        </w:div>
        <w:div w:id="1878276827">
          <w:marLeft w:val="0"/>
          <w:marRight w:val="0"/>
          <w:marTop w:val="0"/>
          <w:marBottom w:val="0"/>
          <w:divBdr>
            <w:top w:val="none" w:sz="0" w:space="0" w:color="auto"/>
            <w:left w:val="none" w:sz="0" w:space="0" w:color="auto"/>
            <w:bottom w:val="none" w:sz="0" w:space="0" w:color="auto"/>
            <w:right w:val="none" w:sz="0" w:space="0" w:color="auto"/>
          </w:divBdr>
        </w:div>
        <w:div w:id="2080248394">
          <w:marLeft w:val="0"/>
          <w:marRight w:val="0"/>
          <w:marTop w:val="0"/>
          <w:marBottom w:val="0"/>
          <w:divBdr>
            <w:top w:val="none" w:sz="0" w:space="0" w:color="auto"/>
            <w:left w:val="none" w:sz="0" w:space="0" w:color="auto"/>
            <w:bottom w:val="none" w:sz="0" w:space="0" w:color="auto"/>
            <w:right w:val="none" w:sz="0" w:space="0" w:color="auto"/>
          </w:divBdr>
        </w:div>
      </w:divsChild>
    </w:div>
    <w:div w:id="1199313653">
      <w:bodyDiv w:val="1"/>
      <w:marLeft w:val="0"/>
      <w:marRight w:val="0"/>
      <w:marTop w:val="0"/>
      <w:marBottom w:val="0"/>
      <w:divBdr>
        <w:top w:val="none" w:sz="0" w:space="0" w:color="auto"/>
        <w:left w:val="none" w:sz="0" w:space="0" w:color="auto"/>
        <w:bottom w:val="none" w:sz="0" w:space="0" w:color="auto"/>
        <w:right w:val="none" w:sz="0" w:space="0" w:color="auto"/>
      </w:divBdr>
      <w:divsChild>
        <w:div w:id="1248425093">
          <w:marLeft w:val="0"/>
          <w:marRight w:val="0"/>
          <w:marTop w:val="0"/>
          <w:marBottom w:val="0"/>
          <w:divBdr>
            <w:top w:val="none" w:sz="0" w:space="0" w:color="auto"/>
            <w:left w:val="none" w:sz="0" w:space="0" w:color="auto"/>
            <w:bottom w:val="none" w:sz="0" w:space="0" w:color="auto"/>
            <w:right w:val="none" w:sz="0" w:space="0" w:color="auto"/>
          </w:divBdr>
        </w:div>
        <w:div w:id="1576013026">
          <w:marLeft w:val="0"/>
          <w:marRight w:val="0"/>
          <w:marTop w:val="0"/>
          <w:marBottom w:val="0"/>
          <w:divBdr>
            <w:top w:val="none" w:sz="0" w:space="0" w:color="auto"/>
            <w:left w:val="none" w:sz="0" w:space="0" w:color="auto"/>
            <w:bottom w:val="none" w:sz="0" w:space="0" w:color="auto"/>
            <w:right w:val="none" w:sz="0" w:space="0" w:color="auto"/>
          </w:divBdr>
        </w:div>
      </w:divsChild>
    </w:div>
    <w:div w:id="1329939611">
      <w:bodyDiv w:val="1"/>
      <w:marLeft w:val="0"/>
      <w:marRight w:val="0"/>
      <w:marTop w:val="0"/>
      <w:marBottom w:val="0"/>
      <w:divBdr>
        <w:top w:val="none" w:sz="0" w:space="0" w:color="auto"/>
        <w:left w:val="none" w:sz="0" w:space="0" w:color="auto"/>
        <w:bottom w:val="none" w:sz="0" w:space="0" w:color="auto"/>
        <w:right w:val="none" w:sz="0" w:space="0" w:color="auto"/>
      </w:divBdr>
      <w:divsChild>
        <w:div w:id="32462994">
          <w:marLeft w:val="0"/>
          <w:marRight w:val="0"/>
          <w:marTop w:val="0"/>
          <w:marBottom w:val="0"/>
          <w:divBdr>
            <w:top w:val="none" w:sz="0" w:space="0" w:color="auto"/>
            <w:left w:val="none" w:sz="0" w:space="0" w:color="auto"/>
            <w:bottom w:val="none" w:sz="0" w:space="0" w:color="auto"/>
            <w:right w:val="none" w:sz="0" w:space="0" w:color="auto"/>
          </w:divBdr>
        </w:div>
        <w:div w:id="170149781">
          <w:marLeft w:val="0"/>
          <w:marRight w:val="0"/>
          <w:marTop w:val="0"/>
          <w:marBottom w:val="0"/>
          <w:divBdr>
            <w:top w:val="none" w:sz="0" w:space="0" w:color="auto"/>
            <w:left w:val="none" w:sz="0" w:space="0" w:color="auto"/>
            <w:bottom w:val="none" w:sz="0" w:space="0" w:color="auto"/>
            <w:right w:val="none" w:sz="0" w:space="0" w:color="auto"/>
          </w:divBdr>
        </w:div>
        <w:div w:id="172687873">
          <w:marLeft w:val="0"/>
          <w:marRight w:val="0"/>
          <w:marTop w:val="0"/>
          <w:marBottom w:val="0"/>
          <w:divBdr>
            <w:top w:val="none" w:sz="0" w:space="0" w:color="auto"/>
            <w:left w:val="none" w:sz="0" w:space="0" w:color="auto"/>
            <w:bottom w:val="none" w:sz="0" w:space="0" w:color="auto"/>
            <w:right w:val="none" w:sz="0" w:space="0" w:color="auto"/>
          </w:divBdr>
        </w:div>
        <w:div w:id="206381456">
          <w:marLeft w:val="0"/>
          <w:marRight w:val="0"/>
          <w:marTop w:val="0"/>
          <w:marBottom w:val="0"/>
          <w:divBdr>
            <w:top w:val="none" w:sz="0" w:space="0" w:color="auto"/>
            <w:left w:val="none" w:sz="0" w:space="0" w:color="auto"/>
            <w:bottom w:val="none" w:sz="0" w:space="0" w:color="auto"/>
            <w:right w:val="none" w:sz="0" w:space="0" w:color="auto"/>
          </w:divBdr>
        </w:div>
        <w:div w:id="227306839">
          <w:marLeft w:val="0"/>
          <w:marRight w:val="0"/>
          <w:marTop w:val="0"/>
          <w:marBottom w:val="0"/>
          <w:divBdr>
            <w:top w:val="none" w:sz="0" w:space="0" w:color="auto"/>
            <w:left w:val="none" w:sz="0" w:space="0" w:color="auto"/>
            <w:bottom w:val="none" w:sz="0" w:space="0" w:color="auto"/>
            <w:right w:val="none" w:sz="0" w:space="0" w:color="auto"/>
          </w:divBdr>
        </w:div>
        <w:div w:id="290943934">
          <w:marLeft w:val="0"/>
          <w:marRight w:val="0"/>
          <w:marTop w:val="0"/>
          <w:marBottom w:val="0"/>
          <w:divBdr>
            <w:top w:val="none" w:sz="0" w:space="0" w:color="auto"/>
            <w:left w:val="none" w:sz="0" w:space="0" w:color="auto"/>
            <w:bottom w:val="none" w:sz="0" w:space="0" w:color="auto"/>
            <w:right w:val="none" w:sz="0" w:space="0" w:color="auto"/>
          </w:divBdr>
          <w:divsChild>
            <w:div w:id="369037164">
              <w:marLeft w:val="0"/>
              <w:marRight w:val="0"/>
              <w:marTop w:val="0"/>
              <w:marBottom w:val="0"/>
              <w:divBdr>
                <w:top w:val="none" w:sz="0" w:space="0" w:color="auto"/>
                <w:left w:val="none" w:sz="0" w:space="0" w:color="auto"/>
                <w:bottom w:val="none" w:sz="0" w:space="0" w:color="auto"/>
                <w:right w:val="none" w:sz="0" w:space="0" w:color="auto"/>
              </w:divBdr>
            </w:div>
            <w:div w:id="608200659">
              <w:marLeft w:val="0"/>
              <w:marRight w:val="0"/>
              <w:marTop w:val="0"/>
              <w:marBottom w:val="0"/>
              <w:divBdr>
                <w:top w:val="none" w:sz="0" w:space="0" w:color="auto"/>
                <w:left w:val="none" w:sz="0" w:space="0" w:color="auto"/>
                <w:bottom w:val="none" w:sz="0" w:space="0" w:color="auto"/>
                <w:right w:val="none" w:sz="0" w:space="0" w:color="auto"/>
              </w:divBdr>
            </w:div>
            <w:div w:id="632830314">
              <w:marLeft w:val="0"/>
              <w:marRight w:val="0"/>
              <w:marTop w:val="0"/>
              <w:marBottom w:val="0"/>
              <w:divBdr>
                <w:top w:val="none" w:sz="0" w:space="0" w:color="auto"/>
                <w:left w:val="none" w:sz="0" w:space="0" w:color="auto"/>
                <w:bottom w:val="none" w:sz="0" w:space="0" w:color="auto"/>
                <w:right w:val="none" w:sz="0" w:space="0" w:color="auto"/>
              </w:divBdr>
            </w:div>
            <w:div w:id="667445933">
              <w:marLeft w:val="0"/>
              <w:marRight w:val="0"/>
              <w:marTop w:val="0"/>
              <w:marBottom w:val="0"/>
              <w:divBdr>
                <w:top w:val="none" w:sz="0" w:space="0" w:color="auto"/>
                <w:left w:val="none" w:sz="0" w:space="0" w:color="auto"/>
                <w:bottom w:val="none" w:sz="0" w:space="0" w:color="auto"/>
                <w:right w:val="none" w:sz="0" w:space="0" w:color="auto"/>
              </w:divBdr>
            </w:div>
            <w:div w:id="707729842">
              <w:marLeft w:val="0"/>
              <w:marRight w:val="0"/>
              <w:marTop w:val="0"/>
              <w:marBottom w:val="0"/>
              <w:divBdr>
                <w:top w:val="none" w:sz="0" w:space="0" w:color="auto"/>
                <w:left w:val="none" w:sz="0" w:space="0" w:color="auto"/>
                <w:bottom w:val="none" w:sz="0" w:space="0" w:color="auto"/>
                <w:right w:val="none" w:sz="0" w:space="0" w:color="auto"/>
              </w:divBdr>
            </w:div>
            <w:div w:id="882913039">
              <w:marLeft w:val="0"/>
              <w:marRight w:val="0"/>
              <w:marTop w:val="0"/>
              <w:marBottom w:val="0"/>
              <w:divBdr>
                <w:top w:val="none" w:sz="0" w:space="0" w:color="auto"/>
                <w:left w:val="none" w:sz="0" w:space="0" w:color="auto"/>
                <w:bottom w:val="none" w:sz="0" w:space="0" w:color="auto"/>
                <w:right w:val="none" w:sz="0" w:space="0" w:color="auto"/>
              </w:divBdr>
            </w:div>
            <w:div w:id="921834215">
              <w:marLeft w:val="0"/>
              <w:marRight w:val="0"/>
              <w:marTop w:val="0"/>
              <w:marBottom w:val="0"/>
              <w:divBdr>
                <w:top w:val="none" w:sz="0" w:space="0" w:color="auto"/>
                <w:left w:val="none" w:sz="0" w:space="0" w:color="auto"/>
                <w:bottom w:val="none" w:sz="0" w:space="0" w:color="auto"/>
                <w:right w:val="none" w:sz="0" w:space="0" w:color="auto"/>
              </w:divBdr>
            </w:div>
            <w:div w:id="932712758">
              <w:marLeft w:val="0"/>
              <w:marRight w:val="0"/>
              <w:marTop w:val="0"/>
              <w:marBottom w:val="0"/>
              <w:divBdr>
                <w:top w:val="none" w:sz="0" w:space="0" w:color="auto"/>
                <w:left w:val="none" w:sz="0" w:space="0" w:color="auto"/>
                <w:bottom w:val="none" w:sz="0" w:space="0" w:color="auto"/>
                <w:right w:val="none" w:sz="0" w:space="0" w:color="auto"/>
              </w:divBdr>
            </w:div>
            <w:div w:id="1028486732">
              <w:marLeft w:val="0"/>
              <w:marRight w:val="0"/>
              <w:marTop w:val="0"/>
              <w:marBottom w:val="0"/>
              <w:divBdr>
                <w:top w:val="none" w:sz="0" w:space="0" w:color="auto"/>
                <w:left w:val="none" w:sz="0" w:space="0" w:color="auto"/>
                <w:bottom w:val="none" w:sz="0" w:space="0" w:color="auto"/>
                <w:right w:val="none" w:sz="0" w:space="0" w:color="auto"/>
              </w:divBdr>
            </w:div>
            <w:div w:id="1208490233">
              <w:marLeft w:val="0"/>
              <w:marRight w:val="0"/>
              <w:marTop w:val="0"/>
              <w:marBottom w:val="0"/>
              <w:divBdr>
                <w:top w:val="none" w:sz="0" w:space="0" w:color="auto"/>
                <w:left w:val="none" w:sz="0" w:space="0" w:color="auto"/>
                <w:bottom w:val="none" w:sz="0" w:space="0" w:color="auto"/>
                <w:right w:val="none" w:sz="0" w:space="0" w:color="auto"/>
              </w:divBdr>
            </w:div>
            <w:div w:id="1387484155">
              <w:marLeft w:val="0"/>
              <w:marRight w:val="0"/>
              <w:marTop w:val="0"/>
              <w:marBottom w:val="0"/>
              <w:divBdr>
                <w:top w:val="none" w:sz="0" w:space="0" w:color="auto"/>
                <w:left w:val="none" w:sz="0" w:space="0" w:color="auto"/>
                <w:bottom w:val="none" w:sz="0" w:space="0" w:color="auto"/>
                <w:right w:val="none" w:sz="0" w:space="0" w:color="auto"/>
              </w:divBdr>
            </w:div>
            <w:div w:id="1492986566">
              <w:marLeft w:val="0"/>
              <w:marRight w:val="0"/>
              <w:marTop w:val="0"/>
              <w:marBottom w:val="0"/>
              <w:divBdr>
                <w:top w:val="none" w:sz="0" w:space="0" w:color="auto"/>
                <w:left w:val="none" w:sz="0" w:space="0" w:color="auto"/>
                <w:bottom w:val="none" w:sz="0" w:space="0" w:color="auto"/>
                <w:right w:val="none" w:sz="0" w:space="0" w:color="auto"/>
              </w:divBdr>
            </w:div>
            <w:div w:id="1504004507">
              <w:marLeft w:val="0"/>
              <w:marRight w:val="0"/>
              <w:marTop w:val="0"/>
              <w:marBottom w:val="0"/>
              <w:divBdr>
                <w:top w:val="none" w:sz="0" w:space="0" w:color="auto"/>
                <w:left w:val="none" w:sz="0" w:space="0" w:color="auto"/>
                <w:bottom w:val="none" w:sz="0" w:space="0" w:color="auto"/>
                <w:right w:val="none" w:sz="0" w:space="0" w:color="auto"/>
              </w:divBdr>
            </w:div>
            <w:div w:id="1539390449">
              <w:marLeft w:val="0"/>
              <w:marRight w:val="0"/>
              <w:marTop w:val="0"/>
              <w:marBottom w:val="0"/>
              <w:divBdr>
                <w:top w:val="none" w:sz="0" w:space="0" w:color="auto"/>
                <w:left w:val="none" w:sz="0" w:space="0" w:color="auto"/>
                <w:bottom w:val="none" w:sz="0" w:space="0" w:color="auto"/>
                <w:right w:val="none" w:sz="0" w:space="0" w:color="auto"/>
              </w:divBdr>
            </w:div>
            <w:div w:id="1607813878">
              <w:marLeft w:val="0"/>
              <w:marRight w:val="0"/>
              <w:marTop w:val="0"/>
              <w:marBottom w:val="0"/>
              <w:divBdr>
                <w:top w:val="none" w:sz="0" w:space="0" w:color="auto"/>
                <w:left w:val="none" w:sz="0" w:space="0" w:color="auto"/>
                <w:bottom w:val="none" w:sz="0" w:space="0" w:color="auto"/>
                <w:right w:val="none" w:sz="0" w:space="0" w:color="auto"/>
              </w:divBdr>
            </w:div>
            <w:div w:id="1616137733">
              <w:marLeft w:val="0"/>
              <w:marRight w:val="0"/>
              <w:marTop w:val="0"/>
              <w:marBottom w:val="0"/>
              <w:divBdr>
                <w:top w:val="none" w:sz="0" w:space="0" w:color="auto"/>
                <w:left w:val="none" w:sz="0" w:space="0" w:color="auto"/>
                <w:bottom w:val="none" w:sz="0" w:space="0" w:color="auto"/>
                <w:right w:val="none" w:sz="0" w:space="0" w:color="auto"/>
              </w:divBdr>
            </w:div>
            <w:div w:id="1676764789">
              <w:marLeft w:val="0"/>
              <w:marRight w:val="0"/>
              <w:marTop w:val="0"/>
              <w:marBottom w:val="0"/>
              <w:divBdr>
                <w:top w:val="none" w:sz="0" w:space="0" w:color="auto"/>
                <w:left w:val="none" w:sz="0" w:space="0" w:color="auto"/>
                <w:bottom w:val="none" w:sz="0" w:space="0" w:color="auto"/>
                <w:right w:val="none" w:sz="0" w:space="0" w:color="auto"/>
              </w:divBdr>
            </w:div>
          </w:divsChild>
        </w:div>
        <w:div w:id="299654485">
          <w:marLeft w:val="0"/>
          <w:marRight w:val="0"/>
          <w:marTop w:val="0"/>
          <w:marBottom w:val="0"/>
          <w:divBdr>
            <w:top w:val="none" w:sz="0" w:space="0" w:color="auto"/>
            <w:left w:val="none" w:sz="0" w:space="0" w:color="auto"/>
            <w:bottom w:val="none" w:sz="0" w:space="0" w:color="auto"/>
            <w:right w:val="none" w:sz="0" w:space="0" w:color="auto"/>
          </w:divBdr>
          <w:divsChild>
            <w:div w:id="114375832">
              <w:marLeft w:val="0"/>
              <w:marRight w:val="0"/>
              <w:marTop w:val="0"/>
              <w:marBottom w:val="0"/>
              <w:divBdr>
                <w:top w:val="none" w:sz="0" w:space="0" w:color="auto"/>
                <w:left w:val="none" w:sz="0" w:space="0" w:color="auto"/>
                <w:bottom w:val="none" w:sz="0" w:space="0" w:color="auto"/>
                <w:right w:val="none" w:sz="0" w:space="0" w:color="auto"/>
              </w:divBdr>
            </w:div>
            <w:div w:id="140972467">
              <w:marLeft w:val="0"/>
              <w:marRight w:val="0"/>
              <w:marTop w:val="0"/>
              <w:marBottom w:val="0"/>
              <w:divBdr>
                <w:top w:val="none" w:sz="0" w:space="0" w:color="auto"/>
                <w:left w:val="none" w:sz="0" w:space="0" w:color="auto"/>
                <w:bottom w:val="none" w:sz="0" w:space="0" w:color="auto"/>
                <w:right w:val="none" w:sz="0" w:space="0" w:color="auto"/>
              </w:divBdr>
            </w:div>
            <w:div w:id="208418152">
              <w:marLeft w:val="0"/>
              <w:marRight w:val="0"/>
              <w:marTop w:val="0"/>
              <w:marBottom w:val="0"/>
              <w:divBdr>
                <w:top w:val="none" w:sz="0" w:space="0" w:color="auto"/>
                <w:left w:val="none" w:sz="0" w:space="0" w:color="auto"/>
                <w:bottom w:val="none" w:sz="0" w:space="0" w:color="auto"/>
                <w:right w:val="none" w:sz="0" w:space="0" w:color="auto"/>
              </w:divBdr>
            </w:div>
            <w:div w:id="239680864">
              <w:marLeft w:val="0"/>
              <w:marRight w:val="0"/>
              <w:marTop w:val="0"/>
              <w:marBottom w:val="0"/>
              <w:divBdr>
                <w:top w:val="none" w:sz="0" w:space="0" w:color="auto"/>
                <w:left w:val="none" w:sz="0" w:space="0" w:color="auto"/>
                <w:bottom w:val="none" w:sz="0" w:space="0" w:color="auto"/>
                <w:right w:val="none" w:sz="0" w:space="0" w:color="auto"/>
              </w:divBdr>
            </w:div>
            <w:div w:id="429737461">
              <w:marLeft w:val="0"/>
              <w:marRight w:val="0"/>
              <w:marTop w:val="0"/>
              <w:marBottom w:val="0"/>
              <w:divBdr>
                <w:top w:val="none" w:sz="0" w:space="0" w:color="auto"/>
                <w:left w:val="none" w:sz="0" w:space="0" w:color="auto"/>
                <w:bottom w:val="none" w:sz="0" w:space="0" w:color="auto"/>
                <w:right w:val="none" w:sz="0" w:space="0" w:color="auto"/>
              </w:divBdr>
            </w:div>
            <w:div w:id="528026662">
              <w:marLeft w:val="0"/>
              <w:marRight w:val="0"/>
              <w:marTop w:val="0"/>
              <w:marBottom w:val="0"/>
              <w:divBdr>
                <w:top w:val="none" w:sz="0" w:space="0" w:color="auto"/>
                <w:left w:val="none" w:sz="0" w:space="0" w:color="auto"/>
                <w:bottom w:val="none" w:sz="0" w:space="0" w:color="auto"/>
                <w:right w:val="none" w:sz="0" w:space="0" w:color="auto"/>
              </w:divBdr>
            </w:div>
            <w:div w:id="636617040">
              <w:marLeft w:val="0"/>
              <w:marRight w:val="0"/>
              <w:marTop w:val="0"/>
              <w:marBottom w:val="0"/>
              <w:divBdr>
                <w:top w:val="none" w:sz="0" w:space="0" w:color="auto"/>
                <w:left w:val="none" w:sz="0" w:space="0" w:color="auto"/>
                <w:bottom w:val="none" w:sz="0" w:space="0" w:color="auto"/>
                <w:right w:val="none" w:sz="0" w:space="0" w:color="auto"/>
              </w:divBdr>
            </w:div>
            <w:div w:id="769466797">
              <w:marLeft w:val="0"/>
              <w:marRight w:val="0"/>
              <w:marTop w:val="0"/>
              <w:marBottom w:val="0"/>
              <w:divBdr>
                <w:top w:val="none" w:sz="0" w:space="0" w:color="auto"/>
                <w:left w:val="none" w:sz="0" w:space="0" w:color="auto"/>
                <w:bottom w:val="none" w:sz="0" w:space="0" w:color="auto"/>
                <w:right w:val="none" w:sz="0" w:space="0" w:color="auto"/>
              </w:divBdr>
            </w:div>
            <w:div w:id="1231621007">
              <w:marLeft w:val="0"/>
              <w:marRight w:val="0"/>
              <w:marTop w:val="0"/>
              <w:marBottom w:val="0"/>
              <w:divBdr>
                <w:top w:val="none" w:sz="0" w:space="0" w:color="auto"/>
                <w:left w:val="none" w:sz="0" w:space="0" w:color="auto"/>
                <w:bottom w:val="none" w:sz="0" w:space="0" w:color="auto"/>
                <w:right w:val="none" w:sz="0" w:space="0" w:color="auto"/>
              </w:divBdr>
            </w:div>
            <w:div w:id="1430855154">
              <w:marLeft w:val="0"/>
              <w:marRight w:val="0"/>
              <w:marTop w:val="0"/>
              <w:marBottom w:val="0"/>
              <w:divBdr>
                <w:top w:val="none" w:sz="0" w:space="0" w:color="auto"/>
                <w:left w:val="none" w:sz="0" w:space="0" w:color="auto"/>
                <w:bottom w:val="none" w:sz="0" w:space="0" w:color="auto"/>
                <w:right w:val="none" w:sz="0" w:space="0" w:color="auto"/>
              </w:divBdr>
            </w:div>
            <w:div w:id="1443501134">
              <w:marLeft w:val="0"/>
              <w:marRight w:val="0"/>
              <w:marTop w:val="0"/>
              <w:marBottom w:val="0"/>
              <w:divBdr>
                <w:top w:val="none" w:sz="0" w:space="0" w:color="auto"/>
                <w:left w:val="none" w:sz="0" w:space="0" w:color="auto"/>
                <w:bottom w:val="none" w:sz="0" w:space="0" w:color="auto"/>
                <w:right w:val="none" w:sz="0" w:space="0" w:color="auto"/>
              </w:divBdr>
            </w:div>
            <w:div w:id="1496384506">
              <w:marLeft w:val="0"/>
              <w:marRight w:val="0"/>
              <w:marTop w:val="0"/>
              <w:marBottom w:val="0"/>
              <w:divBdr>
                <w:top w:val="none" w:sz="0" w:space="0" w:color="auto"/>
                <w:left w:val="none" w:sz="0" w:space="0" w:color="auto"/>
                <w:bottom w:val="none" w:sz="0" w:space="0" w:color="auto"/>
                <w:right w:val="none" w:sz="0" w:space="0" w:color="auto"/>
              </w:divBdr>
            </w:div>
            <w:div w:id="1502574985">
              <w:marLeft w:val="0"/>
              <w:marRight w:val="0"/>
              <w:marTop w:val="0"/>
              <w:marBottom w:val="0"/>
              <w:divBdr>
                <w:top w:val="none" w:sz="0" w:space="0" w:color="auto"/>
                <w:left w:val="none" w:sz="0" w:space="0" w:color="auto"/>
                <w:bottom w:val="none" w:sz="0" w:space="0" w:color="auto"/>
                <w:right w:val="none" w:sz="0" w:space="0" w:color="auto"/>
              </w:divBdr>
            </w:div>
            <w:div w:id="1515730107">
              <w:marLeft w:val="0"/>
              <w:marRight w:val="0"/>
              <w:marTop w:val="0"/>
              <w:marBottom w:val="0"/>
              <w:divBdr>
                <w:top w:val="none" w:sz="0" w:space="0" w:color="auto"/>
                <w:left w:val="none" w:sz="0" w:space="0" w:color="auto"/>
                <w:bottom w:val="none" w:sz="0" w:space="0" w:color="auto"/>
                <w:right w:val="none" w:sz="0" w:space="0" w:color="auto"/>
              </w:divBdr>
            </w:div>
            <w:div w:id="1610501039">
              <w:marLeft w:val="0"/>
              <w:marRight w:val="0"/>
              <w:marTop w:val="0"/>
              <w:marBottom w:val="0"/>
              <w:divBdr>
                <w:top w:val="none" w:sz="0" w:space="0" w:color="auto"/>
                <w:left w:val="none" w:sz="0" w:space="0" w:color="auto"/>
                <w:bottom w:val="none" w:sz="0" w:space="0" w:color="auto"/>
                <w:right w:val="none" w:sz="0" w:space="0" w:color="auto"/>
              </w:divBdr>
            </w:div>
            <w:div w:id="1629124024">
              <w:marLeft w:val="0"/>
              <w:marRight w:val="0"/>
              <w:marTop w:val="0"/>
              <w:marBottom w:val="0"/>
              <w:divBdr>
                <w:top w:val="none" w:sz="0" w:space="0" w:color="auto"/>
                <w:left w:val="none" w:sz="0" w:space="0" w:color="auto"/>
                <w:bottom w:val="none" w:sz="0" w:space="0" w:color="auto"/>
                <w:right w:val="none" w:sz="0" w:space="0" w:color="auto"/>
              </w:divBdr>
            </w:div>
            <w:div w:id="1811098017">
              <w:marLeft w:val="0"/>
              <w:marRight w:val="0"/>
              <w:marTop w:val="0"/>
              <w:marBottom w:val="0"/>
              <w:divBdr>
                <w:top w:val="none" w:sz="0" w:space="0" w:color="auto"/>
                <w:left w:val="none" w:sz="0" w:space="0" w:color="auto"/>
                <w:bottom w:val="none" w:sz="0" w:space="0" w:color="auto"/>
                <w:right w:val="none" w:sz="0" w:space="0" w:color="auto"/>
              </w:divBdr>
            </w:div>
            <w:div w:id="1840342899">
              <w:marLeft w:val="0"/>
              <w:marRight w:val="0"/>
              <w:marTop w:val="0"/>
              <w:marBottom w:val="0"/>
              <w:divBdr>
                <w:top w:val="none" w:sz="0" w:space="0" w:color="auto"/>
                <w:left w:val="none" w:sz="0" w:space="0" w:color="auto"/>
                <w:bottom w:val="none" w:sz="0" w:space="0" w:color="auto"/>
                <w:right w:val="none" w:sz="0" w:space="0" w:color="auto"/>
              </w:divBdr>
            </w:div>
            <w:div w:id="1965890404">
              <w:marLeft w:val="0"/>
              <w:marRight w:val="0"/>
              <w:marTop w:val="0"/>
              <w:marBottom w:val="0"/>
              <w:divBdr>
                <w:top w:val="none" w:sz="0" w:space="0" w:color="auto"/>
                <w:left w:val="none" w:sz="0" w:space="0" w:color="auto"/>
                <w:bottom w:val="none" w:sz="0" w:space="0" w:color="auto"/>
                <w:right w:val="none" w:sz="0" w:space="0" w:color="auto"/>
              </w:divBdr>
            </w:div>
            <w:div w:id="1991901614">
              <w:marLeft w:val="0"/>
              <w:marRight w:val="0"/>
              <w:marTop w:val="0"/>
              <w:marBottom w:val="0"/>
              <w:divBdr>
                <w:top w:val="none" w:sz="0" w:space="0" w:color="auto"/>
                <w:left w:val="none" w:sz="0" w:space="0" w:color="auto"/>
                <w:bottom w:val="none" w:sz="0" w:space="0" w:color="auto"/>
                <w:right w:val="none" w:sz="0" w:space="0" w:color="auto"/>
              </w:divBdr>
            </w:div>
          </w:divsChild>
        </w:div>
        <w:div w:id="373115149">
          <w:marLeft w:val="0"/>
          <w:marRight w:val="0"/>
          <w:marTop w:val="0"/>
          <w:marBottom w:val="0"/>
          <w:divBdr>
            <w:top w:val="none" w:sz="0" w:space="0" w:color="auto"/>
            <w:left w:val="none" w:sz="0" w:space="0" w:color="auto"/>
            <w:bottom w:val="none" w:sz="0" w:space="0" w:color="auto"/>
            <w:right w:val="none" w:sz="0" w:space="0" w:color="auto"/>
          </w:divBdr>
        </w:div>
        <w:div w:id="427775894">
          <w:marLeft w:val="0"/>
          <w:marRight w:val="0"/>
          <w:marTop w:val="0"/>
          <w:marBottom w:val="0"/>
          <w:divBdr>
            <w:top w:val="none" w:sz="0" w:space="0" w:color="auto"/>
            <w:left w:val="none" w:sz="0" w:space="0" w:color="auto"/>
            <w:bottom w:val="none" w:sz="0" w:space="0" w:color="auto"/>
            <w:right w:val="none" w:sz="0" w:space="0" w:color="auto"/>
          </w:divBdr>
        </w:div>
        <w:div w:id="466122065">
          <w:marLeft w:val="0"/>
          <w:marRight w:val="0"/>
          <w:marTop w:val="0"/>
          <w:marBottom w:val="0"/>
          <w:divBdr>
            <w:top w:val="none" w:sz="0" w:space="0" w:color="auto"/>
            <w:left w:val="none" w:sz="0" w:space="0" w:color="auto"/>
            <w:bottom w:val="none" w:sz="0" w:space="0" w:color="auto"/>
            <w:right w:val="none" w:sz="0" w:space="0" w:color="auto"/>
          </w:divBdr>
        </w:div>
        <w:div w:id="493490361">
          <w:marLeft w:val="0"/>
          <w:marRight w:val="0"/>
          <w:marTop w:val="0"/>
          <w:marBottom w:val="0"/>
          <w:divBdr>
            <w:top w:val="none" w:sz="0" w:space="0" w:color="auto"/>
            <w:left w:val="none" w:sz="0" w:space="0" w:color="auto"/>
            <w:bottom w:val="none" w:sz="0" w:space="0" w:color="auto"/>
            <w:right w:val="none" w:sz="0" w:space="0" w:color="auto"/>
          </w:divBdr>
          <w:divsChild>
            <w:div w:id="120615701">
              <w:marLeft w:val="0"/>
              <w:marRight w:val="0"/>
              <w:marTop w:val="0"/>
              <w:marBottom w:val="0"/>
              <w:divBdr>
                <w:top w:val="none" w:sz="0" w:space="0" w:color="auto"/>
                <w:left w:val="none" w:sz="0" w:space="0" w:color="auto"/>
                <w:bottom w:val="none" w:sz="0" w:space="0" w:color="auto"/>
                <w:right w:val="none" w:sz="0" w:space="0" w:color="auto"/>
              </w:divBdr>
            </w:div>
            <w:div w:id="193462818">
              <w:marLeft w:val="0"/>
              <w:marRight w:val="0"/>
              <w:marTop w:val="0"/>
              <w:marBottom w:val="0"/>
              <w:divBdr>
                <w:top w:val="none" w:sz="0" w:space="0" w:color="auto"/>
                <w:left w:val="none" w:sz="0" w:space="0" w:color="auto"/>
                <w:bottom w:val="none" w:sz="0" w:space="0" w:color="auto"/>
                <w:right w:val="none" w:sz="0" w:space="0" w:color="auto"/>
              </w:divBdr>
            </w:div>
            <w:div w:id="299651757">
              <w:marLeft w:val="0"/>
              <w:marRight w:val="0"/>
              <w:marTop w:val="0"/>
              <w:marBottom w:val="0"/>
              <w:divBdr>
                <w:top w:val="none" w:sz="0" w:space="0" w:color="auto"/>
                <w:left w:val="none" w:sz="0" w:space="0" w:color="auto"/>
                <w:bottom w:val="none" w:sz="0" w:space="0" w:color="auto"/>
                <w:right w:val="none" w:sz="0" w:space="0" w:color="auto"/>
              </w:divBdr>
            </w:div>
            <w:div w:id="327900701">
              <w:marLeft w:val="0"/>
              <w:marRight w:val="0"/>
              <w:marTop w:val="0"/>
              <w:marBottom w:val="0"/>
              <w:divBdr>
                <w:top w:val="none" w:sz="0" w:space="0" w:color="auto"/>
                <w:left w:val="none" w:sz="0" w:space="0" w:color="auto"/>
                <w:bottom w:val="none" w:sz="0" w:space="0" w:color="auto"/>
                <w:right w:val="none" w:sz="0" w:space="0" w:color="auto"/>
              </w:divBdr>
            </w:div>
            <w:div w:id="575746092">
              <w:marLeft w:val="0"/>
              <w:marRight w:val="0"/>
              <w:marTop w:val="0"/>
              <w:marBottom w:val="0"/>
              <w:divBdr>
                <w:top w:val="none" w:sz="0" w:space="0" w:color="auto"/>
                <w:left w:val="none" w:sz="0" w:space="0" w:color="auto"/>
                <w:bottom w:val="none" w:sz="0" w:space="0" w:color="auto"/>
                <w:right w:val="none" w:sz="0" w:space="0" w:color="auto"/>
              </w:divBdr>
            </w:div>
            <w:div w:id="605430267">
              <w:marLeft w:val="0"/>
              <w:marRight w:val="0"/>
              <w:marTop w:val="0"/>
              <w:marBottom w:val="0"/>
              <w:divBdr>
                <w:top w:val="none" w:sz="0" w:space="0" w:color="auto"/>
                <w:left w:val="none" w:sz="0" w:space="0" w:color="auto"/>
                <w:bottom w:val="none" w:sz="0" w:space="0" w:color="auto"/>
                <w:right w:val="none" w:sz="0" w:space="0" w:color="auto"/>
              </w:divBdr>
            </w:div>
            <w:div w:id="605770729">
              <w:marLeft w:val="0"/>
              <w:marRight w:val="0"/>
              <w:marTop w:val="0"/>
              <w:marBottom w:val="0"/>
              <w:divBdr>
                <w:top w:val="none" w:sz="0" w:space="0" w:color="auto"/>
                <w:left w:val="none" w:sz="0" w:space="0" w:color="auto"/>
                <w:bottom w:val="none" w:sz="0" w:space="0" w:color="auto"/>
                <w:right w:val="none" w:sz="0" w:space="0" w:color="auto"/>
              </w:divBdr>
            </w:div>
            <w:div w:id="616566326">
              <w:marLeft w:val="0"/>
              <w:marRight w:val="0"/>
              <w:marTop w:val="0"/>
              <w:marBottom w:val="0"/>
              <w:divBdr>
                <w:top w:val="none" w:sz="0" w:space="0" w:color="auto"/>
                <w:left w:val="none" w:sz="0" w:space="0" w:color="auto"/>
                <w:bottom w:val="none" w:sz="0" w:space="0" w:color="auto"/>
                <w:right w:val="none" w:sz="0" w:space="0" w:color="auto"/>
              </w:divBdr>
            </w:div>
            <w:div w:id="748843527">
              <w:marLeft w:val="0"/>
              <w:marRight w:val="0"/>
              <w:marTop w:val="0"/>
              <w:marBottom w:val="0"/>
              <w:divBdr>
                <w:top w:val="none" w:sz="0" w:space="0" w:color="auto"/>
                <w:left w:val="none" w:sz="0" w:space="0" w:color="auto"/>
                <w:bottom w:val="none" w:sz="0" w:space="0" w:color="auto"/>
                <w:right w:val="none" w:sz="0" w:space="0" w:color="auto"/>
              </w:divBdr>
            </w:div>
            <w:div w:id="832333467">
              <w:marLeft w:val="0"/>
              <w:marRight w:val="0"/>
              <w:marTop w:val="0"/>
              <w:marBottom w:val="0"/>
              <w:divBdr>
                <w:top w:val="none" w:sz="0" w:space="0" w:color="auto"/>
                <w:left w:val="none" w:sz="0" w:space="0" w:color="auto"/>
                <w:bottom w:val="none" w:sz="0" w:space="0" w:color="auto"/>
                <w:right w:val="none" w:sz="0" w:space="0" w:color="auto"/>
              </w:divBdr>
            </w:div>
            <w:div w:id="1119840345">
              <w:marLeft w:val="0"/>
              <w:marRight w:val="0"/>
              <w:marTop w:val="0"/>
              <w:marBottom w:val="0"/>
              <w:divBdr>
                <w:top w:val="none" w:sz="0" w:space="0" w:color="auto"/>
                <w:left w:val="none" w:sz="0" w:space="0" w:color="auto"/>
                <w:bottom w:val="none" w:sz="0" w:space="0" w:color="auto"/>
                <w:right w:val="none" w:sz="0" w:space="0" w:color="auto"/>
              </w:divBdr>
            </w:div>
            <w:div w:id="1233393841">
              <w:marLeft w:val="0"/>
              <w:marRight w:val="0"/>
              <w:marTop w:val="0"/>
              <w:marBottom w:val="0"/>
              <w:divBdr>
                <w:top w:val="none" w:sz="0" w:space="0" w:color="auto"/>
                <w:left w:val="none" w:sz="0" w:space="0" w:color="auto"/>
                <w:bottom w:val="none" w:sz="0" w:space="0" w:color="auto"/>
                <w:right w:val="none" w:sz="0" w:space="0" w:color="auto"/>
              </w:divBdr>
            </w:div>
            <w:div w:id="1406877914">
              <w:marLeft w:val="0"/>
              <w:marRight w:val="0"/>
              <w:marTop w:val="0"/>
              <w:marBottom w:val="0"/>
              <w:divBdr>
                <w:top w:val="none" w:sz="0" w:space="0" w:color="auto"/>
                <w:left w:val="none" w:sz="0" w:space="0" w:color="auto"/>
                <w:bottom w:val="none" w:sz="0" w:space="0" w:color="auto"/>
                <w:right w:val="none" w:sz="0" w:space="0" w:color="auto"/>
              </w:divBdr>
            </w:div>
            <w:div w:id="1623227006">
              <w:marLeft w:val="0"/>
              <w:marRight w:val="0"/>
              <w:marTop w:val="0"/>
              <w:marBottom w:val="0"/>
              <w:divBdr>
                <w:top w:val="none" w:sz="0" w:space="0" w:color="auto"/>
                <w:left w:val="none" w:sz="0" w:space="0" w:color="auto"/>
                <w:bottom w:val="none" w:sz="0" w:space="0" w:color="auto"/>
                <w:right w:val="none" w:sz="0" w:space="0" w:color="auto"/>
              </w:divBdr>
            </w:div>
            <w:div w:id="1665468790">
              <w:marLeft w:val="0"/>
              <w:marRight w:val="0"/>
              <w:marTop w:val="0"/>
              <w:marBottom w:val="0"/>
              <w:divBdr>
                <w:top w:val="none" w:sz="0" w:space="0" w:color="auto"/>
                <w:left w:val="none" w:sz="0" w:space="0" w:color="auto"/>
                <w:bottom w:val="none" w:sz="0" w:space="0" w:color="auto"/>
                <w:right w:val="none" w:sz="0" w:space="0" w:color="auto"/>
              </w:divBdr>
            </w:div>
            <w:div w:id="1743018951">
              <w:marLeft w:val="0"/>
              <w:marRight w:val="0"/>
              <w:marTop w:val="0"/>
              <w:marBottom w:val="0"/>
              <w:divBdr>
                <w:top w:val="none" w:sz="0" w:space="0" w:color="auto"/>
                <w:left w:val="none" w:sz="0" w:space="0" w:color="auto"/>
                <w:bottom w:val="none" w:sz="0" w:space="0" w:color="auto"/>
                <w:right w:val="none" w:sz="0" w:space="0" w:color="auto"/>
              </w:divBdr>
            </w:div>
            <w:div w:id="1766413542">
              <w:marLeft w:val="0"/>
              <w:marRight w:val="0"/>
              <w:marTop w:val="0"/>
              <w:marBottom w:val="0"/>
              <w:divBdr>
                <w:top w:val="none" w:sz="0" w:space="0" w:color="auto"/>
                <w:left w:val="none" w:sz="0" w:space="0" w:color="auto"/>
                <w:bottom w:val="none" w:sz="0" w:space="0" w:color="auto"/>
                <w:right w:val="none" w:sz="0" w:space="0" w:color="auto"/>
              </w:divBdr>
            </w:div>
            <w:div w:id="2002998814">
              <w:marLeft w:val="0"/>
              <w:marRight w:val="0"/>
              <w:marTop w:val="0"/>
              <w:marBottom w:val="0"/>
              <w:divBdr>
                <w:top w:val="none" w:sz="0" w:space="0" w:color="auto"/>
                <w:left w:val="none" w:sz="0" w:space="0" w:color="auto"/>
                <w:bottom w:val="none" w:sz="0" w:space="0" w:color="auto"/>
                <w:right w:val="none" w:sz="0" w:space="0" w:color="auto"/>
              </w:divBdr>
            </w:div>
            <w:div w:id="2048410669">
              <w:marLeft w:val="0"/>
              <w:marRight w:val="0"/>
              <w:marTop w:val="0"/>
              <w:marBottom w:val="0"/>
              <w:divBdr>
                <w:top w:val="none" w:sz="0" w:space="0" w:color="auto"/>
                <w:left w:val="none" w:sz="0" w:space="0" w:color="auto"/>
                <w:bottom w:val="none" w:sz="0" w:space="0" w:color="auto"/>
                <w:right w:val="none" w:sz="0" w:space="0" w:color="auto"/>
              </w:divBdr>
            </w:div>
            <w:div w:id="2123451596">
              <w:marLeft w:val="0"/>
              <w:marRight w:val="0"/>
              <w:marTop w:val="0"/>
              <w:marBottom w:val="0"/>
              <w:divBdr>
                <w:top w:val="none" w:sz="0" w:space="0" w:color="auto"/>
                <w:left w:val="none" w:sz="0" w:space="0" w:color="auto"/>
                <w:bottom w:val="none" w:sz="0" w:space="0" w:color="auto"/>
                <w:right w:val="none" w:sz="0" w:space="0" w:color="auto"/>
              </w:divBdr>
            </w:div>
          </w:divsChild>
        </w:div>
        <w:div w:id="549000046">
          <w:marLeft w:val="0"/>
          <w:marRight w:val="0"/>
          <w:marTop w:val="0"/>
          <w:marBottom w:val="0"/>
          <w:divBdr>
            <w:top w:val="none" w:sz="0" w:space="0" w:color="auto"/>
            <w:left w:val="none" w:sz="0" w:space="0" w:color="auto"/>
            <w:bottom w:val="none" w:sz="0" w:space="0" w:color="auto"/>
            <w:right w:val="none" w:sz="0" w:space="0" w:color="auto"/>
          </w:divBdr>
        </w:div>
        <w:div w:id="549266129">
          <w:marLeft w:val="0"/>
          <w:marRight w:val="0"/>
          <w:marTop w:val="0"/>
          <w:marBottom w:val="0"/>
          <w:divBdr>
            <w:top w:val="none" w:sz="0" w:space="0" w:color="auto"/>
            <w:left w:val="none" w:sz="0" w:space="0" w:color="auto"/>
            <w:bottom w:val="none" w:sz="0" w:space="0" w:color="auto"/>
            <w:right w:val="none" w:sz="0" w:space="0" w:color="auto"/>
          </w:divBdr>
        </w:div>
        <w:div w:id="606280573">
          <w:marLeft w:val="0"/>
          <w:marRight w:val="0"/>
          <w:marTop w:val="0"/>
          <w:marBottom w:val="0"/>
          <w:divBdr>
            <w:top w:val="none" w:sz="0" w:space="0" w:color="auto"/>
            <w:left w:val="none" w:sz="0" w:space="0" w:color="auto"/>
            <w:bottom w:val="none" w:sz="0" w:space="0" w:color="auto"/>
            <w:right w:val="none" w:sz="0" w:space="0" w:color="auto"/>
          </w:divBdr>
        </w:div>
        <w:div w:id="613563092">
          <w:marLeft w:val="0"/>
          <w:marRight w:val="0"/>
          <w:marTop w:val="0"/>
          <w:marBottom w:val="0"/>
          <w:divBdr>
            <w:top w:val="none" w:sz="0" w:space="0" w:color="auto"/>
            <w:left w:val="none" w:sz="0" w:space="0" w:color="auto"/>
            <w:bottom w:val="none" w:sz="0" w:space="0" w:color="auto"/>
            <w:right w:val="none" w:sz="0" w:space="0" w:color="auto"/>
          </w:divBdr>
        </w:div>
        <w:div w:id="685983920">
          <w:marLeft w:val="0"/>
          <w:marRight w:val="0"/>
          <w:marTop w:val="0"/>
          <w:marBottom w:val="0"/>
          <w:divBdr>
            <w:top w:val="none" w:sz="0" w:space="0" w:color="auto"/>
            <w:left w:val="none" w:sz="0" w:space="0" w:color="auto"/>
            <w:bottom w:val="none" w:sz="0" w:space="0" w:color="auto"/>
            <w:right w:val="none" w:sz="0" w:space="0" w:color="auto"/>
          </w:divBdr>
        </w:div>
        <w:div w:id="879709510">
          <w:marLeft w:val="0"/>
          <w:marRight w:val="0"/>
          <w:marTop w:val="0"/>
          <w:marBottom w:val="0"/>
          <w:divBdr>
            <w:top w:val="none" w:sz="0" w:space="0" w:color="auto"/>
            <w:left w:val="none" w:sz="0" w:space="0" w:color="auto"/>
            <w:bottom w:val="none" w:sz="0" w:space="0" w:color="auto"/>
            <w:right w:val="none" w:sz="0" w:space="0" w:color="auto"/>
          </w:divBdr>
        </w:div>
        <w:div w:id="913589386">
          <w:marLeft w:val="0"/>
          <w:marRight w:val="0"/>
          <w:marTop w:val="0"/>
          <w:marBottom w:val="0"/>
          <w:divBdr>
            <w:top w:val="none" w:sz="0" w:space="0" w:color="auto"/>
            <w:left w:val="none" w:sz="0" w:space="0" w:color="auto"/>
            <w:bottom w:val="none" w:sz="0" w:space="0" w:color="auto"/>
            <w:right w:val="none" w:sz="0" w:space="0" w:color="auto"/>
          </w:divBdr>
          <w:divsChild>
            <w:div w:id="69737977">
              <w:marLeft w:val="0"/>
              <w:marRight w:val="0"/>
              <w:marTop w:val="0"/>
              <w:marBottom w:val="0"/>
              <w:divBdr>
                <w:top w:val="none" w:sz="0" w:space="0" w:color="auto"/>
                <w:left w:val="none" w:sz="0" w:space="0" w:color="auto"/>
                <w:bottom w:val="none" w:sz="0" w:space="0" w:color="auto"/>
                <w:right w:val="none" w:sz="0" w:space="0" w:color="auto"/>
              </w:divBdr>
            </w:div>
            <w:div w:id="234629515">
              <w:marLeft w:val="0"/>
              <w:marRight w:val="0"/>
              <w:marTop w:val="0"/>
              <w:marBottom w:val="0"/>
              <w:divBdr>
                <w:top w:val="none" w:sz="0" w:space="0" w:color="auto"/>
                <w:left w:val="none" w:sz="0" w:space="0" w:color="auto"/>
                <w:bottom w:val="none" w:sz="0" w:space="0" w:color="auto"/>
                <w:right w:val="none" w:sz="0" w:space="0" w:color="auto"/>
              </w:divBdr>
            </w:div>
            <w:div w:id="408580085">
              <w:marLeft w:val="0"/>
              <w:marRight w:val="0"/>
              <w:marTop w:val="0"/>
              <w:marBottom w:val="0"/>
              <w:divBdr>
                <w:top w:val="none" w:sz="0" w:space="0" w:color="auto"/>
                <w:left w:val="none" w:sz="0" w:space="0" w:color="auto"/>
                <w:bottom w:val="none" w:sz="0" w:space="0" w:color="auto"/>
                <w:right w:val="none" w:sz="0" w:space="0" w:color="auto"/>
              </w:divBdr>
            </w:div>
            <w:div w:id="512768089">
              <w:marLeft w:val="0"/>
              <w:marRight w:val="0"/>
              <w:marTop w:val="0"/>
              <w:marBottom w:val="0"/>
              <w:divBdr>
                <w:top w:val="none" w:sz="0" w:space="0" w:color="auto"/>
                <w:left w:val="none" w:sz="0" w:space="0" w:color="auto"/>
                <w:bottom w:val="none" w:sz="0" w:space="0" w:color="auto"/>
                <w:right w:val="none" w:sz="0" w:space="0" w:color="auto"/>
              </w:divBdr>
            </w:div>
            <w:div w:id="619452473">
              <w:marLeft w:val="0"/>
              <w:marRight w:val="0"/>
              <w:marTop w:val="0"/>
              <w:marBottom w:val="0"/>
              <w:divBdr>
                <w:top w:val="none" w:sz="0" w:space="0" w:color="auto"/>
                <w:left w:val="none" w:sz="0" w:space="0" w:color="auto"/>
                <w:bottom w:val="none" w:sz="0" w:space="0" w:color="auto"/>
                <w:right w:val="none" w:sz="0" w:space="0" w:color="auto"/>
              </w:divBdr>
            </w:div>
            <w:div w:id="983198679">
              <w:marLeft w:val="0"/>
              <w:marRight w:val="0"/>
              <w:marTop w:val="0"/>
              <w:marBottom w:val="0"/>
              <w:divBdr>
                <w:top w:val="none" w:sz="0" w:space="0" w:color="auto"/>
                <w:left w:val="none" w:sz="0" w:space="0" w:color="auto"/>
                <w:bottom w:val="none" w:sz="0" w:space="0" w:color="auto"/>
                <w:right w:val="none" w:sz="0" w:space="0" w:color="auto"/>
              </w:divBdr>
            </w:div>
            <w:div w:id="1062099333">
              <w:marLeft w:val="0"/>
              <w:marRight w:val="0"/>
              <w:marTop w:val="0"/>
              <w:marBottom w:val="0"/>
              <w:divBdr>
                <w:top w:val="none" w:sz="0" w:space="0" w:color="auto"/>
                <w:left w:val="none" w:sz="0" w:space="0" w:color="auto"/>
                <w:bottom w:val="none" w:sz="0" w:space="0" w:color="auto"/>
                <w:right w:val="none" w:sz="0" w:space="0" w:color="auto"/>
              </w:divBdr>
            </w:div>
            <w:div w:id="1068574466">
              <w:marLeft w:val="0"/>
              <w:marRight w:val="0"/>
              <w:marTop w:val="0"/>
              <w:marBottom w:val="0"/>
              <w:divBdr>
                <w:top w:val="none" w:sz="0" w:space="0" w:color="auto"/>
                <w:left w:val="none" w:sz="0" w:space="0" w:color="auto"/>
                <w:bottom w:val="none" w:sz="0" w:space="0" w:color="auto"/>
                <w:right w:val="none" w:sz="0" w:space="0" w:color="auto"/>
              </w:divBdr>
            </w:div>
            <w:div w:id="1182554385">
              <w:marLeft w:val="0"/>
              <w:marRight w:val="0"/>
              <w:marTop w:val="0"/>
              <w:marBottom w:val="0"/>
              <w:divBdr>
                <w:top w:val="none" w:sz="0" w:space="0" w:color="auto"/>
                <w:left w:val="none" w:sz="0" w:space="0" w:color="auto"/>
                <w:bottom w:val="none" w:sz="0" w:space="0" w:color="auto"/>
                <w:right w:val="none" w:sz="0" w:space="0" w:color="auto"/>
              </w:divBdr>
            </w:div>
            <w:div w:id="1239436108">
              <w:marLeft w:val="0"/>
              <w:marRight w:val="0"/>
              <w:marTop w:val="0"/>
              <w:marBottom w:val="0"/>
              <w:divBdr>
                <w:top w:val="none" w:sz="0" w:space="0" w:color="auto"/>
                <w:left w:val="none" w:sz="0" w:space="0" w:color="auto"/>
                <w:bottom w:val="none" w:sz="0" w:space="0" w:color="auto"/>
                <w:right w:val="none" w:sz="0" w:space="0" w:color="auto"/>
              </w:divBdr>
            </w:div>
            <w:div w:id="1266116867">
              <w:marLeft w:val="0"/>
              <w:marRight w:val="0"/>
              <w:marTop w:val="0"/>
              <w:marBottom w:val="0"/>
              <w:divBdr>
                <w:top w:val="none" w:sz="0" w:space="0" w:color="auto"/>
                <w:left w:val="none" w:sz="0" w:space="0" w:color="auto"/>
                <w:bottom w:val="none" w:sz="0" w:space="0" w:color="auto"/>
                <w:right w:val="none" w:sz="0" w:space="0" w:color="auto"/>
              </w:divBdr>
            </w:div>
            <w:div w:id="1279801606">
              <w:marLeft w:val="0"/>
              <w:marRight w:val="0"/>
              <w:marTop w:val="0"/>
              <w:marBottom w:val="0"/>
              <w:divBdr>
                <w:top w:val="none" w:sz="0" w:space="0" w:color="auto"/>
                <w:left w:val="none" w:sz="0" w:space="0" w:color="auto"/>
                <w:bottom w:val="none" w:sz="0" w:space="0" w:color="auto"/>
                <w:right w:val="none" w:sz="0" w:space="0" w:color="auto"/>
              </w:divBdr>
            </w:div>
            <w:div w:id="1305426386">
              <w:marLeft w:val="0"/>
              <w:marRight w:val="0"/>
              <w:marTop w:val="0"/>
              <w:marBottom w:val="0"/>
              <w:divBdr>
                <w:top w:val="none" w:sz="0" w:space="0" w:color="auto"/>
                <w:left w:val="none" w:sz="0" w:space="0" w:color="auto"/>
                <w:bottom w:val="none" w:sz="0" w:space="0" w:color="auto"/>
                <w:right w:val="none" w:sz="0" w:space="0" w:color="auto"/>
              </w:divBdr>
            </w:div>
            <w:div w:id="1310328103">
              <w:marLeft w:val="0"/>
              <w:marRight w:val="0"/>
              <w:marTop w:val="0"/>
              <w:marBottom w:val="0"/>
              <w:divBdr>
                <w:top w:val="none" w:sz="0" w:space="0" w:color="auto"/>
                <w:left w:val="none" w:sz="0" w:space="0" w:color="auto"/>
                <w:bottom w:val="none" w:sz="0" w:space="0" w:color="auto"/>
                <w:right w:val="none" w:sz="0" w:space="0" w:color="auto"/>
              </w:divBdr>
            </w:div>
            <w:div w:id="1361200538">
              <w:marLeft w:val="0"/>
              <w:marRight w:val="0"/>
              <w:marTop w:val="0"/>
              <w:marBottom w:val="0"/>
              <w:divBdr>
                <w:top w:val="none" w:sz="0" w:space="0" w:color="auto"/>
                <w:left w:val="none" w:sz="0" w:space="0" w:color="auto"/>
                <w:bottom w:val="none" w:sz="0" w:space="0" w:color="auto"/>
                <w:right w:val="none" w:sz="0" w:space="0" w:color="auto"/>
              </w:divBdr>
            </w:div>
            <w:div w:id="1492258125">
              <w:marLeft w:val="0"/>
              <w:marRight w:val="0"/>
              <w:marTop w:val="0"/>
              <w:marBottom w:val="0"/>
              <w:divBdr>
                <w:top w:val="none" w:sz="0" w:space="0" w:color="auto"/>
                <w:left w:val="none" w:sz="0" w:space="0" w:color="auto"/>
                <w:bottom w:val="none" w:sz="0" w:space="0" w:color="auto"/>
                <w:right w:val="none" w:sz="0" w:space="0" w:color="auto"/>
              </w:divBdr>
            </w:div>
            <w:div w:id="1513378929">
              <w:marLeft w:val="0"/>
              <w:marRight w:val="0"/>
              <w:marTop w:val="0"/>
              <w:marBottom w:val="0"/>
              <w:divBdr>
                <w:top w:val="none" w:sz="0" w:space="0" w:color="auto"/>
                <w:left w:val="none" w:sz="0" w:space="0" w:color="auto"/>
                <w:bottom w:val="none" w:sz="0" w:space="0" w:color="auto"/>
                <w:right w:val="none" w:sz="0" w:space="0" w:color="auto"/>
              </w:divBdr>
            </w:div>
            <w:div w:id="1535845548">
              <w:marLeft w:val="0"/>
              <w:marRight w:val="0"/>
              <w:marTop w:val="0"/>
              <w:marBottom w:val="0"/>
              <w:divBdr>
                <w:top w:val="none" w:sz="0" w:space="0" w:color="auto"/>
                <w:left w:val="none" w:sz="0" w:space="0" w:color="auto"/>
                <w:bottom w:val="none" w:sz="0" w:space="0" w:color="auto"/>
                <w:right w:val="none" w:sz="0" w:space="0" w:color="auto"/>
              </w:divBdr>
            </w:div>
            <w:div w:id="1598295568">
              <w:marLeft w:val="0"/>
              <w:marRight w:val="0"/>
              <w:marTop w:val="0"/>
              <w:marBottom w:val="0"/>
              <w:divBdr>
                <w:top w:val="none" w:sz="0" w:space="0" w:color="auto"/>
                <w:left w:val="none" w:sz="0" w:space="0" w:color="auto"/>
                <w:bottom w:val="none" w:sz="0" w:space="0" w:color="auto"/>
                <w:right w:val="none" w:sz="0" w:space="0" w:color="auto"/>
              </w:divBdr>
            </w:div>
            <w:div w:id="1663389811">
              <w:marLeft w:val="0"/>
              <w:marRight w:val="0"/>
              <w:marTop w:val="0"/>
              <w:marBottom w:val="0"/>
              <w:divBdr>
                <w:top w:val="none" w:sz="0" w:space="0" w:color="auto"/>
                <w:left w:val="none" w:sz="0" w:space="0" w:color="auto"/>
                <w:bottom w:val="none" w:sz="0" w:space="0" w:color="auto"/>
                <w:right w:val="none" w:sz="0" w:space="0" w:color="auto"/>
              </w:divBdr>
            </w:div>
          </w:divsChild>
        </w:div>
        <w:div w:id="1063603363">
          <w:marLeft w:val="0"/>
          <w:marRight w:val="0"/>
          <w:marTop w:val="0"/>
          <w:marBottom w:val="0"/>
          <w:divBdr>
            <w:top w:val="none" w:sz="0" w:space="0" w:color="auto"/>
            <w:left w:val="none" w:sz="0" w:space="0" w:color="auto"/>
            <w:bottom w:val="none" w:sz="0" w:space="0" w:color="auto"/>
            <w:right w:val="none" w:sz="0" w:space="0" w:color="auto"/>
          </w:divBdr>
        </w:div>
        <w:div w:id="1370449506">
          <w:marLeft w:val="0"/>
          <w:marRight w:val="0"/>
          <w:marTop w:val="0"/>
          <w:marBottom w:val="0"/>
          <w:divBdr>
            <w:top w:val="none" w:sz="0" w:space="0" w:color="auto"/>
            <w:left w:val="none" w:sz="0" w:space="0" w:color="auto"/>
            <w:bottom w:val="none" w:sz="0" w:space="0" w:color="auto"/>
            <w:right w:val="none" w:sz="0" w:space="0" w:color="auto"/>
          </w:divBdr>
        </w:div>
        <w:div w:id="1555578017">
          <w:marLeft w:val="0"/>
          <w:marRight w:val="0"/>
          <w:marTop w:val="0"/>
          <w:marBottom w:val="0"/>
          <w:divBdr>
            <w:top w:val="none" w:sz="0" w:space="0" w:color="auto"/>
            <w:left w:val="none" w:sz="0" w:space="0" w:color="auto"/>
            <w:bottom w:val="none" w:sz="0" w:space="0" w:color="auto"/>
            <w:right w:val="none" w:sz="0" w:space="0" w:color="auto"/>
          </w:divBdr>
        </w:div>
        <w:div w:id="1575242967">
          <w:marLeft w:val="0"/>
          <w:marRight w:val="0"/>
          <w:marTop w:val="0"/>
          <w:marBottom w:val="0"/>
          <w:divBdr>
            <w:top w:val="none" w:sz="0" w:space="0" w:color="auto"/>
            <w:left w:val="none" w:sz="0" w:space="0" w:color="auto"/>
            <w:bottom w:val="none" w:sz="0" w:space="0" w:color="auto"/>
            <w:right w:val="none" w:sz="0" w:space="0" w:color="auto"/>
          </w:divBdr>
        </w:div>
        <w:div w:id="1587764571">
          <w:marLeft w:val="0"/>
          <w:marRight w:val="0"/>
          <w:marTop w:val="0"/>
          <w:marBottom w:val="0"/>
          <w:divBdr>
            <w:top w:val="none" w:sz="0" w:space="0" w:color="auto"/>
            <w:left w:val="none" w:sz="0" w:space="0" w:color="auto"/>
            <w:bottom w:val="none" w:sz="0" w:space="0" w:color="auto"/>
            <w:right w:val="none" w:sz="0" w:space="0" w:color="auto"/>
          </w:divBdr>
        </w:div>
        <w:div w:id="1607805847">
          <w:marLeft w:val="0"/>
          <w:marRight w:val="0"/>
          <w:marTop w:val="0"/>
          <w:marBottom w:val="0"/>
          <w:divBdr>
            <w:top w:val="none" w:sz="0" w:space="0" w:color="auto"/>
            <w:left w:val="none" w:sz="0" w:space="0" w:color="auto"/>
            <w:bottom w:val="none" w:sz="0" w:space="0" w:color="auto"/>
            <w:right w:val="none" w:sz="0" w:space="0" w:color="auto"/>
          </w:divBdr>
          <w:divsChild>
            <w:div w:id="60570006">
              <w:marLeft w:val="0"/>
              <w:marRight w:val="0"/>
              <w:marTop w:val="0"/>
              <w:marBottom w:val="0"/>
              <w:divBdr>
                <w:top w:val="none" w:sz="0" w:space="0" w:color="auto"/>
                <w:left w:val="none" w:sz="0" w:space="0" w:color="auto"/>
                <w:bottom w:val="none" w:sz="0" w:space="0" w:color="auto"/>
                <w:right w:val="none" w:sz="0" w:space="0" w:color="auto"/>
              </w:divBdr>
            </w:div>
            <w:div w:id="162817308">
              <w:marLeft w:val="0"/>
              <w:marRight w:val="0"/>
              <w:marTop w:val="0"/>
              <w:marBottom w:val="0"/>
              <w:divBdr>
                <w:top w:val="none" w:sz="0" w:space="0" w:color="auto"/>
                <w:left w:val="none" w:sz="0" w:space="0" w:color="auto"/>
                <w:bottom w:val="none" w:sz="0" w:space="0" w:color="auto"/>
                <w:right w:val="none" w:sz="0" w:space="0" w:color="auto"/>
              </w:divBdr>
            </w:div>
            <w:div w:id="205876198">
              <w:marLeft w:val="0"/>
              <w:marRight w:val="0"/>
              <w:marTop w:val="0"/>
              <w:marBottom w:val="0"/>
              <w:divBdr>
                <w:top w:val="none" w:sz="0" w:space="0" w:color="auto"/>
                <w:left w:val="none" w:sz="0" w:space="0" w:color="auto"/>
                <w:bottom w:val="none" w:sz="0" w:space="0" w:color="auto"/>
                <w:right w:val="none" w:sz="0" w:space="0" w:color="auto"/>
              </w:divBdr>
            </w:div>
            <w:div w:id="289240833">
              <w:marLeft w:val="0"/>
              <w:marRight w:val="0"/>
              <w:marTop w:val="0"/>
              <w:marBottom w:val="0"/>
              <w:divBdr>
                <w:top w:val="none" w:sz="0" w:space="0" w:color="auto"/>
                <w:left w:val="none" w:sz="0" w:space="0" w:color="auto"/>
                <w:bottom w:val="none" w:sz="0" w:space="0" w:color="auto"/>
                <w:right w:val="none" w:sz="0" w:space="0" w:color="auto"/>
              </w:divBdr>
            </w:div>
            <w:div w:id="300968123">
              <w:marLeft w:val="0"/>
              <w:marRight w:val="0"/>
              <w:marTop w:val="0"/>
              <w:marBottom w:val="0"/>
              <w:divBdr>
                <w:top w:val="none" w:sz="0" w:space="0" w:color="auto"/>
                <w:left w:val="none" w:sz="0" w:space="0" w:color="auto"/>
                <w:bottom w:val="none" w:sz="0" w:space="0" w:color="auto"/>
                <w:right w:val="none" w:sz="0" w:space="0" w:color="auto"/>
              </w:divBdr>
            </w:div>
            <w:div w:id="406465480">
              <w:marLeft w:val="0"/>
              <w:marRight w:val="0"/>
              <w:marTop w:val="0"/>
              <w:marBottom w:val="0"/>
              <w:divBdr>
                <w:top w:val="none" w:sz="0" w:space="0" w:color="auto"/>
                <w:left w:val="none" w:sz="0" w:space="0" w:color="auto"/>
                <w:bottom w:val="none" w:sz="0" w:space="0" w:color="auto"/>
                <w:right w:val="none" w:sz="0" w:space="0" w:color="auto"/>
              </w:divBdr>
            </w:div>
            <w:div w:id="531265290">
              <w:marLeft w:val="0"/>
              <w:marRight w:val="0"/>
              <w:marTop w:val="0"/>
              <w:marBottom w:val="0"/>
              <w:divBdr>
                <w:top w:val="none" w:sz="0" w:space="0" w:color="auto"/>
                <w:left w:val="none" w:sz="0" w:space="0" w:color="auto"/>
                <w:bottom w:val="none" w:sz="0" w:space="0" w:color="auto"/>
                <w:right w:val="none" w:sz="0" w:space="0" w:color="auto"/>
              </w:divBdr>
            </w:div>
            <w:div w:id="750277040">
              <w:marLeft w:val="0"/>
              <w:marRight w:val="0"/>
              <w:marTop w:val="0"/>
              <w:marBottom w:val="0"/>
              <w:divBdr>
                <w:top w:val="none" w:sz="0" w:space="0" w:color="auto"/>
                <w:left w:val="none" w:sz="0" w:space="0" w:color="auto"/>
                <w:bottom w:val="none" w:sz="0" w:space="0" w:color="auto"/>
                <w:right w:val="none" w:sz="0" w:space="0" w:color="auto"/>
              </w:divBdr>
            </w:div>
            <w:div w:id="820275711">
              <w:marLeft w:val="0"/>
              <w:marRight w:val="0"/>
              <w:marTop w:val="0"/>
              <w:marBottom w:val="0"/>
              <w:divBdr>
                <w:top w:val="none" w:sz="0" w:space="0" w:color="auto"/>
                <w:left w:val="none" w:sz="0" w:space="0" w:color="auto"/>
                <w:bottom w:val="none" w:sz="0" w:space="0" w:color="auto"/>
                <w:right w:val="none" w:sz="0" w:space="0" w:color="auto"/>
              </w:divBdr>
            </w:div>
            <w:div w:id="1074622702">
              <w:marLeft w:val="0"/>
              <w:marRight w:val="0"/>
              <w:marTop w:val="0"/>
              <w:marBottom w:val="0"/>
              <w:divBdr>
                <w:top w:val="none" w:sz="0" w:space="0" w:color="auto"/>
                <w:left w:val="none" w:sz="0" w:space="0" w:color="auto"/>
                <w:bottom w:val="none" w:sz="0" w:space="0" w:color="auto"/>
                <w:right w:val="none" w:sz="0" w:space="0" w:color="auto"/>
              </w:divBdr>
            </w:div>
            <w:div w:id="1079912406">
              <w:marLeft w:val="0"/>
              <w:marRight w:val="0"/>
              <w:marTop w:val="0"/>
              <w:marBottom w:val="0"/>
              <w:divBdr>
                <w:top w:val="none" w:sz="0" w:space="0" w:color="auto"/>
                <w:left w:val="none" w:sz="0" w:space="0" w:color="auto"/>
                <w:bottom w:val="none" w:sz="0" w:space="0" w:color="auto"/>
                <w:right w:val="none" w:sz="0" w:space="0" w:color="auto"/>
              </w:divBdr>
            </w:div>
            <w:div w:id="1242830641">
              <w:marLeft w:val="0"/>
              <w:marRight w:val="0"/>
              <w:marTop w:val="0"/>
              <w:marBottom w:val="0"/>
              <w:divBdr>
                <w:top w:val="none" w:sz="0" w:space="0" w:color="auto"/>
                <w:left w:val="none" w:sz="0" w:space="0" w:color="auto"/>
                <w:bottom w:val="none" w:sz="0" w:space="0" w:color="auto"/>
                <w:right w:val="none" w:sz="0" w:space="0" w:color="auto"/>
              </w:divBdr>
            </w:div>
            <w:div w:id="1366446247">
              <w:marLeft w:val="0"/>
              <w:marRight w:val="0"/>
              <w:marTop w:val="0"/>
              <w:marBottom w:val="0"/>
              <w:divBdr>
                <w:top w:val="none" w:sz="0" w:space="0" w:color="auto"/>
                <w:left w:val="none" w:sz="0" w:space="0" w:color="auto"/>
                <w:bottom w:val="none" w:sz="0" w:space="0" w:color="auto"/>
                <w:right w:val="none" w:sz="0" w:space="0" w:color="auto"/>
              </w:divBdr>
            </w:div>
            <w:div w:id="1395591000">
              <w:marLeft w:val="0"/>
              <w:marRight w:val="0"/>
              <w:marTop w:val="0"/>
              <w:marBottom w:val="0"/>
              <w:divBdr>
                <w:top w:val="none" w:sz="0" w:space="0" w:color="auto"/>
                <w:left w:val="none" w:sz="0" w:space="0" w:color="auto"/>
                <w:bottom w:val="none" w:sz="0" w:space="0" w:color="auto"/>
                <w:right w:val="none" w:sz="0" w:space="0" w:color="auto"/>
              </w:divBdr>
            </w:div>
            <w:div w:id="1417942810">
              <w:marLeft w:val="0"/>
              <w:marRight w:val="0"/>
              <w:marTop w:val="0"/>
              <w:marBottom w:val="0"/>
              <w:divBdr>
                <w:top w:val="none" w:sz="0" w:space="0" w:color="auto"/>
                <w:left w:val="none" w:sz="0" w:space="0" w:color="auto"/>
                <w:bottom w:val="none" w:sz="0" w:space="0" w:color="auto"/>
                <w:right w:val="none" w:sz="0" w:space="0" w:color="auto"/>
              </w:divBdr>
            </w:div>
            <w:div w:id="1572345102">
              <w:marLeft w:val="0"/>
              <w:marRight w:val="0"/>
              <w:marTop w:val="0"/>
              <w:marBottom w:val="0"/>
              <w:divBdr>
                <w:top w:val="none" w:sz="0" w:space="0" w:color="auto"/>
                <w:left w:val="none" w:sz="0" w:space="0" w:color="auto"/>
                <w:bottom w:val="none" w:sz="0" w:space="0" w:color="auto"/>
                <w:right w:val="none" w:sz="0" w:space="0" w:color="auto"/>
              </w:divBdr>
            </w:div>
            <w:div w:id="1755778003">
              <w:marLeft w:val="0"/>
              <w:marRight w:val="0"/>
              <w:marTop w:val="0"/>
              <w:marBottom w:val="0"/>
              <w:divBdr>
                <w:top w:val="none" w:sz="0" w:space="0" w:color="auto"/>
                <w:left w:val="none" w:sz="0" w:space="0" w:color="auto"/>
                <w:bottom w:val="none" w:sz="0" w:space="0" w:color="auto"/>
                <w:right w:val="none" w:sz="0" w:space="0" w:color="auto"/>
              </w:divBdr>
            </w:div>
            <w:div w:id="1817843031">
              <w:marLeft w:val="0"/>
              <w:marRight w:val="0"/>
              <w:marTop w:val="0"/>
              <w:marBottom w:val="0"/>
              <w:divBdr>
                <w:top w:val="none" w:sz="0" w:space="0" w:color="auto"/>
                <w:left w:val="none" w:sz="0" w:space="0" w:color="auto"/>
                <w:bottom w:val="none" w:sz="0" w:space="0" w:color="auto"/>
                <w:right w:val="none" w:sz="0" w:space="0" w:color="auto"/>
              </w:divBdr>
            </w:div>
            <w:div w:id="1963025891">
              <w:marLeft w:val="0"/>
              <w:marRight w:val="0"/>
              <w:marTop w:val="0"/>
              <w:marBottom w:val="0"/>
              <w:divBdr>
                <w:top w:val="none" w:sz="0" w:space="0" w:color="auto"/>
                <w:left w:val="none" w:sz="0" w:space="0" w:color="auto"/>
                <w:bottom w:val="none" w:sz="0" w:space="0" w:color="auto"/>
                <w:right w:val="none" w:sz="0" w:space="0" w:color="auto"/>
              </w:divBdr>
            </w:div>
            <w:div w:id="2130005702">
              <w:marLeft w:val="0"/>
              <w:marRight w:val="0"/>
              <w:marTop w:val="0"/>
              <w:marBottom w:val="0"/>
              <w:divBdr>
                <w:top w:val="none" w:sz="0" w:space="0" w:color="auto"/>
                <w:left w:val="none" w:sz="0" w:space="0" w:color="auto"/>
                <w:bottom w:val="none" w:sz="0" w:space="0" w:color="auto"/>
                <w:right w:val="none" w:sz="0" w:space="0" w:color="auto"/>
              </w:divBdr>
            </w:div>
          </w:divsChild>
        </w:div>
        <w:div w:id="1891918334">
          <w:marLeft w:val="0"/>
          <w:marRight w:val="0"/>
          <w:marTop w:val="0"/>
          <w:marBottom w:val="0"/>
          <w:divBdr>
            <w:top w:val="none" w:sz="0" w:space="0" w:color="auto"/>
            <w:left w:val="none" w:sz="0" w:space="0" w:color="auto"/>
            <w:bottom w:val="none" w:sz="0" w:space="0" w:color="auto"/>
            <w:right w:val="none" w:sz="0" w:space="0" w:color="auto"/>
          </w:divBdr>
        </w:div>
        <w:div w:id="2020421307">
          <w:marLeft w:val="0"/>
          <w:marRight w:val="0"/>
          <w:marTop w:val="0"/>
          <w:marBottom w:val="0"/>
          <w:divBdr>
            <w:top w:val="none" w:sz="0" w:space="0" w:color="auto"/>
            <w:left w:val="none" w:sz="0" w:space="0" w:color="auto"/>
            <w:bottom w:val="none" w:sz="0" w:space="0" w:color="auto"/>
            <w:right w:val="none" w:sz="0" w:space="0" w:color="auto"/>
          </w:divBdr>
          <w:divsChild>
            <w:div w:id="157817227">
              <w:marLeft w:val="0"/>
              <w:marRight w:val="0"/>
              <w:marTop w:val="0"/>
              <w:marBottom w:val="0"/>
              <w:divBdr>
                <w:top w:val="none" w:sz="0" w:space="0" w:color="auto"/>
                <w:left w:val="none" w:sz="0" w:space="0" w:color="auto"/>
                <w:bottom w:val="none" w:sz="0" w:space="0" w:color="auto"/>
                <w:right w:val="none" w:sz="0" w:space="0" w:color="auto"/>
              </w:divBdr>
            </w:div>
            <w:div w:id="168908061">
              <w:marLeft w:val="0"/>
              <w:marRight w:val="0"/>
              <w:marTop w:val="0"/>
              <w:marBottom w:val="0"/>
              <w:divBdr>
                <w:top w:val="none" w:sz="0" w:space="0" w:color="auto"/>
                <w:left w:val="none" w:sz="0" w:space="0" w:color="auto"/>
                <w:bottom w:val="none" w:sz="0" w:space="0" w:color="auto"/>
                <w:right w:val="none" w:sz="0" w:space="0" w:color="auto"/>
              </w:divBdr>
            </w:div>
            <w:div w:id="324359770">
              <w:marLeft w:val="0"/>
              <w:marRight w:val="0"/>
              <w:marTop w:val="0"/>
              <w:marBottom w:val="0"/>
              <w:divBdr>
                <w:top w:val="none" w:sz="0" w:space="0" w:color="auto"/>
                <w:left w:val="none" w:sz="0" w:space="0" w:color="auto"/>
                <w:bottom w:val="none" w:sz="0" w:space="0" w:color="auto"/>
                <w:right w:val="none" w:sz="0" w:space="0" w:color="auto"/>
              </w:divBdr>
            </w:div>
            <w:div w:id="359283883">
              <w:marLeft w:val="0"/>
              <w:marRight w:val="0"/>
              <w:marTop w:val="0"/>
              <w:marBottom w:val="0"/>
              <w:divBdr>
                <w:top w:val="none" w:sz="0" w:space="0" w:color="auto"/>
                <w:left w:val="none" w:sz="0" w:space="0" w:color="auto"/>
                <w:bottom w:val="none" w:sz="0" w:space="0" w:color="auto"/>
                <w:right w:val="none" w:sz="0" w:space="0" w:color="auto"/>
              </w:divBdr>
            </w:div>
            <w:div w:id="425345010">
              <w:marLeft w:val="0"/>
              <w:marRight w:val="0"/>
              <w:marTop w:val="0"/>
              <w:marBottom w:val="0"/>
              <w:divBdr>
                <w:top w:val="none" w:sz="0" w:space="0" w:color="auto"/>
                <w:left w:val="none" w:sz="0" w:space="0" w:color="auto"/>
                <w:bottom w:val="none" w:sz="0" w:space="0" w:color="auto"/>
                <w:right w:val="none" w:sz="0" w:space="0" w:color="auto"/>
              </w:divBdr>
            </w:div>
            <w:div w:id="500895735">
              <w:marLeft w:val="0"/>
              <w:marRight w:val="0"/>
              <w:marTop w:val="0"/>
              <w:marBottom w:val="0"/>
              <w:divBdr>
                <w:top w:val="none" w:sz="0" w:space="0" w:color="auto"/>
                <w:left w:val="none" w:sz="0" w:space="0" w:color="auto"/>
                <w:bottom w:val="none" w:sz="0" w:space="0" w:color="auto"/>
                <w:right w:val="none" w:sz="0" w:space="0" w:color="auto"/>
              </w:divBdr>
            </w:div>
            <w:div w:id="597639840">
              <w:marLeft w:val="0"/>
              <w:marRight w:val="0"/>
              <w:marTop w:val="0"/>
              <w:marBottom w:val="0"/>
              <w:divBdr>
                <w:top w:val="none" w:sz="0" w:space="0" w:color="auto"/>
                <w:left w:val="none" w:sz="0" w:space="0" w:color="auto"/>
                <w:bottom w:val="none" w:sz="0" w:space="0" w:color="auto"/>
                <w:right w:val="none" w:sz="0" w:space="0" w:color="auto"/>
              </w:divBdr>
            </w:div>
            <w:div w:id="675229052">
              <w:marLeft w:val="0"/>
              <w:marRight w:val="0"/>
              <w:marTop w:val="0"/>
              <w:marBottom w:val="0"/>
              <w:divBdr>
                <w:top w:val="none" w:sz="0" w:space="0" w:color="auto"/>
                <w:left w:val="none" w:sz="0" w:space="0" w:color="auto"/>
                <w:bottom w:val="none" w:sz="0" w:space="0" w:color="auto"/>
                <w:right w:val="none" w:sz="0" w:space="0" w:color="auto"/>
              </w:divBdr>
            </w:div>
            <w:div w:id="729958745">
              <w:marLeft w:val="0"/>
              <w:marRight w:val="0"/>
              <w:marTop w:val="0"/>
              <w:marBottom w:val="0"/>
              <w:divBdr>
                <w:top w:val="none" w:sz="0" w:space="0" w:color="auto"/>
                <w:left w:val="none" w:sz="0" w:space="0" w:color="auto"/>
                <w:bottom w:val="none" w:sz="0" w:space="0" w:color="auto"/>
                <w:right w:val="none" w:sz="0" w:space="0" w:color="auto"/>
              </w:divBdr>
            </w:div>
            <w:div w:id="760417350">
              <w:marLeft w:val="0"/>
              <w:marRight w:val="0"/>
              <w:marTop w:val="0"/>
              <w:marBottom w:val="0"/>
              <w:divBdr>
                <w:top w:val="none" w:sz="0" w:space="0" w:color="auto"/>
                <w:left w:val="none" w:sz="0" w:space="0" w:color="auto"/>
                <w:bottom w:val="none" w:sz="0" w:space="0" w:color="auto"/>
                <w:right w:val="none" w:sz="0" w:space="0" w:color="auto"/>
              </w:divBdr>
            </w:div>
            <w:div w:id="830603577">
              <w:marLeft w:val="0"/>
              <w:marRight w:val="0"/>
              <w:marTop w:val="0"/>
              <w:marBottom w:val="0"/>
              <w:divBdr>
                <w:top w:val="none" w:sz="0" w:space="0" w:color="auto"/>
                <w:left w:val="none" w:sz="0" w:space="0" w:color="auto"/>
                <w:bottom w:val="none" w:sz="0" w:space="0" w:color="auto"/>
                <w:right w:val="none" w:sz="0" w:space="0" w:color="auto"/>
              </w:divBdr>
            </w:div>
            <w:div w:id="1021398266">
              <w:marLeft w:val="0"/>
              <w:marRight w:val="0"/>
              <w:marTop w:val="0"/>
              <w:marBottom w:val="0"/>
              <w:divBdr>
                <w:top w:val="none" w:sz="0" w:space="0" w:color="auto"/>
                <w:left w:val="none" w:sz="0" w:space="0" w:color="auto"/>
                <w:bottom w:val="none" w:sz="0" w:space="0" w:color="auto"/>
                <w:right w:val="none" w:sz="0" w:space="0" w:color="auto"/>
              </w:divBdr>
            </w:div>
            <w:div w:id="1117261316">
              <w:marLeft w:val="0"/>
              <w:marRight w:val="0"/>
              <w:marTop w:val="0"/>
              <w:marBottom w:val="0"/>
              <w:divBdr>
                <w:top w:val="none" w:sz="0" w:space="0" w:color="auto"/>
                <w:left w:val="none" w:sz="0" w:space="0" w:color="auto"/>
                <w:bottom w:val="none" w:sz="0" w:space="0" w:color="auto"/>
                <w:right w:val="none" w:sz="0" w:space="0" w:color="auto"/>
              </w:divBdr>
            </w:div>
            <w:div w:id="1299997671">
              <w:marLeft w:val="0"/>
              <w:marRight w:val="0"/>
              <w:marTop w:val="0"/>
              <w:marBottom w:val="0"/>
              <w:divBdr>
                <w:top w:val="none" w:sz="0" w:space="0" w:color="auto"/>
                <w:left w:val="none" w:sz="0" w:space="0" w:color="auto"/>
                <w:bottom w:val="none" w:sz="0" w:space="0" w:color="auto"/>
                <w:right w:val="none" w:sz="0" w:space="0" w:color="auto"/>
              </w:divBdr>
            </w:div>
            <w:div w:id="1578974489">
              <w:marLeft w:val="0"/>
              <w:marRight w:val="0"/>
              <w:marTop w:val="0"/>
              <w:marBottom w:val="0"/>
              <w:divBdr>
                <w:top w:val="none" w:sz="0" w:space="0" w:color="auto"/>
                <w:left w:val="none" w:sz="0" w:space="0" w:color="auto"/>
                <w:bottom w:val="none" w:sz="0" w:space="0" w:color="auto"/>
                <w:right w:val="none" w:sz="0" w:space="0" w:color="auto"/>
              </w:divBdr>
            </w:div>
            <w:div w:id="1587500015">
              <w:marLeft w:val="0"/>
              <w:marRight w:val="0"/>
              <w:marTop w:val="0"/>
              <w:marBottom w:val="0"/>
              <w:divBdr>
                <w:top w:val="none" w:sz="0" w:space="0" w:color="auto"/>
                <w:left w:val="none" w:sz="0" w:space="0" w:color="auto"/>
                <w:bottom w:val="none" w:sz="0" w:space="0" w:color="auto"/>
                <w:right w:val="none" w:sz="0" w:space="0" w:color="auto"/>
              </w:divBdr>
            </w:div>
            <w:div w:id="1680500903">
              <w:marLeft w:val="0"/>
              <w:marRight w:val="0"/>
              <w:marTop w:val="0"/>
              <w:marBottom w:val="0"/>
              <w:divBdr>
                <w:top w:val="none" w:sz="0" w:space="0" w:color="auto"/>
                <w:left w:val="none" w:sz="0" w:space="0" w:color="auto"/>
                <w:bottom w:val="none" w:sz="0" w:space="0" w:color="auto"/>
                <w:right w:val="none" w:sz="0" w:space="0" w:color="auto"/>
              </w:divBdr>
            </w:div>
            <w:div w:id="1864857276">
              <w:marLeft w:val="0"/>
              <w:marRight w:val="0"/>
              <w:marTop w:val="0"/>
              <w:marBottom w:val="0"/>
              <w:divBdr>
                <w:top w:val="none" w:sz="0" w:space="0" w:color="auto"/>
                <w:left w:val="none" w:sz="0" w:space="0" w:color="auto"/>
                <w:bottom w:val="none" w:sz="0" w:space="0" w:color="auto"/>
                <w:right w:val="none" w:sz="0" w:space="0" w:color="auto"/>
              </w:divBdr>
            </w:div>
            <w:div w:id="1880124426">
              <w:marLeft w:val="0"/>
              <w:marRight w:val="0"/>
              <w:marTop w:val="0"/>
              <w:marBottom w:val="0"/>
              <w:divBdr>
                <w:top w:val="none" w:sz="0" w:space="0" w:color="auto"/>
                <w:left w:val="none" w:sz="0" w:space="0" w:color="auto"/>
                <w:bottom w:val="none" w:sz="0" w:space="0" w:color="auto"/>
                <w:right w:val="none" w:sz="0" w:space="0" w:color="auto"/>
              </w:divBdr>
            </w:div>
            <w:div w:id="1909536579">
              <w:marLeft w:val="0"/>
              <w:marRight w:val="0"/>
              <w:marTop w:val="0"/>
              <w:marBottom w:val="0"/>
              <w:divBdr>
                <w:top w:val="none" w:sz="0" w:space="0" w:color="auto"/>
                <w:left w:val="none" w:sz="0" w:space="0" w:color="auto"/>
                <w:bottom w:val="none" w:sz="0" w:space="0" w:color="auto"/>
                <w:right w:val="none" w:sz="0" w:space="0" w:color="auto"/>
              </w:divBdr>
            </w:div>
          </w:divsChild>
        </w:div>
        <w:div w:id="2064131789">
          <w:marLeft w:val="0"/>
          <w:marRight w:val="0"/>
          <w:marTop w:val="0"/>
          <w:marBottom w:val="0"/>
          <w:divBdr>
            <w:top w:val="none" w:sz="0" w:space="0" w:color="auto"/>
            <w:left w:val="none" w:sz="0" w:space="0" w:color="auto"/>
            <w:bottom w:val="none" w:sz="0" w:space="0" w:color="auto"/>
            <w:right w:val="none" w:sz="0" w:space="0" w:color="auto"/>
          </w:divBdr>
        </w:div>
        <w:div w:id="2099935007">
          <w:marLeft w:val="0"/>
          <w:marRight w:val="0"/>
          <w:marTop w:val="0"/>
          <w:marBottom w:val="0"/>
          <w:divBdr>
            <w:top w:val="none" w:sz="0" w:space="0" w:color="auto"/>
            <w:left w:val="none" w:sz="0" w:space="0" w:color="auto"/>
            <w:bottom w:val="none" w:sz="0" w:space="0" w:color="auto"/>
            <w:right w:val="none" w:sz="0" w:space="0" w:color="auto"/>
          </w:divBdr>
        </w:div>
      </w:divsChild>
    </w:div>
    <w:div w:id="1448432897">
      <w:bodyDiv w:val="1"/>
      <w:marLeft w:val="0"/>
      <w:marRight w:val="0"/>
      <w:marTop w:val="0"/>
      <w:marBottom w:val="0"/>
      <w:divBdr>
        <w:top w:val="none" w:sz="0" w:space="0" w:color="auto"/>
        <w:left w:val="none" w:sz="0" w:space="0" w:color="auto"/>
        <w:bottom w:val="none" w:sz="0" w:space="0" w:color="auto"/>
        <w:right w:val="none" w:sz="0" w:space="0" w:color="auto"/>
      </w:divBdr>
      <w:divsChild>
        <w:div w:id="95444612">
          <w:marLeft w:val="0"/>
          <w:marRight w:val="0"/>
          <w:marTop w:val="0"/>
          <w:marBottom w:val="0"/>
          <w:divBdr>
            <w:top w:val="none" w:sz="0" w:space="0" w:color="auto"/>
            <w:left w:val="none" w:sz="0" w:space="0" w:color="auto"/>
            <w:bottom w:val="none" w:sz="0" w:space="0" w:color="auto"/>
            <w:right w:val="none" w:sz="0" w:space="0" w:color="auto"/>
          </w:divBdr>
        </w:div>
        <w:div w:id="234778223">
          <w:marLeft w:val="0"/>
          <w:marRight w:val="0"/>
          <w:marTop w:val="0"/>
          <w:marBottom w:val="0"/>
          <w:divBdr>
            <w:top w:val="none" w:sz="0" w:space="0" w:color="auto"/>
            <w:left w:val="none" w:sz="0" w:space="0" w:color="auto"/>
            <w:bottom w:val="none" w:sz="0" w:space="0" w:color="auto"/>
            <w:right w:val="none" w:sz="0" w:space="0" w:color="auto"/>
          </w:divBdr>
          <w:divsChild>
            <w:div w:id="182666955">
              <w:marLeft w:val="0"/>
              <w:marRight w:val="0"/>
              <w:marTop w:val="0"/>
              <w:marBottom w:val="0"/>
              <w:divBdr>
                <w:top w:val="none" w:sz="0" w:space="0" w:color="auto"/>
                <w:left w:val="none" w:sz="0" w:space="0" w:color="auto"/>
                <w:bottom w:val="none" w:sz="0" w:space="0" w:color="auto"/>
                <w:right w:val="none" w:sz="0" w:space="0" w:color="auto"/>
              </w:divBdr>
            </w:div>
            <w:div w:id="440032420">
              <w:marLeft w:val="0"/>
              <w:marRight w:val="0"/>
              <w:marTop w:val="0"/>
              <w:marBottom w:val="0"/>
              <w:divBdr>
                <w:top w:val="none" w:sz="0" w:space="0" w:color="auto"/>
                <w:left w:val="none" w:sz="0" w:space="0" w:color="auto"/>
                <w:bottom w:val="none" w:sz="0" w:space="0" w:color="auto"/>
                <w:right w:val="none" w:sz="0" w:space="0" w:color="auto"/>
              </w:divBdr>
            </w:div>
            <w:div w:id="539586183">
              <w:marLeft w:val="0"/>
              <w:marRight w:val="0"/>
              <w:marTop w:val="0"/>
              <w:marBottom w:val="0"/>
              <w:divBdr>
                <w:top w:val="none" w:sz="0" w:space="0" w:color="auto"/>
                <w:left w:val="none" w:sz="0" w:space="0" w:color="auto"/>
                <w:bottom w:val="none" w:sz="0" w:space="0" w:color="auto"/>
                <w:right w:val="none" w:sz="0" w:space="0" w:color="auto"/>
              </w:divBdr>
            </w:div>
            <w:div w:id="692000625">
              <w:marLeft w:val="0"/>
              <w:marRight w:val="0"/>
              <w:marTop w:val="0"/>
              <w:marBottom w:val="0"/>
              <w:divBdr>
                <w:top w:val="none" w:sz="0" w:space="0" w:color="auto"/>
                <w:left w:val="none" w:sz="0" w:space="0" w:color="auto"/>
                <w:bottom w:val="none" w:sz="0" w:space="0" w:color="auto"/>
                <w:right w:val="none" w:sz="0" w:space="0" w:color="auto"/>
              </w:divBdr>
            </w:div>
            <w:div w:id="733704724">
              <w:marLeft w:val="0"/>
              <w:marRight w:val="0"/>
              <w:marTop w:val="0"/>
              <w:marBottom w:val="0"/>
              <w:divBdr>
                <w:top w:val="none" w:sz="0" w:space="0" w:color="auto"/>
                <w:left w:val="none" w:sz="0" w:space="0" w:color="auto"/>
                <w:bottom w:val="none" w:sz="0" w:space="0" w:color="auto"/>
                <w:right w:val="none" w:sz="0" w:space="0" w:color="auto"/>
              </w:divBdr>
            </w:div>
            <w:div w:id="820927457">
              <w:marLeft w:val="0"/>
              <w:marRight w:val="0"/>
              <w:marTop w:val="0"/>
              <w:marBottom w:val="0"/>
              <w:divBdr>
                <w:top w:val="none" w:sz="0" w:space="0" w:color="auto"/>
                <w:left w:val="none" w:sz="0" w:space="0" w:color="auto"/>
                <w:bottom w:val="none" w:sz="0" w:space="0" w:color="auto"/>
                <w:right w:val="none" w:sz="0" w:space="0" w:color="auto"/>
              </w:divBdr>
            </w:div>
            <w:div w:id="930040877">
              <w:marLeft w:val="0"/>
              <w:marRight w:val="0"/>
              <w:marTop w:val="0"/>
              <w:marBottom w:val="0"/>
              <w:divBdr>
                <w:top w:val="none" w:sz="0" w:space="0" w:color="auto"/>
                <w:left w:val="none" w:sz="0" w:space="0" w:color="auto"/>
                <w:bottom w:val="none" w:sz="0" w:space="0" w:color="auto"/>
                <w:right w:val="none" w:sz="0" w:space="0" w:color="auto"/>
              </w:divBdr>
            </w:div>
            <w:div w:id="1217161433">
              <w:marLeft w:val="0"/>
              <w:marRight w:val="0"/>
              <w:marTop w:val="0"/>
              <w:marBottom w:val="0"/>
              <w:divBdr>
                <w:top w:val="none" w:sz="0" w:space="0" w:color="auto"/>
                <w:left w:val="none" w:sz="0" w:space="0" w:color="auto"/>
                <w:bottom w:val="none" w:sz="0" w:space="0" w:color="auto"/>
                <w:right w:val="none" w:sz="0" w:space="0" w:color="auto"/>
              </w:divBdr>
            </w:div>
            <w:div w:id="1315916299">
              <w:marLeft w:val="0"/>
              <w:marRight w:val="0"/>
              <w:marTop w:val="0"/>
              <w:marBottom w:val="0"/>
              <w:divBdr>
                <w:top w:val="none" w:sz="0" w:space="0" w:color="auto"/>
                <w:left w:val="none" w:sz="0" w:space="0" w:color="auto"/>
                <w:bottom w:val="none" w:sz="0" w:space="0" w:color="auto"/>
                <w:right w:val="none" w:sz="0" w:space="0" w:color="auto"/>
              </w:divBdr>
            </w:div>
            <w:div w:id="1329138983">
              <w:marLeft w:val="0"/>
              <w:marRight w:val="0"/>
              <w:marTop w:val="0"/>
              <w:marBottom w:val="0"/>
              <w:divBdr>
                <w:top w:val="none" w:sz="0" w:space="0" w:color="auto"/>
                <w:left w:val="none" w:sz="0" w:space="0" w:color="auto"/>
                <w:bottom w:val="none" w:sz="0" w:space="0" w:color="auto"/>
                <w:right w:val="none" w:sz="0" w:space="0" w:color="auto"/>
              </w:divBdr>
            </w:div>
            <w:div w:id="1352027217">
              <w:marLeft w:val="0"/>
              <w:marRight w:val="0"/>
              <w:marTop w:val="0"/>
              <w:marBottom w:val="0"/>
              <w:divBdr>
                <w:top w:val="none" w:sz="0" w:space="0" w:color="auto"/>
                <w:left w:val="none" w:sz="0" w:space="0" w:color="auto"/>
                <w:bottom w:val="none" w:sz="0" w:space="0" w:color="auto"/>
                <w:right w:val="none" w:sz="0" w:space="0" w:color="auto"/>
              </w:divBdr>
            </w:div>
            <w:div w:id="1694530597">
              <w:marLeft w:val="0"/>
              <w:marRight w:val="0"/>
              <w:marTop w:val="0"/>
              <w:marBottom w:val="0"/>
              <w:divBdr>
                <w:top w:val="none" w:sz="0" w:space="0" w:color="auto"/>
                <w:left w:val="none" w:sz="0" w:space="0" w:color="auto"/>
                <w:bottom w:val="none" w:sz="0" w:space="0" w:color="auto"/>
                <w:right w:val="none" w:sz="0" w:space="0" w:color="auto"/>
              </w:divBdr>
            </w:div>
            <w:div w:id="1745949747">
              <w:marLeft w:val="0"/>
              <w:marRight w:val="0"/>
              <w:marTop w:val="0"/>
              <w:marBottom w:val="0"/>
              <w:divBdr>
                <w:top w:val="none" w:sz="0" w:space="0" w:color="auto"/>
                <w:left w:val="none" w:sz="0" w:space="0" w:color="auto"/>
                <w:bottom w:val="none" w:sz="0" w:space="0" w:color="auto"/>
                <w:right w:val="none" w:sz="0" w:space="0" w:color="auto"/>
              </w:divBdr>
            </w:div>
            <w:div w:id="1748305818">
              <w:marLeft w:val="0"/>
              <w:marRight w:val="0"/>
              <w:marTop w:val="0"/>
              <w:marBottom w:val="0"/>
              <w:divBdr>
                <w:top w:val="none" w:sz="0" w:space="0" w:color="auto"/>
                <w:left w:val="none" w:sz="0" w:space="0" w:color="auto"/>
                <w:bottom w:val="none" w:sz="0" w:space="0" w:color="auto"/>
                <w:right w:val="none" w:sz="0" w:space="0" w:color="auto"/>
              </w:divBdr>
            </w:div>
            <w:div w:id="1831628182">
              <w:marLeft w:val="0"/>
              <w:marRight w:val="0"/>
              <w:marTop w:val="0"/>
              <w:marBottom w:val="0"/>
              <w:divBdr>
                <w:top w:val="none" w:sz="0" w:space="0" w:color="auto"/>
                <w:left w:val="none" w:sz="0" w:space="0" w:color="auto"/>
                <w:bottom w:val="none" w:sz="0" w:space="0" w:color="auto"/>
                <w:right w:val="none" w:sz="0" w:space="0" w:color="auto"/>
              </w:divBdr>
            </w:div>
            <w:div w:id="1867673742">
              <w:marLeft w:val="0"/>
              <w:marRight w:val="0"/>
              <w:marTop w:val="0"/>
              <w:marBottom w:val="0"/>
              <w:divBdr>
                <w:top w:val="none" w:sz="0" w:space="0" w:color="auto"/>
                <w:left w:val="none" w:sz="0" w:space="0" w:color="auto"/>
                <w:bottom w:val="none" w:sz="0" w:space="0" w:color="auto"/>
                <w:right w:val="none" w:sz="0" w:space="0" w:color="auto"/>
              </w:divBdr>
            </w:div>
            <w:div w:id="2052000864">
              <w:marLeft w:val="0"/>
              <w:marRight w:val="0"/>
              <w:marTop w:val="0"/>
              <w:marBottom w:val="0"/>
              <w:divBdr>
                <w:top w:val="none" w:sz="0" w:space="0" w:color="auto"/>
                <w:left w:val="none" w:sz="0" w:space="0" w:color="auto"/>
                <w:bottom w:val="none" w:sz="0" w:space="0" w:color="auto"/>
                <w:right w:val="none" w:sz="0" w:space="0" w:color="auto"/>
              </w:divBdr>
            </w:div>
          </w:divsChild>
        </w:div>
        <w:div w:id="238685350">
          <w:marLeft w:val="0"/>
          <w:marRight w:val="0"/>
          <w:marTop w:val="0"/>
          <w:marBottom w:val="0"/>
          <w:divBdr>
            <w:top w:val="none" w:sz="0" w:space="0" w:color="auto"/>
            <w:left w:val="none" w:sz="0" w:space="0" w:color="auto"/>
            <w:bottom w:val="none" w:sz="0" w:space="0" w:color="auto"/>
            <w:right w:val="none" w:sz="0" w:space="0" w:color="auto"/>
          </w:divBdr>
          <w:divsChild>
            <w:div w:id="137646426">
              <w:marLeft w:val="0"/>
              <w:marRight w:val="0"/>
              <w:marTop w:val="0"/>
              <w:marBottom w:val="0"/>
              <w:divBdr>
                <w:top w:val="none" w:sz="0" w:space="0" w:color="auto"/>
                <w:left w:val="none" w:sz="0" w:space="0" w:color="auto"/>
                <w:bottom w:val="none" w:sz="0" w:space="0" w:color="auto"/>
                <w:right w:val="none" w:sz="0" w:space="0" w:color="auto"/>
              </w:divBdr>
            </w:div>
            <w:div w:id="195847293">
              <w:marLeft w:val="0"/>
              <w:marRight w:val="0"/>
              <w:marTop w:val="0"/>
              <w:marBottom w:val="0"/>
              <w:divBdr>
                <w:top w:val="none" w:sz="0" w:space="0" w:color="auto"/>
                <w:left w:val="none" w:sz="0" w:space="0" w:color="auto"/>
                <w:bottom w:val="none" w:sz="0" w:space="0" w:color="auto"/>
                <w:right w:val="none" w:sz="0" w:space="0" w:color="auto"/>
              </w:divBdr>
            </w:div>
            <w:div w:id="381831003">
              <w:marLeft w:val="0"/>
              <w:marRight w:val="0"/>
              <w:marTop w:val="0"/>
              <w:marBottom w:val="0"/>
              <w:divBdr>
                <w:top w:val="none" w:sz="0" w:space="0" w:color="auto"/>
                <w:left w:val="none" w:sz="0" w:space="0" w:color="auto"/>
                <w:bottom w:val="none" w:sz="0" w:space="0" w:color="auto"/>
                <w:right w:val="none" w:sz="0" w:space="0" w:color="auto"/>
              </w:divBdr>
            </w:div>
            <w:div w:id="436562731">
              <w:marLeft w:val="0"/>
              <w:marRight w:val="0"/>
              <w:marTop w:val="0"/>
              <w:marBottom w:val="0"/>
              <w:divBdr>
                <w:top w:val="none" w:sz="0" w:space="0" w:color="auto"/>
                <w:left w:val="none" w:sz="0" w:space="0" w:color="auto"/>
                <w:bottom w:val="none" w:sz="0" w:space="0" w:color="auto"/>
                <w:right w:val="none" w:sz="0" w:space="0" w:color="auto"/>
              </w:divBdr>
            </w:div>
            <w:div w:id="459035066">
              <w:marLeft w:val="0"/>
              <w:marRight w:val="0"/>
              <w:marTop w:val="0"/>
              <w:marBottom w:val="0"/>
              <w:divBdr>
                <w:top w:val="none" w:sz="0" w:space="0" w:color="auto"/>
                <w:left w:val="none" w:sz="0" w:space="0" w:color="auto"/>
                <w:bottom w:val="none" w:sz="0" w:space="0" w:color="auto"/>
                <w:right w:val="none" w:sz="0" w:space="0" w:color="auto"/>
              </w:divBdr>
            </w:div>
            <w:div w:id="540410071">
              <w:marLeft w:val="0"/>
              <w:marRight w:val="0"/>
              <w:marTop w:val="0"/>
              <w:marBottom w:val="0"/>
              <w:divBdr>
                <w:top w:val="none" w:sz="0" w:space="0" w:color="auto"/>
                <w:left w:val="none" w:sz="0" w:space="0" w:color="auto"/>
                <w:bottom w:val="none" w:sz="0" w:space="0" w:color="auto"/>
                <w:right w:val="none" w:sz="0" w:space="0" w:color="auto"/>
              </w:divBdr>
            </w:div>
            <w:div w:id="543058813">
              <w:marLeft w:val="0"/>
              <w:marRight w:val="0"/>
              <w:marTop w:val="0"/>
              <w:marBottom w:val="0"/>
              <w:divBdr>
                <w:top w:val="none" w:sz="0" w:space="0" w:color="auto"/>
                <w:left w:val="none" w:sz="0" w:space="0" w:color="auto"/>
                <w:bottom w:val="none" w:sz="0" w:space="0" w:color="auto"/>
                <w:right w:val="none" w:sz="0" w:space="0" w:color="auto"/>
              </w:divBdr>
            </w:div>
            <w:div w:id="599291848">
              <w:marLeft w:val="0"/>
              <w:marRight w:val="0"/>
              <w:marTop w:val="0"/>
              <w:marBottom w:val="0"/>
              <w:divBdr>
                <w:top w:val="none" w:sz="0" w:space="0" w:color="auto"/>
                <w:left w:val="none" w:sz="0" w:space="0" w:color="auto"/>
                <w:bottom w:val="none" w:sz="0" w:space="0" w:color="auto"/>
                <w:right w:val="none" w:sz="0" w:space="0" w:color="auto"/>
              </w:divBdr>
            </w:div>
            <w:div w:id="756638328">
              <w:marLeft w:val="0"/>
              <w:marRight w:val="0"/>
              <w:marTop w:val="0"/>
              <w:marBottom w:val="0"/>
              <w:divBdr>
                <w:top w:val="none" w:sz="0" w:space="0" w:color="auto"/>
                <w:left w:val="none" w:sz="0" w:space="0" w:color="auto"/>
                <w:bottom w:val="none" w:sz="0" w:space="0" w:color="auto"/>
                <w:right w:val="none" w:sz="0" w:space="0" w:color="auto"/>
              </w:divBdr>
            </w:div>
            <w:div w:id="805318400">
              <w:marLeft w:val="0"/>
              <w:marRight w:val="0"/>
              <w:marTop w:val="0"/>
              <w:marBottom w:val="0"/>
              <w:divBdr>
                <w:top w:val="none" w:sz="0" w:space="0" w:color="auto"/>
                <w:left w:val="none" w:sz="0" w:space="0" w:color="auto"/>
                <w:bottom w:val="none" w:sz="0" w:space="0" w:color="auto"/>
                <w:right w:val="none" w:sz="0" w:space="0" w:color="auto"/>
              </w:divBdr>
            </w:div>
            <w:div w:id="1198159821">
              <w:marLeft w:val="0"/>
              <w:marRight w:val="0"/>
              <w:marTop w:val="0"/>
              <w:marBottom w:val="0"/>
              <w:divBdr>
                <w:top w:val="none" w:sz="0" w:space="0" w:color="auto"/>
                <w:left w:val="none" w:sz="0" w:space="0" w:color="auto"/>
                <w:bottom w:val="none" w:sz="0" w:space="0" w:color="auto"/>
                <w:right w:val="none" w:sz="0" w:space="0" w:color="auto"/>
              </w:divBdr>
            </w:div>
            <w:div w:id="1209802665">
              <w:marLeft w:val="0"/>
              <w:marRight w:val="0"/>
              <w:marTop w:val="0"/>
              <w:marBottom w:val="0"/>
              <w:divBdr>
                <w:top w:val="none" w:sz="0" w:space="0" w:color="auto"/>
                <w:left w:val="none" w:sz="0" w:space="0" w:color="auto"/>
                <w:bottom w:val="none" w:sz="0" w:space="0" w:color="auto"/>
                <w:right w:val="none" w:sz="0" w:space="0" w:color="auto"/>
              </w:divBdr>
            </w:div>
            <w:div w:id="1219586705">
              <w:marLeft w:val="0"/>
              <w:marRight w:val="0"/>
              <w:marTop w:val="0"/>
              <w:marBottom w:val="0"/>
              <w:divBdr>
                <w:top w:val="none" w:sz="0" w:space="0" w:color="auto"/>
                <w:left w:val="none" w:sz="0" w:space="0" w:color="auto"/>
                <w:bottom w:val="none" w:sz="0" w:space="0" w:color="auto"/>
                <w:right w:val="none" w:sz="0" w:space="0" w:color="auto"/>
              </w:divBdr>
            </w:div>
            <w:div w:id="1439443202">
              <w:marLeft w:val="0"/>
              <w:marRight w:val="0"/>
              <w:marTop w:val="0"/>
              <w:marBottom w:val="0"/>
              <w:divBdr>
                <w:top w:val="none" w:sz="0" w:space="0" w:color="auto"/>
                <w:left w:val="none" w:sz="0" w:space="0" w:color="auto"/>
                <w:bottom w:val="none" w:sz="0" w:space="0" w:color="auto"/>
                <w:right w:val="none" w:sz="0" w:space="0" w:color="auto"/>
              </w:divBdr>
            </w:div>
            <w:div w:id="1729647718">
              <w:marLeft w:val="0"/>
              <w:marRight w:val="0"/>
              <w:marTop w:val="0"/>
              <w:marBottom w:val="0"/>
              <w:divBdr>
                <w:top w:val="none" w:sz="0" w:space="0" w:color="auto"/>
                <w:left w:val="none" w:sz="0" w:space="0" w:color="auto"/>
                <w:bottom w:val="none" w:sz="0" w:space="0" w:color="auto"/>
                <w:right w:val="none" w:sz="0" w:space="0" w:color="auto"/>
              </w:divBdr>
            </w:div>
            <w:div w:id="1812097325">
              <w:marLeft w:val="0"/>
              <w:marRight w:val="0"/>
              <w:marTop w:val="0"/>
              <w:marBottom w:val="0"/>
              <w:divBdr>
                <w:top w:val="none" w:sz="0" w:space="0" w:color="auto"/>
                <w:left w:val="none" w:sz="0" w:space="0" w:color="auto"/>
                <w:bottom w:val="none" w:sz="0" w:space="0" w:color="auto"/>
                <w:right w:val="none" w:sz="0" w:space="0" w:color="auto"/>
              </w:divBdr>
            </w:div>
            <w:div w:id="1950432014">
              <w:marLeft w:val="0"/>
              <w:marRight w:val="0"/>
              <w:marTop w:val="0"/>
              <w:marBottom w:val="0"/>
              <w:divBdr>
                <w:top w:val="none" w:sz="0" w:space="0" w:color="auto"/>
                <w:left w:val="none" w:sz="0" w:space="0" w:color="auto"/>
                <w:bottom w:val="none" w:sz="0" w:space="0" w:color="auto"/>
                <w:right w:val="none" w:sz="0" w:space="0" w:color="auto"/>
              </w:divBdr>
            </w:div>
            <w:div w:id="1997151241">
              <w:marLeft w:val="0"/>
              <w:marRight w:val="0"/>
              <w:marTop w:val="0"/>
              <w:marBottom w:val="0"/>
              <w:divBdr>
                <w:top w:val="none" w:sz="0" w:space="0" w:color="auto"/>
                <w:left w:val="none" w:sz="0" w:space="0" w:color="auto"/>
                <w:bottom w:val="none" w:sz="0" w:space="0" w:color="auto"/>
                <w:right w:val="none" w:sz="0" w:space="0" w:color="auto"/>
              </w:divBdr>
            </w:div>
            <w:div w:id="2037539564">
              <w:marLeft w:val="0"/>
              <w:marRight w:val="0"/>
              <w:marTop w:val="0"/>
              <w:marBottom w:val="0"/>
              <w:divBdr>
                <w:top w:val="none" w:sz="0" w:space="0" w:color="auto"/>
                <w:left w:val="none" w:sz="0" w:space="0" w:color="auto"/>
                <w:bottom w:val="none" w:sz="0" w:space="0" w:color="auto"/>
                <w:right w:val="none" w:sz="0" w:space="0" w:color="auto"/>
              </w:divBdr>
            </w:div>
            <w:div w:id="2145853578">
              <w:marLeft w:val="0"/>
              <w:marRight w:val="0"/>
              <w:marTop w:val="0"/>
              <w:marBottom w:val="0"/>
              <w:divBdr>
                <w:top w:val="none" w:sz="0" w:space="0" w:color="auto"/>
                <w:left w:val="none" w:sz="0" w:space="0" w:color="auto"/>
                <w:bottom w:val="none" w:sz="0" w:space="0" w:color="auto"/>
                <w:right w:val="none" w:sz="0" w:space="0" w:color="auto"/>
              </w:divBdr>
            </w:div>
          </w:divsChild>
        </w:div>
        <w:div w:id="279340720">
          <w:marLeft w:val="0"/>
          <w:marRight w:val="0"/>
          <w:marTop w:val="0"/>
          <w:marBottom w:val="0"/>
          <w:divBdr>
            <w:top w:val="none" w:sz="0" w:space="0" w:color="auto"/>
            <w:left w:val="none" w:sz="0" w:space="0" w:color="auto"/>
            <w:bottom w:val="none" w:sz="0" w:space="0" w:color="auto"/>
            <w:right w:val="none" w:sz="0" w:space="0" w:color="auto"/>
          </w:divBdr>
        </w:div>
        <w:div w:id="317197241">
          <w:marLeft w:val="0"/>
          <w:marRight w:val="0"/>
          <w:marTop w:val="0"/>
          <w:marBottom w:val="0"/>
          <w:divBdr>
            <w:top w:val="none" w:sz="0" w:space="0" w:color="auto"/>
            <w:left w:val="none" w:sz="0" w:space="0" w:color="auto"/>
            <w:bottom w:val="none" w:sz="0" w:space="0" w:color="auto"/>
            <w:right w:val="none" w:sz="0" w:space="0" w:color="auto"/>
          </w:divBdr>
        </w:div>
        <w:div w:id="366419218">
          <w:marLeft w:val="0"/>
          <w:marRight w:val="0"/>
          <w:marTop w:val="0"/>
          <w:marBottom w:val="0"/>
          <w:divBdr>
            <w:top w:val="none" w:sz="0" w:space="0" w:color="auto"/>
            <w:left w:val="none" w:sz="0" w:space="0" w:color="auto"/>
            <w:bottom w:val="none" w:sz="0" w:space="0" w:color="auto"/>
            <w:right w:val="none" w:sz="0" w:space="0" w:color="auto"/>
          </w:divBdr>
        </w:div>
        <w:div w:id="372730424">
          <w:marLeft w:val="0"/>
          <w:marRight w:val="0"/>
          <w:marTop w:val="0"/>
          <w:marBottom w:val="0"/>
          <w:divBdr>
            <w:top w:val="none" w:sz="0" w:space="0" w:color="auto"/>
            <w:left w:val="none" w:sz="0" w:space="0" w:color="auto"/>
            <w:bottom w:val="none" w:sz="0" w:space="0" w:color="auto"/>
            <w:right w:val="none" w:sz="0" w:space="0" w:color="auto"/>
          </w:divBdr>
        </w:div>
        <w:div w:id="389812949">
          <w:marLeft w:val="0"/>
          <w:marRight w:val="0"/>
          <w:marTop w:val="0"/>
          <w:marBottom w:val="0"/>
          <w:divBdr>
            <w:top w:val="none" w:sz="0" w:space="0" w:color="auto"/>
            <w:left w:val="none" w:sz="0" w:space="0" w:color="auto"/>
            <w:bottom w:val="none" w:sz="0" w:space="0" w:color="auto"/>
            <w:right w:val="none" w:sz="0" w:space="0" w:color="auto"/>
          </w:divBdr>
        </w:div>
        <w:div w:id="399596652">
          <w:marLeft w:val="0"/>
          <w:marRight w:val="0"/>
          <w:marTop w:val="0"/>
          <w:marBottom w:val="0"/>
          <w:divBdr>
            <w:top w:val="none" w:sz="0" w:space="0" w:color="auto"/>
            <w:left w:val="none" w:sz="0" w:space="0" w:color="auto"/>
            <w:bottom w:val="none" w:sz="0" w:space="0" w:color="auto"/>
            <w:right w:val="none" w:sz="0" w:space="0" w:color="auto"/>
          </w:divBdr>
        </w:div>
        <w:div w:id="523246382">
          <w:marLeft w:val="0"/>
          <w:marRight w:val="0"/>
          <w:marTop w:val="0"/>
          <w:marBottom w:val="0"/>
          <w:divBdr>
            <w:top w:val="none" w:sz="0" w:space="0" w:color="auto"/>
            <w:left w:val="none" w:sz="0" w:space="0" w:color="auto"/>
            <w:bottom w:val="none" w:sz="0" w:space="0" w:color="auto"/>
            <w:right w:val="none" w:sz="0" w:space="0" w:color="auto"/>
          </w:divBdr>
        </w:div>
        <w:div w:id="702940930">
          <w:marLeft w:val="0"/>
          <w:marRight w:val="0"/>
          <w:marTop w:val="0"/>
          <w:marBottom w:val="0"/>
          <w:divBdr>
            <w:top w:val="none" w:sz="0" w:space="0" w:color="auto"/>
            <w:left w:val="none" w:sz="0" w:space="0" w:color="auto"/>
            <w:bottom w:val="none" w:sz="0" w:space="0" w:color="auto"/>
            <w:right w:val="none" w:sz="0" w:space="0" w:color="auto"/>
          </w:divBdr>
        </w:div>
        <w:div w:id="718867897">
          <w:marLeft w:val="0"/>
          <w:marRight w:val="0"/>
          <w:marTop w:val="0"/>
          <w:marBottom w:val="0"/>
          <w:divBdr>
            <w:top w:val="none" w:sz="0" w:space="0" w:color="auto"/>
            <w:left w:val="none" w:sz="0" w:space="0" w:color="auto"/>
            <w:bottom w:val="none" w:sz="0" w:space="0" w:color="auto"/>
            <w:right w:val="none" w:sz="0" w:space="0" w:color="auto"/>
          </w:divBdr>
        </w:div>
        <w:div w:id="869731286">
          <w:marLeft w:val="0"/>
          <w:marRight w:val="0"/>
          <w:marTop w:val="0"/>
          <w:marBottom w:val="0"/>
          <w:divBdr>
            <w:top w:val="none" w:sz="0" w:space="0" w:color="auto"/>
            <w:left w:val="none" w:sz="0" w:space="0" w:color="auto"/>
            <w:bottom w:val="none" w:sz="0" w:space="0" w:color="auto"/>
            <w:right w:val="none" w:sz="0" w:space="0" w:color="auto"/>
          </w:divBdr>
        </w:div>
        <w:div w:id="982194263">
          <w:marLeft w:val="0"/>
          <w:marRight w:val="0"/>
          <w:marTop w:val="0"/>
          <w:marBottom w:val="0"/>
          <w:divBdr>
            <w:top w:val="none" w:sz="0" w:space="0" w:color="auto"/>
            <w:left w:val="none" w:sz="0" w:space="0" w:color="auto"/>
            <w:bottom w:val="none" w:sz="0" w:space="0" w:color="auto"/>
            <w:right w:val="none" w:sz="0" w:space="0" w:color="auto"/>
          </w:divBdr>
        </w:div>
        <w:div w:id="989019344">
          <w:marLeft w:val="0"/>
          <w:marRight w:val="0"/>
          <w:marTop w:val="0"/>
          <w:marBottom w:val="0"/>
          <w:divBdr>
            <w:top w:val="none" w:sz="0" w:space="0" w:color="auto"/>
            <w:left w:val="none" w:sz="0" w:space="0" w:color="auto"/>
            <w:bottom w:val="none" w:sz="0" w:space="0" w:color="auto"/>
            <w:right w:val="none" w:sz="0" w:space="0" w:color="auto"/>
          </w:divBdr>
        </w:div>
        <w:div w:id="1085342997">
          <w:marLeft w:val="0"/>
          <w:marRight w:val="0"/>
          <w:marTop w:val="0"/>
          <w:marBottom w:val="0"/>
          <w:divBdr>
            <w:top w:val="none" w:sz="0" w:space="0" w:color="auto"/>
            <w:left w:val="none" w:sz="0" w:space="0" w:color="auto"/>
            <w:bottom w:val="none" w:sz="0" w:space="0" w:color="auto"/>
            <w:right w:val="none" w:sz="0" w:space="0" w:color="auto"/>
          </w:divBdr>
          <w:divsChild>
            <w:div w:id="300573154">
              <w:marLeft w:val="0"/>
              <w:marRight w:val="0"/>
              <w:marTop w:val="0"/>
              <w:marBottom w:val="0"/>
              <w:divBdr>
                <w:top w:val="none" w:sz="0" w:space="0" w:color="auto"/>
                <w:left w:val="none" w:sz="0" w:space="0" w:color="auto"/>
                <w:bottom w:val="none" w:sz="0" w:space="0" w:color="auto"/>
                <w:right w:val="none" w:sz="0" w:space="0" w:color="auto"/>
              </w:divBdr>
            </w:div>
            <w:div w:id="307249579">
              <w:marLeft w:val="0"/>
              <w:marRight w:val="0"/>
              <w:marTop w:val="0"/>
              <w:marBottom w:val="0"/>
              <w:divBdr>
                <w:top w:val="none" w:sz="0" w:space="0" w:color="auto"/>
                <w:left w:val="none" w:sz="0" w:space="0" w:color="auto"/>
                <w:bottom w:val="none" w:sz="0" w:space="0" w:color="auto"/>
                <w:right w:val="none" w:sz="0" w:space="0" w:color="auto"/>
              </w:divBdr>
            </w:div>
            <w:div w:id="419527067">
              <w:marLeft w:val="0"/>
              <w:marRight w:val="0"/>
              <w:marTop w:val="0"/>
              <w:marBottom w:val="0"/>
              <w:divBdr>
                <w:top w:val="none" w:sz="0" w:space="0" w:color="auto"/>
                <w:left w:val="none" w:sz="0" w:space="0" w:color="auto"/>
                <w:bottom w:val="none" w:sz="0" w:space="0" w:color="auto"/>
                <w:right w:val="none" w:sz="0" w:space="0" w:color="auto"/>
              </w:divBdr>
            </w:div>
            <w:div w:id="588582086">
              <w:marLeft w:val="0"/>
              <w:marRight w:val="0"/>
              <w:marTop w:val="0"/>
              <w:marBottom w:val="0"/>
              <w:divBdr>
                <w:top w:val="none" w:sz="0" w:space="0" w:color="auto"/>
                <w:left w:val="none" w:sz="0" w:space="0" w:color="auto"/>
                <w:bottom w:val="none" w:sz="0" w:space="0" w:color="auto"/>
                <w:right w:val="none" w:sz="0" w:space="0" w:color="auto"/>
              </w:divBdr>
            </w:div>
            <w:div w:id="626468507">
              <w:marLeft w:val="0"/>
              <w:marRight w:val="0"/>
              <w:marTop w:val="0"/>
              <w:marBottom w:val="0"/>
              <w:divBdr>
                <w:top w:val="none" w:sz="0" w:space="0" w:color="auto"/>
                <w:left w:val="none" w:sz="0" w:space="0" w:color="auto"/>
                <w:bottom w:val="none" w:sz="0" w:space="0" w:color="auto"/>
                <w:right w:val="none" w:sz="0" w:space="0" w:color="auto"/>
              </w:divBdr>
            </w:div>
            <w:div w:id="637033863">
              <w:marLeft w:val="0"/>
              <w:marRight w:val="0"/>
              <w:marTop w:val="0"/>
              <w:marBottom w:val="0"/>
              <w:divBdr>
                <w:top w:val="none" w:sz="0" w:space="0" w:color="auto"/>
                <w:left w:val="none" w:sz="0" w:space="0" w:color="auto"/>
                <w:bottom w:val="none" w:sz="0" w:space="0" w:color="auto"/>
                <w:right w:val="none" w:sz="0" w:space="0" w:color="auto"/>
              </w:divBdr>
            </w:div>
            <w:div w:id="646513096">
              <w:marLeft w:val="0"/>
              <w:marRight w:val="0"/>
              <w:marTop w:val="0"/>
              <w:marBottom w:val="0"/>
              <w:divBdr>
                <w:top w:val="none" w:sz="0" w:space="0" w:color="auto"/>
                <w:left w:val="none" w:sz="0" w:space="0" w:color="auto"/>
                <w:bottom w:val="none" w:sz="0" w:space="0" w:color="auto"/>
                <w:right w:val="none" w:sz="0" w:space="0" w:color="auto"/>
              </w:divBdr>
            </w:div>
            <w:div w:id="872499370">
              <w:marLeft w:val="0"/>
              <w:marRight w:val="0"/>
              <w:marTop w:val="0"/>
              <w:marBottom w:val="0"/>
              <w:divBdr>
                <w:top w:val="none" w:sz="0" w:space="0" w:color="auto"/>
                <w:left w:val="none" w:sz="0" w:space="0" w:color="auto"/>
                <w:bottom w:val="none" w:sz="0" w:space="0" w:color="auto"/>
                <w:right w:val="none" w:sz="0" w:space="0" w:color="auto"/>
              </w:divBdr>
            </w:div>
            <w:div w:id="924538991">
              <w:marLeft w:val="0"/>
              <w:marRight w:val="0"/>
              <w:marTop w:val="0"/>
              <w:marBottom w:val="0"/>
              <w:divBdr>
                <w:top w:val="none" w:sz="0" w:space="0" w:color="auto"/>
                <w:left w:val="none" w:sz="0" w:space="0" w:color="auto"/>
                <w:bottom w:val="none" w:sz="0" w:space="0" w:color="auto"/>
                <w:right w:val="none" w:sz="0" w:space="0" w:color="auto"/>
              </w:divBdr>
            </w:div>
            <w:div w:id="1177234429">
              <w:marLeft w:val="0"/>
              <w:marRight w:val="0"/>
              <w:marTop w:val="0"/>
              <w:marBottom w:val="0"/>
              <w:divBdr>
                <w:top w:val="none" w:sz="0" w:space="0" w:color="auto"/>
                <w:left w:val="none" w:sz="0" w:space="0" w:color="auto"/>
                <w:bottom w:val="none" w:sz="0" w:space="0" w:color="auto"/>
                <w:right w:val="none" w:sz="0" w:space="0" w:color="auto"/>
              </w:divBdr>
            </w:div>
            <w:div w:id="1183398782">
              <w:marLeft w:val="0"/>
              <w:marRight w:val="0"/>
              <w:marTop w:val="0"/>
              <w:marBottom w:val="0"/>
              <w:divBdr>
                <w:top w:val="none" w:sz="0" w:space="0" w:color="auto"/>
                <w:left w:val="none" w:sz="0" w:space="0" w:color="auto"/>
                <w:bottom w:val="none" w:sz="0" w:space="0" w:color="auto"/>
                <w:right w:val="none" w:sz="0" w:space="0" w:color="auto"/>
              </w:divBdr>
            </w:div>
            <w:div w:id="1259482452">
              <w:marLeft w:val="0"/>
              <w:marRight w:val="0"/>
              <w:marTop w:val="0"/>
              <w:marBottom w:val="0"/>
              <w:divBdr>
                <w:top w:val="none" w:sz="0" w:space="0" w:color="auto"/>
                <w:left w:val="none" w:sz="0" w:space="0" w:color="auto"/>
                <w:bottom w:val="none" w:sz="0" w:space="0" w:color="auto"/>
                <w:right w:val="none" w:sz="0" w:space="0" w:color="auto"/>
              </w:divBdr>
            </w:div>
            <w:div w:id="1426457000">
              <w:marLeft w:val="0"/>
              <w:marRight w:val="0"/>
              <w:marTop w:val="0"/>
              <w:marBottom w:val="0"/>
              <w:divBdr>
                <w:top w:val="none" w:sz="0" w:space="0" w:color="auto"/>
                <w:left w:val="none" w:sz="0" w:space="0" w:color="auto"/>
                <w:bottom w:val="none" w:sz="0" w:space="0" w:color="auto"/>
                <w:right w:val="none" w:sz="0" w:space="0" w:color="auto"/>
              </w:divBdr>
            </w:div>
            <w:div w:id="1481769482">
              <w:marLeft w:val="0"/>
              <w:marRight w:val="0"/>
              <w:marTop w:val="0"/>
              <w:marBottom w:val="0"/>
              <w:divBdr>
                <w:top w:val="none" w:sz="0" w:space="0" w:color="auto"/>
                <w:left w:val="none" w:sz="0" w:space="0" w:color="auto"/>
                <w:bottom w:val="none" w:sz="0" w:space="0" w:color="auto"/>
                <w:right w:val="none" w:sz="0" w:space="0" w:color="auto"/>
              </w:divBdr>
            </w:div>
            <w:div w:id="1644502765">
              <w:marLeft w:val="0"/>
              <w:marRight w:val="0"/>
              <w:marTop w:val="0"/>
              <w:marBottom w:val="0"/>
              <w:divBdr>
                <w:top w:val="none" w:sz="0" w:space="0" w:color="auto"/>
                <w:left w:val="none" w:sz="0" w:space="0" w:color="auto"/>
                <w:bottom w:val="none" w:sz="0" w:space="0" w:color="auto"/>
                <w:right w:val="none" w:sz="0" w:space="0" w:color="auto"/>
              </w:divBdr>
            </w:div>
            <w:div w:id="1658027896">
              <w:marLeft w:val="0"/>
              <w:marRight w:val="0"/>
              <w:marTop w:val="0"/>
              <w:marBottom w:val="0"/>
              <w:divBdr>
                <w:top w:val="none" w:sz="0" w:space="0" w:color="auto"/>
                <w:left w:val="none" w:sz="0" w:space="0" w:color="auto"/>
                <w:bottom w:val="none" w:sz="0" w:space="0" w:color="auto"/>
                <w:right w:val="none" w:sz="0" w:space="0" w:color="auto"/>
              </w:divBdr>
            </w:div>
            <w:div w:id="1677608283">
              <w:marLeft w:val="0"/>
              <w:marRight w:val="0"/>
              <w:marTop w:val="0"/>
              <w:marBottom w:val="0"/>
              <w:divBdr>
                <w:top w:val="none" w:sz="0" w:space="0" w:color="auto"/>
                <w:left w:val="none" w:sz="0" w:space="0" w:color="auto"/>
                <w:bottom w:val="none" w:sz="0" w:space="0" w:color="auto"/>
                <w:right w:val="none" w:sz="0" w:space="0" w:color="auto"/>
              </w:divBdr>
            </w:div>
            <w:div w:id="1879583214">
              <w:marLeft w:val="0"/>
              <w:marRight w:val="0"/>
              <w:marTop w:val="0"/>
              <w:marBottom w:val="0"/>
              <w:divBdr>
                <w:top w:val="none" w:sz="0" w:space="0" w:color="auto"/>
                <w:left w:val="none" w:sz="0" w:space="0" w:color="auto"/>
                <w:bottom w:val="none" w:sz="0" w:space="0" w:color="auto"/>
                <w:right w:val="none" w:sz="0" w:space="0" w:color="auto"/>
              </w:divBdr>
            </w:div>
            <w:div w:id="1904873413">
              <w:marLeft w:val="0"/>
              <w:marRight w:val="0"/>
              <w:marTop w:val="0"/>
              <w:marBottom w:val="0"/>
              <w:divBdr>
                <w:top w:val="none" w:sz="0" w:space="0" w:color="auto"/>
                <w:left w:val="none" w:sz="0" w:space="0" w:color="auto"/>
                <w:bottom w:val="none" w:sz="0" w:space="0" w:color="auto"/>
                <w:right w:val="none" w:sz="0" w:space="0" w:color="auto"/>
              </w:divBdr>
            </w:div>
            <w:div w:id="1971587962">
              <w:marLeft w:val="0"/>
              <w:marRight w:val="0"/>
              <w:marTop w:val="0"/>
              <w:marBottom w:val="0"/>
              <w:divBdr>
                <w:top w:val="none" w:sz="0" w:space="0" w:color="auto"/>
                <w:left w:val="none" w:sz="0" w:space="0" w:color="auto"/>
                <w:bottom w:val="none" w:sz="0" w:space="0" w:color="auto"/>
                <w:right w:val="none" w:sz="0" w:space="0" w:color="auto"/>
              </w:divBdr>
            </w:div>
          </w:divsChild>
        </w:div>
        <w:div w:id="1092505758">
          <w:marLeft w:val="0"/>
          <w:marRight w:val="0"/>
          <w:marTop w:val="0"/>
          <w:marBottom w:val="0"/>
          <w:divBdr>
            <w:top w:val="none" w:sz="0" w:space="0" w:color="auto"/>
            <w:left w:val="none" w:sz="0" w:space="0" w:color="auto"/>
            <w:bottom w:val="none" w:sz="0" w:space="0" w:color="auto"/>
            <w:right w:val="none" w:sz="0" w:space="0" w:color="auto"/>
          </w:divBdr>
        </w:div>
        <w:div w:id="1343701638">
          <w:marLeft w:val="0"/>
          <w:marRight w:val="0"/>
          <w:marTop w:val="0"/>
          <w:marBottom w:val="0"/>
          <w:divBdr>
            <w:top w:val="none" w:sz="0" w:space="0" w:color="auto"/>
            <w:left w:val="none" w:sz="0" w:space="0" w:color="auto"/>
            <w:bottom w:val="none" w:sz="0" w:space="0" w:color="auto"/>
            <w:right w:val="none" w:sz="0" w:space="0" w:color="auto"/>
          </w:divBdr>
        </w:div>
        <w:div w:id="1344627992">
          <w:marLeft w:val="0"/>
          <w:marRight w:val="0"/>
          <w:marTop w:val="0"/>
          <w:marBottom w:val="0"/>
          <w:divBdr>
            <w:top w:val="none" w:sz="0" w:space="0" w:color="auto"/>
            <w:left w:val="none" w:sz="0" w:space="0" w:color="auto"/>
            <w:bottom w:val="none" w:sz="0" w:space="0" w:color="auto"/>
            <w:right w:val="none" w:sz="0" w:space="0" w:color="auto"/>
          </w:divBdr>
        </w:div>
        <w:div w:id="1384478814">
          <w:marLeft w:val="0"/>
          <w:marRight w:val="0"/>
          <w:marTop w:val="0"/>
          <w:marBottom w:val="0"/>
          <w:divBdr>
            <w:top w:val="none" w:sz="0" w:space="0" w:color="auto"/>
            <w:left w:val="none" w:sz="0" w:space="0" w:color="auto"/>
            <w:bottom w:val="none" w:sz="0" w:space="0" w:color="auto"/>
            <w:right w:val="none" w:sz="0" w:space="0" w:color="auto"/>
          </w:divBdr>
        </w:div>
        <w:div w:id="1436562133">
          <w:marLeft w:val="0"/>
          <w:marRight w:val="0"/>
          <w:marTop w:val="0"/>
          <w:marBottom w:val="0"/>
          <w:divBdr>
            <w:top w:val="none" w:sz="0" w:space="0" w:color="auto"/>
            <w:left w:val="none" w:sz="0" w:space="0" w:color="auto"/>
            <w:bottom w:val="none" w:sz="0" w:space="0" w:color="auto"/>
            <w:right w:val="none" w:sz="0" w:space="0" w:color="auto"/>
          </w:divBdr>
        </w:div>
        <w:div w:id="1445685103">
          <w:marLeft w:val="0"/>
          <w:marRight w:val="0"/>
          <w:marTop w:val="0"/>
          <w:marBottom w:val="0"/>
          <w:divBdr>
            <w:top w:val="none" w:sz="0" w:space="0" w:color="auto"/>
            <w:left w:val="none" w:sz="0" w:space="0" w:color="auto"/>
            <w:bottom w:val="none" w:sz="0" w:space="0" w:color="auto"/>
            <w:right w:val="none" w:sz="0" w:space="0" w:color="auto"/>
          </w:divBdr>
          <w:divsChild>
            <w:div w:id="93285768">
              <w:marLeft w:val="0"/>
              <w:marRight w:val="0"/>
              <w:marTop w:val="0"/>
              <w:marBottom w:val="0"/>
              <w:divBdr>
                <w:top w:val="none" w:sz="0" w:space="0" w:color="auto"/>
                <w:left w:val="none" w:sz="0" w:space="0" w:color="auto"/>
                <w:bottom w:val="none" w:sz="0" w:space="0" w:color="auto"/>
                <w:right w:val="none" w:sz="0" w:space="0" w:color="auto"/>
              </w:divBdr>
            </w:div>
            <w:div w:id="321158385">
              <w:marLeft w:val="0"/>
              <w:marRight w:val="0"/>
              <w:marTop w:val="0"/>
              <w:marBottom w:val="0"/>
              <w:divBdr>
                <w:top w:val="none" w:sz="0" w:space="0" w:color="auto"/>
                <w:left w:val="none" w:sz="0" w:space="0" w:color="auto"/>
                <w:bottom w:val="none" w:sz="0" w:space="0" w:color="auto"/>
                <w:right w:val="none" w:sz="0" w:space="0" w:color="auto"/>
              </w:divBdr>
            </w:div>
            <w:div w:id="348259929">
              <w:marLeft w:val="0"/>
              <w:marRight w:val="0"/>
              <w:marTop w:val="0"/>
              <w:marBottom w:val="0"/>
              <w:divBdr>
                <w:top w:val="none" w:sz="0" w:space="0" w:color="auto"/>
                <w:left w:val="none" w:sz="0" w:space="0" w:color="auto"/>
                <w:bottom w:val="none" w:sz="0" w:space="0" w:color="auto"/>
                <w:right w:val="none" w:sz="0" w:space="0" w:color="auto"/>
              </w:divBdr>
            </w:div>
            <w:div w:id="525406820">
              <w:marLeft w:val="0"/>
              <w:marRight w:val="0"/>
              <w:marTop w:val="0"/>
              <w:marBottom w:val="0"/>
              <w:divBdr>
                <w:top w:val="none" w:sz="0" w:space="0" w:color="auto"/>
                <w:left w:val="none" w:sz="0" w:space="0" w:color="auto"/>
                <w:bottom w:val="none" w:sz="0" w:space="0" w:color="auto"/>
                <w:right w:val="none" w:sz="0" w:space="0" w:color="auto"/>
              </w:divBdr>
            </w:div>
            <w:div w:id="666323402">
              <w:marLeft w:val="0"/>
              <w:marRight w:val="0"/>
              <w:marTop w:val="0"/>
              <w:marBottom w:val="0"/>
              <w:divBdr>
                <w:top w:val="none" w:sz="0" w:space="0" w:color="auto"/>
                <w:left w:val="none" w:sz="0" w:space="0" w:color="auto"/>
                <w:bottom w:val="none" w:sz="0" w:space="0" w:color="auto"/>
                <w:right w:val="none" w:sz="0" w:space="0" w:color="auto"/>
              </w:divBdr>
            </w:div>
            <w:div w:id="747309567">
              <w:marLeft w:val="0"/>
              <w:marRight w:val="0"/>
              <w:marTop w:val="0"/>
              <w:marBottom w:val="0"/>
              <w:divBdr>
                <w:top w:val="none" w:sz="0" w:space="0" w:color="auto"/>
                <w:left w:val="none" w:sz="0" w:space="0" w:color="auto"/>
                <w:bottom w:val="none" w:sz="0" w:space="0" w:color="auto"/>
                <w:right w:val="none" w:sz="0" w:space="0" w:color="auto"/>
              </w:divBdr>
            </w:div>
            <w:div w:id="845099942">
              <w:marLeft w:val="0"/>
              <w:marRight w:val="0"/>
              <w:marTop w:val="0"/>
              <w:marBottom w:val="0"/>
              <w:divBdr>
                <w:top w:val="none" w:sz="0" w:space="0" w:color="auto"/>
                <w:left w:val="none" w:sz="0" w:space="0" w:color="auto"/>
                <w:bottom w:val="none" w:sz="0" w:space="0" w:color="auto"/>
                <w:right w:val="none" w:sz="0" w:space="0" w:color="auto"/>
              </w:divBdr>
            </w:div>
            <w:div w:id="847787641">
              <w:marLeft w:val="0"/>
              <w:marRight w:val="0"/>
              <w:marTop w:val="0"/>
              <w:marBottom w:val="0"/>
              <w:divBdr>
                <w:top w:val="none" w:sz="0" w:space="0" w:color="auto"/>
                <w:left w:val="none" w:sz="0" w:space="0" w:color="auto"/>
                <w:bottom w:val="none" w:sz="0" w:space="0" w:color="auto"/>
                <w:right w:val="none" w:sz="0" w:space="0" w:color="auto"/>
              </w:divBdr>
            </w:div>
            <w:div w:id="1010253428">
              <w:marLeft w:val="0"/>
              <w:marRight w:val="0"/>
              <w:marTop w:val="0"/>
              <w:marBottom w:val="0"/>
              <w:divBdr>
                <w:top w:val="none" w:sz="0" w:space="0" w:color="auto"/>
                <w:left w:val="none" w:sz="0" w:space="0" w:color="auto"/>
                <w:bottom w:val="none" w:sz="0" w:space="0" w:color="auto"/>
                <w:right w:val="none" w:sz="0" w:space="0" w:color="auto"/>
              </w:divBdr>
            </w:div>
            <w:div w:id="1172136756">
              <w:marLeft w:val="0"/>
              <w:marRight w:val="0"/>
              <w:marTop w:val="0"/>
              <w:marBottom w:val="0"/>
              <w:divBdr>
                <w:top w:val="none" w:sz="0" w:space="0" w:color="auto"/>
                <w:left w:val="none" w:sz="0" w:space="0" w:color="auto"/>
                <w:bottom w:val="none" w:sz="0" w:space="0" w:color="auto"/>
                <w:right w:val="none" w:sz="0" w:space="0" w:color="auto"/>
              </w:divBdr>
            </w:div>
            <w:div w:id="1176111784">
              <w:marLeft w:val="0"/>
              <w:marRight w:val="0"/>
              <w:marTop w:val="0"/>
              <w:marBottom w:val="0"/>
              <w:divBdr>
                <w:top w:val="none" w:sz="0" w:space="0" w:color="auto"/>
                <w:left w:val="none" w:sz="0" w:space="0" w:color="auto"/>
                <w:bottom w:val="none" w:sz="0" w:space="0" w:color="auto"/>
                <w:right w:val="none" w:sz="0" w:space="0" w:color="auto"/>
              </w:divBdr>
            </w:div>
            <w:div w:id="1333339806">
              <w:marLeft w:val="0"/>
              <w:marRight w:val="0"/>
              <w:marTop w:val="0"/>
              <w:marBottom w:val="0"/>
              <w:divBdr>
                <w:top w:val="none" w:sz="0" w:space="0" w:color="auto"/>
                <w:left w:val="none" w:sz="0" w:space="0" w:color="auto"/>
                <w:bottom w:val="none" w:sz="0" w:space="0" w:color="auto"/>
                <w:right w:val="none" w:sz="0" w:space="0" w:color="auto"/>
              </w:divBdr>
            </w:div>
            <w:div w:id="1533179668">
              <w:marLeft w:val="0"/>
              <w:marRight w:val="0"/>
              <w:marTop w:val="0"/>
              <w:marBottom w:val="0"/>
              <w:divBdr>
                <w:top w:val="none" w:sz="0" w:space="0" w:color="auto"/>
                <w:left w:val="none" w:sz="0" w:space="0" w:color="auto"/>
                <w:bottom w:val="none" w:sz="0" w:space="0" w:color="auto"/>
                <w:right w:val="none" w:sz="0" w:space="0" w:color="auto"/>
              </w:divBdr>
            </w:div>
            <w:div w:id="1654337260">
              <w:marLeft w:val="0"/>
              <w:marRight w:val="0"/>
              <w:marTop w:val="0"/>
              <w:marBottom w:val="0"/>
              <w:divBdr>
                <w:top w:val="none" w:sz="0" w:space="0" w:color="auto"/>
                <w:left w:val="none" w:sz="0" w:space="0" w:color="auto"/>
                <w:bottom w:val="none" w:sz="0" w:space="0" w:color="auto"/>
                <w:right w:val="none" w:sz="0" w:space="0" w:color="auto"/>
              </w:divBdr>
            </w:div>
            <w:div w:id="1720015525">
              <w:marLeft w:val="0"/>
              <w:marRight w:val="0"/>
              <w:marTop w:val="0"/>
              <w:marBottom w:val="0"/>
              <w:divBdr>
                <w:top w:val="none" w:sz="0" w:space="0" w:color="auto"/>
                <w:left w:val="none" w:sz="0" w:space="0" w:color="auto"/>
                <w:bottom w:val="none" w:sz="0" w:space="0" w:color="auto"/>
                <w:right w:val="none" w:sz="0" w:space="0" w:color="auto"/>
              </w:divBdr>
            </w:div>
            <w:div w:id="1748723350">
              <w:marLeft w:val="0"/>
              <w:marRight w:val="0"/>
              <w:marTop w:val="0"/>
              <w:marBottom w:val="0"/>
              <w:divBdr>
                <w:top w:val="none" w:sz="0" w:space="0" w:color="auto"/>
                <w:left w:val="none" w:sz="0" w:space="0" w:color="auto"/>
                <w:bottom w:val="none" w:sz="0" w:space="0" w:color="auto"/>
                <w:right w:val="none" w:sz="0" w:space="0" w:color="auto"/>
              </w:divBdr>
            </w:div>
            <w:div w:id="1941403313">
              <w:marLeft w:val="0"/>
              <w:marRight w:val="0"/>
              <w:marTop w:val="0"/>
              <w:marBottom w:val="0"/>
              <w:divBdr>
                <w:top w:val="none" w:sz="0" w:space="0" w:color="auto"/>
                <w:left w:val="none" w:sz="0" w:space="0" w:color="auto"/>
                <w:bottom w:val="none" w:sz="0" w:space="0" w:color="auto"/>
                <w:right w:val="none" w:sz="0" w:space="0" w:color="auto"/>
              </w:divBdr>
            </w:div>
            <w:div w:id="1995990757">
              <w:marLeft w:val="0"/>
              <w:marRight w:val="0"/>
              <w:marTop w:val="0"/>
              <w:marBottom w:val="0"/>
              <w:divBdr>
                <w:top w:val="none" w:sz="0" w:space="0" w:color="auto"/>
                <w:left w:val="none" w:sz="0" w:space="0" w:color="auto"/>
                <w:bottom w:val="none" w:sz="0" w:space="0" w:color="auto"/>
                <w:right w:val="none" w:sz="0" w:space="0" w:color="auto"/>
              </w:divBdr>
            </w:div>
            <w:div w:id="2026054731">
              <w:marLeft w:val="0"/>
              <w:marRight w:val="0"/>
              <w:marTop w:val="0"/>
              <w:marBottom w:val="0"/>
              <w:divBdr>
                <w:top w:val="none" w:sz="0" w:space="0" w:color="auto"/>
                <w:left w:val="none" w:sz="0" w:space="0" w:color="auto"/>
                <w:bottom w:val="none" w:sz="0" w:space="0" w:color="auto"/>
                <w:right w:val="none" w:sz="0" w:space="0" w:color="auto"/>
              </w:divBdr>
            </w:div>
            <w:div w:id="2051953095">
              <w:marLeft w:val="0"/>
              <w:marRight w:val="0"/>
              <w:marTop w:val="0"/>
              <w:marBottom w:val="0"/>
              <w:divBdr>
                <w:top w:val="none" w:sz="0" w:space="0" w:color="auto"/>
                <w:left w:val="none" w:sz="0" w:space="0" w:color="auto"/>
                <w:bottom w:val="none" w:sz="0" w:space="0" w:color="auto"/>
                <w:right w:val="none" w:sz="0" w:space="0" w:color="auto"/>
              </w:divBdr>
            </w:div>
          </w:divsChild>
        </w:div>
        <w:div w:id="1709139653">
          <w:marLeft w:val="0"/>
          <w:marRight w:val="0"/>
          <w:marTop w:val="0"/>
          <w:marBottom w:val="0"/>
          <w:divBdr>
            <w:top w:val="none" w:sz="0" w:space="0" w:color="auto"/>
            <w:left w:val="none" w:sz="0" w:space="0" w:color="auto"/>
            <w:bottom w:val="none" w:sz="0" w:space="0" w:color="auto"/>
            <w:right w:val="none" w:sz="0" w:space="0" w:color="auto"/>
          </w:divBdr>
        </w:div>
        <w:div w:id="1804618273">
          <w:marLeft w:val="0"/>
          <w:marRight w:val="0"/>
          <w:marTop w:val="0"/>
          <w:marBottom w:val="0"/>
          <w:divBdr>
            <w:top w:val="none" w:sz="0" w:space="0" w:color="auto"/>
            <w:left w:val="none" w:sz="0" w:space="0" w:color="auto"/>
            <w:bottom w:val="none" w:sz="0" w:space="0" w:color="auto"/>
            <w:right w:val="none" w:sz="0" w:space="0" w:color="auto"/>
          </w:divBdr>
        </w:div>
        <w:div w:id="1810200426">
          <w:marLeft w:val="0"/>
          <w:marRight w:val="0"/>
          <w:marTop w:val="0"/>
          <w:marBottom w:val="0"/>
          <w:divBdr>
            <w:top w:val="none" w:sz="0" w:space="0" w:color="auto"/>
            <w:left w:val="none" w:sz="0" w:space="0" w:color="auto"/>
            <w:bottom w:val="none" w:sz="0" w:space="0" w:color="auto"/>
            <w:right w:val="none" w:sz="0" w:space="0" w:color="auto"/>
          </w:divBdr>
        </w:div>
        <w:div w:id="1864711681">
          <w:marLeft w:val="0"/>
          <w:marRight w:val="0"/>
          <w:marTop w:val="0"/>
          <w:marBottom w:val="0"/>
          <w:divBdr>
            <w:top w:val="none" w:sz="0" w:space="0" w:color="auto"/>
            <w:left w:val="none" w:sz="0" w:space="0" w:color="auto"/>
            <w:bottom w:val="none" w:sz="0" w:space="0" w:color="auto"/>
            <w:right w:val="none" w:sz="0" w:space="0" w:color="auto"/>
          </w:divBdr>
          <w:divsChild>
            <w:div w:id="108596330">
              <w:marLeft w:val="0"/>
              <w:marRight w:val="0"/>
              <w:marTop w:val="0"/>
              <w:marBottom w:val="0"/>
              <w:divBdr>
                <w:top w:val="none" w:sz="0" w:space="0" w:color="auto"/>
                <w:left w:val="none" w:sz="0" w:space="0" w:color="auto"/>
                <w:bottom w:val="none" w:sz="0" w:space="0" w:color="auto"/>
                <w:right w:val="none" w:sz="0" w:space="0" w:color="auto"/>
              </w:divBdr>
            </w:div>
            <w:div w:id="425922607">
              <w:marLeft w:val="0"/>
              <w:marRight w:val="0"/>
              <w:marTop w:val="0"/>
              <w:marBottom w:val="0"/>
              <w:divBdr>
                <w:top w:val="none" w:sz="0" w:space="0" w:color="auto"/>
                <w:left w:val="none" w:sz="0" w:space="0" w:color="auto"/>
                <w:bottom w:val="none" w:sz="0" w:space="0" w:color="auto"/>
                <w:right w:val="none" w:sz="0" w:space="0" w:color="auto"/>
              </w:divBdr>
            </w:div>
            <w:div w:id="499931642">
              <w:marLeft w:val="0"/>
              <w:marRight w:val="0"/>
              <w:marTop w:val="0"/>
              <w:marBottom w:val="0"/>
              <w:divBdr>
                <w:top w:val="none" w:sz="0" w:space="0" w:color="auto"/>
                <w:left w:val="none" w:sz="0" w:space="0" w:color="auto"/>
                <w:bottom w:val="none" w:sz="0" w:space="0" w:color="auto"/>
                <w:right w:val="none" w:sz="0" w:space="0" w:color="auto"/>
              </w:divBdr>
            </w:div>
            <w:div w:id="734401657">
              <w:marLeft w:val="0"/>
              <w:marRight w:val="0"/>
              <w:marTop w:val="0"/>
              <w:marBottom w:val="0"/>
              <w:divBdr>
                <w:top w:val="none" w:sz="0" w:space="0" w:color="auto"/>
                <w:left w:val="none" w:sz="0" w:space="0" w:color="auto"/>
                <w:bottom w:val="none" w:sz="0" w:space="0" w:color="auto"/>
                <w:right w:val="none" w:sz="0" w:space="0" w:color="auto"/>
              </w:divBdr>
            </w:div>
            <w:div w:id="808942636">
              <w:marLeft w:val="0"/>
              <w:marRight w:val="0"/>
              <w:marTop w:val="0"/>
              <w:marBottom w:val="0"/>
              <w:divBdr>
                <w:top w:val="none" w:sz="0" w:space="0" w:color="auto"/>
                <w:left w:val="none" w:sz="0" w:space="0" w:color="auto"/>
                <w:bottom w:val="none" w:sz="0" w:space="0" w:color="auto"/>
                <w:right w:val="none" w:sz="0" w:space="0" w:color="auto"/>
              </w:divBdr>
            </w:div>
            <w:div w:id="893466456">
              <w:marLeft w:val="0"/>
              <w:marRight w:val="0"/>
              <w:marTop w:val="0"/>
              <w:marBottom w:val="0"/>
              <w:divBdr>
                <w:top w:val="none" w:sz="0" w:space="0" w:color="auto"/>
                <w:left w:val="none" w:sz="0" w:space="0" w:color="auto"/>
                <w:bottom w:val="none" w:sz="0" w:space="0" w:color="auto"/>
                <w:right w:val="none" w:sz="0" w:space="0" w:color="auto"/>
              </w:divBdr>
            </w:div>
            <w:div w:id="1280145040">
              <w:marLeft w:val="0"/>
              <w:marRight w:val="0"/>
              <w:marTop w:val="0"/>
              <w:marBottom w:val="0"/>
              <w:divBdr>
                <w:top w:val="none" w:sz="0" w:space="0" w:color="auto"/>
                <w:left w:val="none" w:sz="0" w:space="0" w:color="auto"/>
                <w:bottom w:val="none" w:sz="0" w:space="0" w:color="auto"/>
                <w:right w:val="none" w:sz="0" w:space="0" w:color="auto"/>
              </w:divBdr>
            </w:div>
            <w:div w:id="1308239387">
              <w:marLeft w:val="0"/>
              <w:marRight w:val="0"/>
              <w:marTop w:val="0"/>
              <w:marBottom w:val="0"/>
              <w:divBdr>
                <w:top w:val="none" w:sz="0" w:space="0" w:color="auto"/>
                <w:left w:val="none" w:sz="0" w:space="0" w:color="auto"/>
                <w:bottom w:val="none" w:sz="0" w:space="0" w:color="auto"/>
                <w:right w:val="none" w:sz="0" w:space="0" w:color="auto"/>
              </w:divBdr>
            </w:div>
            <w:div w:id="1387490041">
              <w:marLeft w:val="0"/>
              <w:marRight w:val="0"/>
              <w:marTop w:val="0"/>
              <w:marBottom w:val="0"/>
              <w:divBdr>
                <w:top w:val="none" w:sz="0" w:space="0" w:color="auto"/>
                <w:left w:val="none" w:sz="0" w:space="0" w:color="auto"/>
                <w:bottom w:val="none" w:sz="0" w:space="0" w:color="auto"/>
                <w:right w:val="none" w:sz="0" w:space="0" w:color="auto"/>
              </w:divBdr>
            </w:div>
            <w:div w:id="1472672962">
              <w:marLeft w:val="0"/>
              <w:marRight w:val="0"/>
              <w:marTop w:val="0"/>
              <w:marBottom w:val="0"/>
              <w:divBdr>
                <w:top w:val="none" w:sz="0" w:space="0" w:color="auto"/>
                <w:left w:val="none" w:sz="0" w:space="0" w:color="auto"/>
                <w:bottom w:val="none" w:sz="0" w:space="0" w:color="auto"/>
                <w:right w:val="none" w:sz="0" w:space="0" w:color="auto"/>
              </w:divBdr>
            </w:div>
            <w:div w:id="1611740136">
              <w:marLeft w:val="0"/>
              <w:marRight w:val="0"/>
              <w:marTop w:val="0"/>
              <w:marBottom w:val="0"/>
              <w:divBdr>
                <w:top w:val="none" w:sz="0" w:space="0" w:color="auto"/>
                <w:left w:val="none" w:sz="0" w:space="0" w:color="auto"/>
                <w:bottom w:val="none" w:sz="0" w:space="0" w:color="auto"/>
                <w:right w:val="none" w:sz="0" w:space="0" w:color="auto"/>
              </w:divBdr>
            </w:div>
            <w:div w:id="1612081564">
              <w:marLeft w:val="0"/>
              <w:marRight w:val="0"/>
              <w:marTop w:val="0"/>
              <w:marBottom w:val="0"/>
              <w:divBdr>
                <w:top w:val="none" w:sz="0" w:space="0" w:color="auto"/>
                <w:left w:val="none" w:sz="0" w:space="0" w:color="auto"/>
                <w:bottom w:val="none" w:sz="0" w:space="0" w:color="auto"/>
                <w:right w:val="none" w:sz="0" w:space="0" w:color="auto"/>
              </w:divBdr>
            </w:div>
            <w:div w:id="1626276155">
              <w:marLeft w:val="0"/>
              <w:marRight w:val="0"/>
              <w:marTop w:val="0"/>
              <w:marBottom w:val="0"/>
              <w:divBdr>
                <w:top w:val="none" w:sz="0" w:space="0" w:color="auto"/>
                <w:left w:val="none" w:sz="0" w:space="0" w:color="auto"/>
                <w:bottom w:val="none" w:sz="0" w:space="0" w:color="auto"/>
                <w:right w:val="none" w:sz="0" w:space="0" w:color="auto"/>
              </w:divBdr>
            </w:div>
            <w:div w:id="1690914599">
              <w:marLeft w:val="0"/>
              <w:marRight w:val="0"/>
              <w:marTop w:val="0"/>
              <w:marBottom w:val="0"/>
              <w:divBdr>
                <w:top w:val="none" w:sz="0" w:space="0" w:color="auto"/>
                <w:left w:val="none" w:sz="0" w:space="0" w:color="auto"/>
                <w:bottom w:val="none" w:sz="0" w:space="0" w:color="auto"/>
                <w:right w:val="none" w:sz="0" w:space="0" w:color="auto"/>
              </w:divBdr>
            </w:div>
            <w:div w:id="1950896356">
              <w:marLeft w:val="0"/>
              <w:marRight w:val="0"/>
              <w:marTop w:val="0"/>
              <w:marBottom w:val="0"/>
              <w:divBdr>
                <w:top w:val="none" w:sz="0" w:space="0" w:color="auto"/>
                <w:left w:val="none" w:sz="0" w:space="0" w:color="auto"/>
                <w:bottom w:val="none" w:sz="0" w:space="0" w:color="auto"/>
                <w:right w:val="none" w:sz="0" w:space="0" w:color="auto"/>
              </w:divBdr>
            </w:div>
            <w:div w:id="2034841341">
              <w:marLeft w:val="0"/>
              <w:marRight w:val="0"/>
              <w:marTop w:val="0"/>
              <w:marBottom w:val="0"/>
              <w:divBdr>
                <w:top w:val="none" w:sz="0" w:space="0" w:color="auto"/>
                <w:left w:val="none" w:sz="0" w:space="0" w:color="auto"/>
                <w:bottom w:val="none" w:sz="0" w:space="0" w:color="auto"/>
                <w:right w:val="none" w:sz="0" w:space="0" w:color="auto"/>
              </w:divBdr>
            </w:div>
            <w:div w:id="2036036228">
              <w:marLeft w:val="0"/>
              <w:marRight w:val="0"/>
              <w:marTop w:val="0"/>
              <w:marBottom w:val="0"/>
              <w:divBdr>
                <w:top w:val="none" w:sz="0" w:space="0" w:color="auto"/>
                <w:left w:val="none" w:sz="0" w:space="0" w:color="auto"/>
                <w:bottom w:val="none" w:sz="0" w:space="0" w:color="auto"/>
                <w:right w:val="none" w:sz="0" w:space="0" w:color="auto"/>
              </w:divBdr>
            </w:div>
            <w:div w:id="2040742557">
              <w:marLeft w:val="0"/>
              <w:marRight w:val="0"/>
              <w:marTop w:val="0"/>
              <w:marBottom w:val="0"/>
              <w:divBdr>
                <w:top w:val="none" w:sz="0" w:space="0" w:color="auto"/>
                <w:left w:val="none" w:sz="0" w:space="0" w:color="auto"/>
                <w:bottom w:val="none" w:sz="0" w:space="0" w:color="auto"/>
                <w:right w:val="none" w:sz="0" w:space="0" w:color="auto"/>
              </w:divBdr>
            </w:div>
            <w:div w:id="2126342387">
              <w:marLeft w:val="0"/>
              <w:marRight w:val="0"/>
              <w:marTop w:val="0"/>
              <w:marBottom w:val="0"/>
              <w:divBdr>
                <w:top w:val="none" w:sz="0" w:space="0" w:color="auto"/>
                <w:left w:val="none" w:sz="0" w:space="0" w:color="auto"/>
                <w:bottom w:val="none" w:sz="0" w:space="0" w:color="auto"/>
                <w:right w:val="none" w:sz="0" w:space="0" w:color="auto"/>
              </w:divBdr>
            </w:div>
            <w:div w:id="2128691037">
              <w:marLeft w:val="0"/>
              <w:marRight w:val="0"/>
              <w:marTop w:val="0"/>
              <w:marBottom w:val="0"/>
              <w:divBdr>
                <w:top w:val="none" w:sz="0" w:space="0" w:color="auto"/>
                <w:left w:val="none" w:sz="0" w:space="0" w:color="auto"/>
                <w:bottom w:val="none" w:sz="0" w:space="0" w:color="auto"/>
                <w:right w:val="none" w:sz="0" w:space="0" w:color="auto"/>
              </w:divBdr>
            </w:div>
          </w:divsChild>
        </w:div>
        <w:div w:id="1949390504">
          <w:marLeft w:val="0"/>
          <w:marRight w:val="0"/>
          <w:marTop w:val="0"/>
          <w:marBottom w:val="0"/>
          <w:divBdr>
            <w:top w:val="none" w:sz="0" w:space="0" w:color="auto"/>
            <w:left w:val="none" w:sz="0" w:space="0" w:color="auto"/>
            <w:bottom w:val="none" w:sz="0" w:space="0" w:color="auto"/>
            <w:right w:val="none" w:sz="0" w:space="0" w:color="auto"/>
          </w:divBdr>
        </w:div>
        <w:div w:id="2128694639">
          <w:marLeft w:val="0"/>
          <w:marRight w:val="0"/>
          <w:marTop w:val="0"/>
          <w:marBottom w:val="0"/>
          <w:divBdr>
            <w:top w:val="none" w:sz="0" w:space="0" w:color="auto"/>
            <w:left w:val="none" w:sz="0" w:space="0" w:color="auto"/>
            <w:bottom w:val="none" w:sz="0" w:space="0" w:color="auto"/>
            <w:right w:val="none" w:sz="0" w:space="0" w:color="auto"/>
          </w:divBdr>
          <w:divsChild>
            <w:div w:id="17854015">
              <w:marLeft w:val="0"/>
              <w:marRight w:val="0"/>
              <w:marTop w:val="0"/>
              <w:marBottom w:val="0"/>
              <w:divBdr>
                <w:top w:val="none" w:sz="0" w:space="0" w:color="auto"/>
                <w:left w:val="none" w:sz="0" w:space="0" w:color="auto"/>
                <w:bottom w:val="none" w:sz="0" w:space="0" w:color="auto"/>
                <w:right w:val="none" w:sz="0" w:space="0" w:color="auto"/>
              </w:divBdr>
            </w:div>
            <w:div w:id="95953083">
              <w:marLeft w:val="0"/>
              <w:marRight w:val="0"/>
              <w:marTop w:val="0"/>
              <w:marBottom w:val="0"/>
              <w:divBdr>
                <w:top w:val="none" w:sz="0" w:space="0" w:color="auto"/>
                <w:left w:val="none" w:sz="0" w:space="0" w:color="auto"/>
                <w:bottom w:val="none" w:sz="0" w:space="0" w:color="auto"/>
                <w:right w:val="none" w:sz="0" w:space="0" w:color="auto"/>
              </w:divBdr>
            </w:div>
            <w:div w:id="395058399">
              <w:marLeft w:val="0"/>
              <w:marRight w:val="0"/>
              <w:marTop w:val="0"/>
              <w:marBottom w:val="0"/>
              <w:divBdr>
                <w:top w:val="none" w:sz="0" w:space="0" w:color="auto"/>
                <w:left w:val="none" w:sz="0" w:space="0" w:color="auto"/>
                <w:bottom w:val="none" w:sz="0" w:space="0" w:color="auto"/>
                <w:right w:val="none" w:sz="0" w:space="0" w:color="auto"/>
              </w:divBdr>
            </w:div>
            <w:div w:id="493111627">
              <w:marLeft w:val="0"/>
              <w:marRight w:val="0"/>
              <w:marTop w:val="0"/>
              <w:marBottom w:val="0"/>
              <w:divBdr>
                <w:top w:val="none" w:sz="0" w:space="0" w:color="auto"/>
                <w:left w:val="none" w:sz="0" w:space="0" w:color="auto"/>
                <w:bottom w:val="none" w:sz="0" w:space="0" w:color="auto"/>
                <w:right w:val="none" w:sz="0" w:space="0" w:color="auto"/>
              </w:divBdr>
            </w:div>
            <w:div w:id="502822285">
              <w:marLeft w:val="0"/>
              <w:marRight w:val="0"/>
              <w:marTop w:val="0"/>
              <w:marBottom w:val="0"/>
              <w:divBdr>
                <w:top w:val="none" w:sz="0" w:space="0" w:color="auto"/>
                <w:left w:val="none" w:sz="0" w:space="0" w:color="auto"/>
                <w:bottom w:val="none" w:sz="0" w:space="0" w:color="auto"/>
                <w:right w:val="none" w:sz="0" w:space="0" w:color="auto"/>
              </w:divBdr>
            </w:div>
            <w:div w:id="767585370">
              <w:marLeft w:val="0"/>
              <w:marRight w:val="0"/>
              <w:marTop w:val="0"/>
              <w:marBottom w:val="0"/>
              <w:divBdr>
                <w:top w:val="none" w:sz="0" w:space="0" w:color="auto"/>
                <w:left w:val="none" w:sz="0" w:space="0" w:color="auto"/>
                <w:bottom w:val="none" w:sz="0" w:space="0" w:color="auto"/>
                <w:right w:val="none" w:sz="0" w:space="0" w:color="auto"/>
              </w:divBdr>
            </w:div>
            <w:div w:id="805976261">
              <w:marLeft w:val="0"/>
              <w:marRight w:val="0"/>
              <w:marTop w:val="0"/>
              <w:marBottom w:val="0"/>
              <w:divBdr>
                <w:top w:val="none" w:sz="0" w:space="0" w:color="auto"/>
                <w:left w:val="none" w:sz="0" w:space="0" w:color="auto"/>
                <w:bottom w:val="none" w:sz="0" w:space="0" w:color="auto"/>
                <w:right w:val="none" w:sz="0" w:space="0" w:color="auto"/>
              </w:divBdr>
            </w:div>
            <w:div w:id="809321558">
              <w:marLeft w:val="0"/>
              <w:marRight w:val="0"/>
              <w:marTop w:val="0"/>
              <w:marBottom w:val="0"/>
              <w:divBdr>
                <w:top w:val="none" w:sz="0" w:space="0" w:color="auto"/>
                <w:left w:val="none" w:sz="0" w:space="0" w:color="auto"/>
                <w:bottom w:val="none" w:sz="0" w:space="0" w:color="auto"/>
                <w:right w:val="none" w:sz="0" w:space="0" w:color="auto"/>
              </w:divBdr>
            </w:div>
            <w:div w:id="877468379">
              <w:marLeft w:val="0"/>
              <w:marRight w:val="0"/>
              <w:marTop w:val="0"/>
              <w:marBottom w:val="0"/>
              <w:divBdr>
                <w:top w:val="none" w:sz="0" w:space="0" w:color="auto"/>
                <w:left w:val="none" w:sz="0" w:space="0" w:color="auto"/>
                <w:bottom w:val="none" w:sz="0" w:space="0" w:color="auto"/>
                <w:right w:val="none" w:sz="0" w:space="0" w:color="auto"/>
              </w:divBdr>
            </w:div>
            <w:div w:id="1060716423">
              <w:marLeft w:val="0"/>
              <w:marRight w:val="0"/>
              <w:marTop w:val="0"/>
              <w:marBottom w:val="0"/>
              <w:divBdr>
                <w:top w:val="none" w:sz="0" w:space="0" w:color="auto"/>
                <w:left w:val="none" w:sz="0" w:space="0" w:color="auto"/>
                <w:bottom w:val="none" w:sz="0" w:space="0" w:color="auto"/>
                <w:right w:val="none" w:sz="0" w:space="0" w:color="auto"/>
              </w:divBdr>
            </w:div>
            <w:div w:id="1102647283">
              <w:marLeft w:val="0"/>
              <w:marRight w:val="0"/>
              <w:marTop w:val="0"/>
              <w:marBottom w:val="0"/>
              <w:divBdr>
                <w:top w:val="none" w:sz="0" w:space="0" w:color="auto"/>
                <w:left w:val="none" w:sz="0" w:space="0" w:color="auto"/>
                <w:bottom w:val="none" w:sz="0" w:space="0" w:color="auto"/>
                <w:right w:val="none" w:sz="0" w:space="0" w:color="auto"/>
              </w:divBdr>
            </w:div>
            <w:div w:id="1153722593">
              <w:marLeft w:val="0"/>
              <w:marRight w:val="0"/>
              <w:marTop w:val="0"/>
              <w:marBottom w:val="0"/>
              <w:divBdr>
                <w:top w:val="none" w:sz="0" w:space="0" w:color="auto"/>
                <w:left w:val="none" w:sz="0" w:space="0" w:color="auto"/>
                <w:bottom w:val="none" w:sz="0" w:space="0" w:color="auto"/>
                <w:right w:val="none" w:sz="0" w:space="0" w:color="auto"/>
              </w:divBdr>
            </w:div>
            <w:div w:id="1200168982">
              <w:marLeft w:val="0"/>
              <w:marRight w:val="0"/>
              <w:marTop w:val="0"/>
              <w:marBottom w:val="0"/>
              <w:divBdr>
                <w:top w:val="none" w:sz="0" w:space="0" w:color="auto"/>
                <w:left w:val="none" w:sz="0" w:space="0" w:color="auto"/>
                <w:bottom w:val="none" w:sz="0" w:space="0" w:color="auto"/>
                <w:right w:val="none" w:sz="0" w:space="0" w:color="auto"/>
              </w:divBdr>
            </w:div>
            <w:div w:id="1249463950">
              <w:marLeft w:val="0"/>
              <w:marRight w:val="0"/>
              <w:marTop w:val="0"/>
              <w:marBottom w:val="0"/>
              <w:divBdr>
                <w:top w:val="none" w:sz="0" w:space="0" w:color="auto"/>
                <w:left w:val="none" w:sz="0" w:space="0" w:color="auto"/>
                <w:bottom w:val="none" w:sz="0" w:space="0" w:color="auto"/>
                <w:right w:val="none" w:sz="0" w:space="0" w:color="auto"/>
              </w:divBdr>
            </w:div>
            <w:div w:id="1397439787">
              <w:marLeft w:val="0"/>
              <w:marRight w:val="0"/>
              <w:marTop w:val="0"/>
              <w:marBottom w:val="0"/>
              <w:divBdr>
                <w:top w:val="none" w:sz="0" w:space="0" w:color="auto"/>
                <w:left w:val="none" w:sz="0" w:space="0" w:color="auto"/>
                <w:bottom w:val="none" w:sz="0" w:space="0" w:color="auto"/>
                <w:right w:val="none" w:sz="0" w:space="0" w:color="auto"/>
              </w:divBdr>
            </w:div>
            <w:div w:id="1487939860">
              <w:marLeft w:val="0"/>
              <w:marRight w:val="0"/>
              <w:marTop w:val="0"/>
              <w:marBottom w:val="0"/>
              <w:divBdr>
                <w:top w:val="none" w:sz="0" w:space="0" w:color="auto"/>
                <w:left w:val="none" w:sz="0" w:space="0" w:color="auto"/>
                <w:bottom w:val="none" w:sz="0" w:space="0" w:color="auto"/>
                <w:right w:val="none" w:sz="0" w:space="0" w:color="auto"/>
              </w:divBdr>
            </w:div>
            <w:div w:id="1522207816">
              <w:marLeft w:val="0"/>
              <w:marRight w:val="0"/>
              <w:marTop w:val="0"/>
              <w:marBottom w:val="0"/>
              <w:divBdr>
                <w:top w:val="none" w:sz="0" w:space="0" w:color="auto"/>
                <w:left w:val="none" w:sz="0" w:space="0" w:color="auto"/>
                <w:bottom w:val="none" w:sz="0" w:space="0" w:color="auto"/>
                <w:right w:val="none" w:sz="0" w:space="0" w:color="auto"/>
              </w:divBdr>
            </w:div>
            <w:div w:id="1664553011">
              <w:marLeft w:val="0"/>
              <w:marRight w:val="0"/>
              <w:marTop w:val="0"/>
              <w:marBottom w:val="0"/>
              <w:divBdr>
                <w:top w:val="none" w:sz="0" w:space="0" w:color="auto"/>
                <w:left w:val="none" w:sz="0" w:space="0" w:color="auto"/>
                <w:bottom w:val="none" w:sz="0" w:space="0" w:color="auto"/>
                <w:right w:val="none" w:sz="0" w:space="0" w:color="auto"/>
              </w:divBdr>
            </w:div>
            <w:div w:id="1975062959">
              <w:marLeft w:val="0"/>
              <w:marRight w:val="0"/>
              <w:marTop w:val="0"/>
              <w:marBottom w:val="0"/>
              <w:divBdr>
                <w:top w:val="none" w:sz="0" w:space="0" w:color="auto"/>
                <w:left w:val="none" w:sz="0" w:space="0" w:color="auto"/>
                <w:bottom w:val="none" w:sz="0" w:space="0" w:color="auto"/>
                <w:right w:val="none" w:sz="0" w:space="0" w:color="auto"/>
              </w:divBdr>
            </w:div>
            <w:div w:id="20470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1002">
      <w:bodyDiv w:val="1"/>
      <w:marLeft w:val="0"/>
      <w:marRight w:val="0"/>
      <w:marTop w:val="0"/>
      <w:marBottom w:val="0"/>
      <w:divBdr>
        <w:top w:val="none" w:sz="0" w:space="0" w:color="auto"/>
        <w:left w:val="none" w:sz="0" w:space="0" w:color="auto"/>
        <w:bottom w:val="none" w:sz="0" w:space="0" w:color="auto"/>
        <w:right w:val="none" w:sz="0" w:space="0" w:color="auto"/>
      </w:divBdr>
      <w:divsChild>
        <w:div w:id="137042340">
          <w:marLeft w:val="0"/>
          <w:marRight w:val="0"/>
          <w:marTop w:val="0"/>
          <w:marBottom w:val="0"/>
          <w:divBdr>
            <w:top w:val="none" w:sz="0" w:space="0" w:color="auto"/>
            <w:left w:val="none" w:sz="0" w:space="0" w:color="auto"/>
            <w:bottom w:val="none" w:sz="0" w:space="0" w:color="auto"/>
            <w:right w:val="none" w:sz="0" w:space="0" w:color="auto"/>
          </w:divBdr>
        </w:div>
        <w:div w:id="1103110008">
          <w:marLeft w:val="0"/>
          <w:marRight w:val="0"/>
          <w:marTop w:val="0"/>
          <w:marBottom w:val="0"/>
          <w:divBdr>
            <w:top w:val="none" w:sz="0" w:space="0" w:color="auto"/>
            <w:left w:val="none" w:sz="0" w:space="0" w:color="auto"/>
            <w:bottom w:val="none" w:sz="0" w:space="0" w:color="auto"/>
            <w:right w:val="none" w:sz="0" w:space="0" w:color="auto"/>
          </w:divBdr>
        </w:div>
      </w:divsChild>
    </w:div>
    <w:div w:id="1481725419">
      <w:bodyDiv w:val="1"/>
      <w:marLeft w:val="0"/>
      <w:marRight w:val="0"/>
      <w:marTop w:val="0"/>
      <w:marBottom w:val="0"/>
      <w:divBdr>
        <w:top w:val="none" w:sz="0" w:space="0" w:color="auto"/>
        <w:left w:val="none" w:sz="0" w:space="0" w:color="auto"/>
        <w:bottom w:val="none" w:sz="0" w:space="0" w:color="auto"/>
        <w:right w:val="none" w:sz="0" w:space="0" w:color="auto"/>
      </w:divBdr>
      <w:divsChild>
        <w:div w:id="74936158">
          <w:marLeft w:val="0"/>
          <w:marRight w:val="0"/>
          <w:marTop w:val="0"/>
          <w:marBottom w:val="0"/>
          <w:divBdr>
            <w:top w:val="none" w:sz="0" w:space="0" w:color="auto"/>
            <w:left w:val="none" w:sz="0" w:space="0" w:color="auto"/>
            <w:bottom w:val="none" w:sz="0" w:space="0" w:color="auto"/>
            <w:right w:val="none" w:sz="0" w:space="0" w:color="auto"/>
          </w:divBdr>
        </w:div>
        <w:div w:id="87313004">
          <w:marLeft w:val="0"/>
          <w:marRight w:val="0"/>
          <w:marTop w:val="0"/>
          <w:marBottom w:val="0"/>
          <w:divBdr>
            <w:top w:val="none" w:sz="0" w:space="0" w:color="auto"/>
            <w:left w:val="none" w:sz="0" w:space="0" w:color="auto"/>
            <w:bottom w:val="none" w:sz="0" w:space="0" w:color="auto"/>
            <w:right w:val="none" w:sz="0" w:space="0" w:color="auto"/>
          </w:divBdr>
          <w:divsChild>
            <w:div w:id="195315328">
              <w:marLeft w:val="0"/>
              <w:marRight w:val="0"/>
              <w:marTop w:val="0"/>
              <w:marBottom w:val="0"/>
              <w:divBdr>
                <w:top w:val="none" w:sz="0" w:space="0" w:color="auto"/>
                <w:left w:val="none" w:sz="0" w:space="0" w:color="auto"/>
                <w:bottom w:val="none" w:sz="0" w:space="0" w:color="auto"/>
                <w:right w:val="none" w:sz="0" w:space="0" w:color="auto"/>
              </w:divBdr>
            </w:div>
            <w:div w:id="671176200">
              <w:marLeft w:val="0"/>
              <w:marRight w:val="0"/>
              <w:marTop w:val="0"/>
              <w:marBottom w:val="0"/>
              <w:divBdr>
                <w:top w:val="none" w:sz="0" w:space="0" w:color="auto"/>
                <w:left w:val="none" w:sz="0" w:space="0" w:color="auto"/>
                <w:bottom w:val="none" w:sz="0" w:space="0" w:color="auto"/>
                <w:right w:val="none" w:sz="0" w:space="0" w:color="auto"/>
              </w:divBdr>
            </w:div>
            <w:div w:id="761994324">
              <w:marLeft w:val="0"/>
              <w:marRight w:val="0"/>
              <w:marTop w:val="0"/>
              <w:marBottom w:val="0"/>
              <w:divBdr>
                <w:top w:val="none" w:sz="0" w:space="0" w:color="auto"/>
                <w:left w:val="none" w:sz="0" w:space="0" w:color="auto"/>
                <w:bottom w:val="none" w:sz="0" w:space="0" w:color="auto"/>
                <w:right w:val="none" w:sz="0" w:space="0" w:color="auto"/>
              </w:divBdr>
            </w:div>
            <w:div w:id="985863381">
              <w:marLeft w:val="0"/>
              <w:marRight w:val="0"/>
              <w:marTop w:val="0"/>
              <w:marBottom w:val="0"/>
              <w:divBdr>
                <w:top w:val="none" w:sz="0" w:space="0" w:color="auto"/>
                <w:left w:val="none" w:sz="0" w:space="0" w:color="auto"/>
                <w:bottom w:val="none" w:sz="0" w:space="0" w:color="auto"/>
                <w:right w:val="none" w:sz="0" w:space="0" w:color="auto"/>
              </w:divBdr>
            </w:div>
            <w:div w:id="1023941297">
              <w:marLeft w:val="0"/>
              <w:marRight w:val="0"/>
              <w:marTop w:val="0"/>
              <w:marBottom w:val="0"/>
              <w:divBdr>
                <w:top w:val="none" w:sz="0" w:space="0" w:color="auto"/>
                <w:left w:val="none" w:sz="0" w:space="0" w:color="auto"/>
                <w:bottom w:val="none" w:sz="0" w:space="0" w:color="auto"/>
                <w:right w:val="none" w:sz="0" w:space="0" w:color="auto"/>
              </w:divBdr>
            </w:div>
            <w:div w:id="1025785602">
              <w:marLeft w:val="0"/>
              <w:marRight w:val="0"/>
              <w:marTop w:val="0"/>
              <w:marBottom w:val="0"/>
              <w:divBdr>
                <w:top w:val="none" w:sz="0" w:space="0" w:color="auto"/>
                <w:left w:val="none" w:sz="0" w:space="0" w:color="auto"/>
                <w:bottom w:val="none" w:sz="0" w:space="0" w:color="auto"/>
                <w:right w:val="none" w:sz="0" w:space="0" w:color="auto"/>
              </w:divBdr>
            </w:div>
            <w:div w:id="1151170115">
              <w:marLeft w:val="0"/>
              <w:marRight w:val="0"/>
              <w:marTop w:val="0"/>
              <w:marBottom w:val="0"/>
              <w:divBdr>
                <w:top w:val="none" w:sz="0" w:space="0" w:color="auto"/>
                <w:left w:val="none" w:sz="0" w:space="0" w:color="auto"/>
                <w:bottom w:val="none" w:sz="0" w:space="0" w:color="auto"/>
                <w:right w:val="none" w:sz="0" w:space="0" w:color="auto"/>
              </w:divBdr>
            </w:div>
            <w:div w:id="1216772433">
              <w:marLeft w:val="0"/>
              <w:marRight w:val="0"/>
              <w:marTop w:val="0"/>
              <w:marBottom w:val="0"/>
              <w:divBdr>
                <w:top w:val="none" w:sz="0" w:space="0" w:color="auto"/>
                <w:left w:val="none" w:sz="0" w:space="0" w:color="auto"/>
                <w:bottom w:val="none" w:sz="0" w:space="0" w:color="auto"/>
                <w:right w:val="none" w:sz="0" w:space="0" w:color="auto"/>
              </w:divBdr>
            </w:div>
            <w:div w:id="1230575277">
              <w:marLeft w:val="0"/>
              <w:marRight w:val="0"/>
              <w:marTop w:val="0"/>
              <w:marBottom w:val="0"/>
              <w:divBdr>
                <w:top w:val="none" w:sz="0" w:space="0" w:color="auto"/>
                <w:left w:val="none" w:sz="0" w:space="0" w:color="auto"/>
                <w:bottom w:val="none" w:sz="0" w:space="0" w:color="auto"/>
                <w:right w:val="none" w:sz="0" w:space="0" w:color="auto"/>
              </w:divBdr>
            </w:div>
            <w:div w:id="1244298751">
              <w:marLeft w:val="0"/>
              <w:marRight w:val="0"/>
              <w:marTop w:val="0"/>
              <w:marBottom w:val="0"/>
              <w:divBdr>
                <w:top w:val="none" w:sz="0" w:space="0" w:color="auto"/>
                <w:left w:val="none" w:sz="0" w:space="0" w:color="auto"/>
                <w:bottom w:val="none" w:sz="0" w:space="0" w:color="auto"/>
                <w:right w:val="none" w:sz="0" w:space="0" w:color="auto"/>
              </w:divBdr>
            </w:div>
            <w:div w:id="1329207529">
              <w:marLeft w:val="0"/>
              <w:marRight w:val="0"/>
              <w:marTop w:val="0"/>
              <w:marBottom w:val="0"/>
              <w:divBdr>
                <w:top w:val="none" w:sz="0" w:space="0" w:color="auto"/>
                <w:left w:val="none" w:sz="0" w:space="0" w:color="auto"/>
                <w:bottom w:val="none" w:sz="0" w:space="0" w:color="auto"/>
                <w:right w:val="none" w:sz="0" w:space="0" w:color="auto"/>
              </w:divBdr>
            </w:div>
            <w:div w:id="1394506946">
              <w:marLeft w:val="0"/>
              <w:marRight w:val="0"/>
              <w:marTop w:val="0"/>
              <w:marBottom w:val="0"/>
              <w:divBdr>
                <w:top w:val="none" w:sz="0" w:space="0" w:color="auto"/>
                <w:left w:val="none" w:sz="0" w:space="0" w:color="auto"/>
                <w:bottom w:val="none" w:sz="0" w:space="0" w:color="auto"/>
                <w:right w:val="none" w:sz="0" w:space="0" w:color="auto"/>
              </w:divBdr>
            </w:div>
            <w:div w:id="1400438796">
              <w:marLeft w:val="0"/>
              <w:marRight w:val="0"/>
              <w:marTop w:val="0"/>
              <w:marBottom w:val="0"/>
              <w:divBdr>
                <w:top w:val="none" w:sz="0" w:space="0" w:color="auto"/>
                <w:left w:val="none" w:sz="0" w:space="0" w:color="auto"/>
                <w:bottom w:val="none" w:sz="0" w:space="0" w:color="auto"/>
                <w:right w:val="none" w:sz="0" w:space="0" w:color="auto"/>
              </w:divBdr>
            </w:div>
            <w:div w:id="1506869860">
              <w:marLeft w:val="0"/>
              <w:marRight w:val="0"/>
              <w:marTop w:val="0"/>
              <w:marBottom w:val="0"/>
              <w:divBdr>
                <w:top w:val="none" w:sz="0" w:space="0" w:color="auto"/>
                <w:left w:val="none" w:sz="0" w:space="0" w:color="auto"/>
                <w:bottom w:val="none" w:sz="0" w:space="0" w:color="auto"/>
                <w:right w:val="none" w:sz="0" w:space="0" w:color="auto"/>
              </w:divBdr>
            </w:div>
            <w:div w:id="1571188039">
              <w:marLeft w:val="0"/>
              <w:marRight w:val="0"/>
              <w:marTop w:val="0"/>
              <w:marBottom w:val="0"/>
              <w:divBdr>
                <w:top w:val="none" w:sz="0" w:space="0" w:color="auto"/>
                <w:left w:val="none" w:sz="0" w:space="0" w:color="auto"/>
                <w:bottom w:val="none" w:sz="0" w:space="0" w:color="auto"/>
                <w:right w:val="none" w:sz="0" w:space="0" w:color="auto"/>
              </w:divBdr>
            </w:div>
            <w:div w:id="1668944399">
              <w:marLeft w:val="0"/>
              <w:marRight w:val="0"/>
              <w:marTop w:val="0"/>
              <w:marBottom w:val="0"/>
              <w:divBdr>
                <w:top w:val="none" w:sz="0" w:space="0" w:color="auto"/>
                <w:left w:val="none" w:sz="0" w:space="0" w:color="auto"/>
                <w:bottom w:val="none" w:sz="0" w:space="0" w:color="auto"/>
                <w:right w:val="none" w:sz="0" w:space="0" w:color="auto"/>
              </w:divBdr>
            </w:div>
            <w:div w:id="1681539333">
              <w:marLeft w:val="0"/>
              <w:marRight w:val="0"/>
              <w:marTop w:val="0"/>
              <w:marBottom w:val="0"/>
              <w:divBdr>
                <w:top w:val="none" w:sz="0" w:space="0" w:color="auto"/>
                <w:left w:val="none" w:sz="0" w:space="0" w:color="auto"/>
                <w:bottom w:val="none" w:sz="0" w:space="0" w:color="auto"/>
                <w:right w:val="none" w:sz="0" w:space="0" w:color="auto"/>
              </w:divBdr>
            </w:div>
            <w:div w:id="1705133750">
              <w:marLeft w:val="0"/>
              <w:marRight w:val="0"/>
              <w:marTop w:val="0"/>
              <w:marBottom w:val="0"/>
              <w:divBdr>
                <w:top w:val="none" w:sz="0" w:space="0" w:color="auto"/>
                <w:left w:val="none" w:sz="0" w:space="0" w:color="auto"/>
                <w:bottom w:val="none" w:sz="0" w:space="0" w:color="auto"/>
                <w:right w:val="none" w:sz="0" w:space="0" w:color="auto"/>
              </w:divBdr>
            </w:div>
            <w:div w:id="1721049095">
              <w:marLeft w:val="0"/>
              <w:marRight w:val="0"/>
              <w:marTop w:val="0"/>
              <w:marBottom w:val="0"/>
              <w:divBdr>
                <w:top w:val="none" w:sz="0" w:space="0" w:color="auto"/>
                <w:left w:val="none" w:sz="0" w:space="0" w:color="auto"/>
                <w:bottom w:val="none" w:sz="0" w:space="0" w:color="auto"/>
                <w:right w:val="none" w:sz="0" w:space="0" w:color="auto"/>
              </w:divBdr>
            </w:div>
            <w:div w:id="1902866054">
              <w:marLeft w:val="0"/>
              <w:marRight w:val="0"/>
              <w:marTop w:val="0"/>
              <w:marBottom w:val="0"/>
              <w:divBdr>
                <w:top w:val="none" w:sz="0" w:space="0" w:color="auto"/>
                <w:left w:val="none" w:sz="0" w:space="0" w:color="auto"/>
                <w:bottom w:val="none" w:sz="0" w:space="0" w:color="auto"/>
                <w:right w:val="none" w:sz="0" w:space="0" w:color="auto"/>
              </w:divBdr>
            </w:div>
          </w:divsChild>
        </w:div>
        <w:div w:id="197203056">
          <w:marLeft w:val="0"/>
          <w:marRight w:val="0"/>
          <w:marTop w:val="0"/>
          <w:marBottom w:val="0"/>
          <w:divBdr>
            <w:top w:val="none" w:sz="0" w:space="0" w:color="auto"/>
            <w:left w:val="none" w:sz="0" w:space="0" w:color="auto"/>
            <w:bottom w:val="none" w:sz="0" w:space="0" w:color="auto"/>
            <w:right w:val="none" w:sz="0" w:space="0" w:color="auto"/>
          </w:divBdr>
        </w:div>
        <w:div w:id="228926586">
          <w:marLeft w:val="0"/>
          <w:marRight w:val="0"/>
          <w:marTop w:val="0"/>
          <w:marBottom w:val="0"/>
          <w:divBdr>
            <w:top w:val="none" w:sz="0" w:space="0" w:color="auto"/>
            <w:left w:val="none" w:sz="0" w:space="0" w:color="auto"/>
            <w:bottom w:val="none" w:sz="0" w:space="0" w:color="auto"/>
            <w:right w:val="none" w:sz="0" w:space="0" w:color="auto"/>
          </w:divBdr>
        </w:div>
        <w:div w:id="249394070">
          <w:marLeft w:val="0"/>
          <w:marRight w:val="0"/>
          <w:marTop w:val="0"/>
          <w:marBottom w:val="0"/>
          <w:divBdr>
            <w:top w:val="none" w:sz="0" w:space="0" w:color="auto"/>
            <w:left w:val="none" w:sz="0" w:space="0" w:color="auto"/>
            <w:bottom w:val="none" w:sz="0" w:space="0" w:color="auto"/>
            <w:right w:val="none" w:sz="0" w:space="0" w:color="auto"/>
          </w:divBdr>
        </w:div>
        <w:div w:id="257711879">
          <w:marLeft w:val="0"/>
          <w:marRight w:val="0"/>
          <w:marTop w:val="0"/>
          <w:marBottom w:val="0"/>
          <w:divBdr>
            <w:top w:val="none" w:sz="0" w:space="0" w:color="auto"/>
            <w:left w:val="none" w:sz="0" w:space="0" w:color="auto"/>
            <w:bottom w:val="none" w:sz="0" w:space="0" w:color="auto"/>
            <w:right w:val="none" w:sz="0" w:space="0" w:color="auto"/>
          </w:divBdr>
        </w:div>
        <w:div w:id="456921383">
          <w:marLeft w:val="0"/>
          <w:marRight w:val="0"/>
          <w:marTop w:val="0"/>
          <w:marBottom w:val="0"/>
          <w:divBdr>
            <w:top w:val="none" w:sz="0" w:space="0" w:color="auto"/>
            <w:left w:val="none" w:sz="0" w:space="0" w:color="auto"/>
            <w:bottom w:val="none" w:sz="0" w:space="0" w:color="auto"/>
            <w:right w:val="none" w:sz="0" w:space="0" w:color="auto"/>
          </w:divBdr>
        </w:div>
        <w:div w:id="544021678">
          <w:marLeft w:val="0"/>
          <w:marRight w:val="0"/>
          <w:marTop w:val="0"/>
          <w:marBottom w:val="0"/>
          <w:divBdr>
            <w:top w:val="none" w:sz="0" w:space="0" w:color="auto"/>
            <w:left w:val="none" w:sz="0" w:space="0" w:color="auto"/>
            <w:bottom w:val="none" w:sz="0" w:space="0" w:color="auto"/>
            <w:right w:val="none" w:sz="0" w:space="0" w:color="auto"/>
          </w:divBdr>
          <w:divsChild>
            <w:div w:id="50464384">
              <w:marLeft w:val="0"/>
              <w:marRight w:val="0"/>
              <w:marTop w:val="0"/>
              <w:marBottom w:val="0"/>
              <w:divBdr>
                <w:top w:val="none" w:sz="0" w:space="0" w:color="auto"/>
                <w:left w:val="none" w:sz="0" w:space="0" w:color="auto"/>
                <w:bottom w:val="none" w:sz="0" w:space="0" w:color="auto"/>
                <w:right w:val="none" w:sz="0" w:space="0" w:color="auto"/>
              </w:divBdr>
            </w:div>
            <w:div w:id="173617695">
              <w:marLeft w:val="0"/>
              <w:marRight w:val="0"/>
              <w:marTop w:val="0"/>
              <w:marBottom w:val="0"/>
              <w:divBdr>
                <w:top w:val="none" w:sz="0" w:space="0" w:color="auto"/>
                <w:left w:val="none" w:sz="0" w:space="0" w:color="auto"/>
                <w:bottom w:val="none" w:sz="0" w:space="0" w:color="auto"/>
                <w:right w:val="none" w:sz="0" w:space="0" w:color="auto"/>
              </w:divBdr>
            </w:div>
            <w:div w:id="250941463">
              <w:marLeft w:val="0"/>
              <w:marRight w:val="0"/>
              <w:marTop w:val="0"/>
              <w:marBottom w:val="0"/>
              <w:divBdr>
                <w:top w:val="none" w:sz="0" w:space="0" w:color="auto"/>
                <w:left w:val="none" w:sz="0" w:space="0" w:color="auto"/>
                <w:bottom w:val="none" w:sz="0" w:space="0" w:color="auto"/>
                <w:right w:val="none" w:sz="0" w:space="0" w:color="auto"/>
              </w:divBdr>
            </w:div>
            <w:div w:id="296226817">
              <w:marLeft w:val="0"/>
              <w:marRight w:val="0"/>
              <w:marTop w:val="0"/>
              <w:marBottom w:val="0"/>
              <w:divBdr>
                <w:top w:val="none" w:sz="0" w:space="0" w:color="auto"/>
                <w:left w:val="none" w:sz="0" w:space="0" w:color="auto"/>
                <w:bottom w:val="none" w:sz="0" w:space="0" w:color="auto"/>
                <w:right w:val="none" w:sz="0" w:space="0" w:color="auto"/>
              </w:divBdr>
            </w:div>
            <w:div w:id="321205619">
              <w:marLeft w:val="0"/>
              <w:marRight w:val="0"/>
              <w:marTop w:val="0"/>
              <w:marBottom w:val="0"/>
              <w:divBdr>
                <w:top w:val="none" w:sz="0" w:space="0" w:color="auto"/>
                <w:left w:val="none" w:sz="0" w:space="0" w:color="auto"/>
                <w:bottom w:val="none" w:sz="0" w:space="0" w:color="auto"/>
                <w:right w:val="none" w:sz="0" w:space="0" w:color="auto"/>
              </w:divBdr>
            </w:div>
            <w:div w:id="331180082">
              <w:marLeft w:val="0"/>
              <w:marRight w:val="0"/>
              <w:marTop w:val="0"/>
              <w:marBottom w:val="0"/>
              <w:divBdr>
                <w:top w:val="none" w:sz="0" w:space="0" w:color="auto"/>
                <w:left w:val="none" w:sz="0" w:space="0" w:color="auto"/>
                <w:bottom w:val="none" w:sz="0" w:space="0" w:color="auto"/>
                <w:right w:val="none" w:sz="0" w:space="0" w:color="auto"/>
              </w:divBdr>
            </w:div>
            <w:div w:id="733746827">
              <w:marLeft w:val="0"/>
              <w:marRight w:val="0"/>
              <w:marTop w:val="0"/>
              <w:marBottom w:val="0"/>
              <w:divBdr>
                <w:top w:val="none" w:sz="0" w:space="0" w:color="auto"/>
                <w:left w:val="none" w:sz="0" w:space="0" w:color="auto"/>
                <w:bottom w:val="none" w:sz="0" w:space="0" w:color="auto"/>
                <w:right w:val="none" w:sz="0" w:space="0" w:color="auto"/>
              </w:divBdr>
            </w:div>
            <w:div w:id="791903966">
              <w:marLeft w:val="0"/>
              <w:marRight w:val="0"/>
              <w:marTop w:val="0"/>
              <w:marBottom w:val="0"/>
              <w:divBdr>
                <w:top w:val="none" w:sz="0" w:space="0" w:color="auto"/>
                <w:left w:val="none" w:sz="0" w:space="0" w:color="auto"/>
                <w:bottom w:val="none" w:sz="0" w:space="0" w:color="auto"/>
                <w:right w:val="none" w:sz="0" w:space="0" w:color="auto"/>
              </w:divBdr>
            </w:div>
            <w:div w:id="826941040">
              <w:marLeft w:val="0"/>
              <w:marRight w:val="0"/>
              <w:marTop w:val="0"/>
              <w:marBottom w:val="0"/>
              <w:divBdr>
                <w:top w:val="none" w:sz="0" w:space="0" w:color="auto"/>
                <w:left w:val="none" w:sz="0" w:space="0" w:color="auto"/>
                <w:bottom w:val="none" w:sz="0" w:space="0" w:color="auto"/>
                <w:right w:val="none" w:sz="0" w:space="0" w:color="auto"/>
              </w:divBdr>
            </w:div>
            <w:div w:id="857623468">
              <w:marLeft w:val="0"/>
              <w:marRight w:val="0"/>
              <w:marTop w:val="0"/>
              <w:marBottom w:val="0"/>
              <w:divBdr>
                <w:top w:val="none" w:sz="0" w:space="0" w:color="auto"/>
                <w:left w:val="none" w:sz="0" w:space="0" w:color="auto"/>
                <w:bottom w:val="none" w:sz="0" w:space="0" w:color="auto"/>
                <w:right w:val="none" w:sz="0" w:space="0" w:color="auto"/>
              </w:divBdr>
            </w:div>
            <w:div w:id="868101713">
              <w:marLeft w:val="0"/>
              <w:marRight w:val="0"/>
              <w:marTop w:val="0"/>
              <w:marBottom w:val="0"/>
              <w:divBdr>
                <w:top w:val="none" w:sz="0" w:space="0" w:color="auto"/>
                <w:left w:val="none" w:sz="0" w:space="0" w:color="auto"/>
                <w:bottom w:val="none" w:sz="0" w:space="0" w:color="auto"/>
                <w:right w:val="none" w:sz="0" w:space="0" w:color="auto"/>
              </w:divBdr>
            </w:div>
            <w:div w:id="967125080">
              <w:marLeft w:val="0"/>
              <w:marRight w:val="0"/>
              <w:marTop w:val="0"/>
              <w:marBottom w:val="0"/>
              <w:divBdr>
                <w:top w:val="none" w:sz="0" w:space="0" w:color="auto"/>
                <w:left w:val="none" w:sz="0" w:space="0" w:color="auto"/>
                <w:bottom w:val="none" w:sz="0" w:space="0" w:color="auto"/>
                <w:right w:val="none" w:sz="0" w:space="0" w:color="auto"/>
              </w:divBdr>
            </w:div>
            <w:div w:id="1064834284">
              <w:marLeft w:val="0"/>
              <w:marRight w:val="0"/>
              <w:marTop w:val="0"/>
              <w:marBottom w:val="0"/>
              <w:divBdr>
                <w:top w:val="none" w:sz="0" w:space="0" w:color="auto"/>
                <w:left w:val="none" w:sz="0" w:space="0" w:color="auto"/>
                <w:bottom w:val="none" w:sz="0" w:space="0" w:color="auto"/>
                <w:right w:val="none" w:sz="0" w:space="0" w:color="auto"/>
              </w:divBdr>
            </w:div>
            <w:div w:id="1264654265">
              <w:marLeft w:val="0"/>
              <w:marRight w:val="0"/>
              <w:marTop w:val="0"/>
              <w:marBottom w:val="0"/>
              <w:divBdr>
                <w:top w:val="none" w:sz="0" w:space="0" w:color="auto"/>
                <w:left w:val="none" w:sz="0" w:space="0" w:color="auto"/>
                <w:bottom w:val="none" w:sz="0" w:space="0" w:color="auto"/>
                <w:right w:val="none" w:sz="0" w:space="0" w:color="auto"/>
              </w:divBdr>
            </w:div>
            <w:div w:id="1447966137">
              <w:marLeft w:val="0"/>
              <w:marRight w:val="0"/>
              <w:marTop w:val="0"/>
              <w:marBottom w:val="0"/>
              <w:divBdr>
                <w:top w:val="none" w:sz="0" w:space="0" w:color="auto"/>
                <w:left w:val="none" w:sz="0" w:space="0" w:color="auto"/>
                <w:bottom w:val="none" w:sz="0" w:space="0" w:color="auto"/>
                <w:right w:val="none" w:sz="0" w:space="0" w:color="auto"/>
              </w:divBdr>
            </w:div>
            <w:div w:id="1607729457">
              <w:marLeft w:val="0"/>
              <w:marRight w:val="0"/>
              <w:marTop w:val="0"/>
              <w:marBottom w:val="0"/>
              <w:divBdr>
                <w:top w:val="none" w:sz="0" w:space="0" w:color="auto"/>
                <w:left w:val="none" w:sz="0" w:space="0" w:color="auto"/>
                <w:bottom w:val="none" w:sz="0" w:space="0" w:color="auto"/>
                <w:right w:val="none" w:sz="0" w:space="0" w:color="auto"/>
              </w:divBdr>
            </w:div>
            <w:div w:id="1616979419">
              <w:marLeft w:val="0"/>
              <w:marRight w:val="0"/>
              <w:marTop w:val="0"/>
              <w:marBottom w:val="0"/>
              <w:divBdr>
                <w:top w:val="none" w:sz="0" w:space="0" w:color="auto"/>
                <w:left w:val="none" w:sz="0" w:space="0" w:color="auto"/>
                <w:bottom w:val="none" w:sz="0" w:space="0" w:color="auto"/>
                <w:right w:val="none" w:sz="0" w:space="0" w:color="auto"/>
              </w:divBdr>
            </w:div>
            <w:div w:id="1827894840">
              <w:marLeft w:val="0"/>
              <w:marRight w:val="0"/>
              <w:marTop w:val="0"/>
              <w:marBottom w:val="0"/>
              <w:divBdr>
                <w:top w:val="none" w:sz="0" w:space="0" w:color="auto"/>
                <w:left w:val="none" w:sz="0" w:space="0" w:color="auto"/>
                <w:bottom w:val="none" w:sz="0" w:space="0" w:color="auto"/>
                <w:right w:val="none" w:sz="0" w:space="0" w:color="auto"/>
              </w:divBdr>
            </w:div>
            <w:div w:id="2000692790">
              <w:marLeft w:val="0"/>
              <w:marRight w:val="0"/>
              <w:marTop w:val="0"/>
              <w:marBottom w:val="0"/>
              <w:divBdr>
                <w:top w:val="none" w:sz="0" w:space="0" w:color="auto"/>
                <w:left w:val="none" w:sz="0" w:space="0" w:color="auto"/>
                <w:bottom w:val="none" w:sz="0" w:space="0" w:color="auto"/>
                <w:right w:val="none" w:sz="0" w:space="0" w:color="auto"/>
              </w:divBdr>
            </w:div>
            <w:div w:id="2040620831">
              <w:marLeft w:val="0"/>
              <w:marRight w:val="0"/>
              <w:marTop w:val="0"/>
              <w:marBottom w:val="0"/>
              <w:divBdr>
                <w:top w:val="none" w:sz="0" w:space="0" w:color="auto"/>
                <w:left w:val="none" w:sz="0" w:space="0" w:color="auto"/>
                <w:bottom w:val="none" w:sz="0" w:space="0" w:color="auto"/>
                <w:right w:val="none" w:sz="0" w:space="0" w:color="auto"/>
              </w:divBdr>
            </w:div>
          </w:divsChild>
        </w:div>
        <w:div w:id="549852068">
          <w:marLeft w:val="0"/>
          <w:marRight w:val="0"/>
          <w:marTop w:val="0"/>
          <w:marBottom w:val="0"/>
          <w:divBdr>
            <w:top w:val="none" w:sz="0" w:space="0" w:color="auto"/>
            <w:left w:val="none" w:sz="0" w:space="0" w:color="auto"/>
            <w:bottom w:val="none" w:sz="0" w:space="0" w:color="auto"/>
            <w:right w:val="none" w:sz="0" w:space="0" w:color="auto"/>
          </w:divBdr>
          <w:divsChild>
            <w:div w:id="121315470">
              <w:marLeft w:val="0"/>
              <w:marRight w:val="0"/>
              <w:marTop w:val="0"/>
              <w:marBottom w:val="0"/>
              <w:divBdr>
                <w:top w:val="none" w:sz="0" w:space="0" w:color="auto"/>
                <w:left w:val="none" w:sz="0" w:space="0" w:color="auto"/>
                <w:bottom w:val="none" w:sz="0" w:space="0" w:color="auto"/>
                <w:right w:val="none" w:sz="0" w:space="0" w:color="auto"/>
              </w:divBdr>
            </w:div>
            <w:div w:id="210459119">
              <w:marLeft w:val="0"/>
              <w:marRight w:val="0"/>
              <w:marTop w:val="0"/>
              <w:marBottom w:val="0"/>
              <w:divBdr>
                <w:top w:val="none" w:sz="0" w:space="0" w:color="auto"/>
                <w:left w:val="none" w:sz="0" w:space="0" w:color="auto"/>
                <w:bottom w:val="none" w:sz="0" w:space="0" w:color="auto"/>
                <w:right w:val="none" w:sz="0" w:space="0" w:color="auto"/>
              </w:divBdr>
            </w:div>
            <w:div w:id="329413831">
              <w:marLeft w:val="0"/>
              <w:marRight w:val="0"/>
              <w:marTop w:val="0"/>
              <w:marBottom w:val="0"/>
              <w:divBdr>
                <w:top w:val="none" w:sz="0" w:space="0" w:color="auto"/>
                <w:left w:val="none" w:sz="0" w:space="0" w:color="auto"/>
                <w:bottom w:val="none" w:sz="0" w:space="0" w:color="auto"/>
                <w:right w:val="none" w:sz="0" w:space="0" w:color="auto"/>
              </w:divBdr>
            </w:div>
            <w:div w:id="470563220">
              <w:marLeft w:val="0"/>
              <w:marRight w:val="0"/>
              <w:marTop w:val="0"/>
              <w:marBottom w:val="0"/>
              <w:divBdr>
                <w:top w:val="none" w:sz="0" w:space="0" w:color="auto"/>
                <w:left w:val="none" w:sz="0" w:space="0" w:color="auto"/>
                <w:bottom w:val="none" w:sz="0" w:space="0" w:color="auto"/>
                <w:right w:val="none" w:sz="0" w:space="0" w:color="auto"/>
              </w:divBdr>
            </w:div>
            <w:div w:id="640040009">
              <w:marLeft w:val="0"/>
              <w:marRight w:val="0"/>
              <w:marTop w:val="0"/>
              <w:marBottom w:val="0"/>
              <w:divBdr>
                <w:top w:val="none" w:sz="0" w:space="0" w:color="auto"/>
                <w:left w:val="none" w:sz="0" w:space="0" w:color="auto"/>
                <w:bottom w:val="none" w:sz="0" w:space="0" w:color="auto"/>
                <w:right w:val="none" w:sz="0" w:space="0" w:color="auto"/>
              </w:divBdr>
            </w:div>
            <w:div w:id="696584687">
              <w:marLeft w:val="0"/>
              <w:marRight w:val="0"/>
              <w:marTop w:val="0"/>
              <w:marBottom w:val="0"/>
              <w:divBdr>
                <w:top w:val="none" w:sz="0" w:space="0" w:color="auto"/>
                <w:left w:val="none" w:sz="0" w:space="0" w:color="auto"/>
                <w:bottom w:val="none" w:sz="0" w:space="0" w:color="auto"/>
                <w:right w:val="none" w:sz="0" w:space="0" w:color="auto"/>
              </w:divBdr>
            </w:div>
            <w:div w:id="699740183">
              <w:marLeft w:val="0"/>
              <w:marRight w:val="0"/>
              <w:marTop w:val="0"/>
              <w:marBottom w:val="0"/>
              <w:divBdr>
                <w:top w:val="none" w:sz="0" w:space="0" w:color="auto"/>
                <w:left w:val="none" w:sz="0" w:space="0" w:color="auto"/>
                <w:bottom w:val="none" w:sz="0" w:space="0" w:color="auto"/>
                <w:right w:val="none" w:sz="0" w:space="0" w:color="auto"/>
              </w:divBdr>
            </w:div>
            <w:div w:id="940723659">
              <w:marLeft w:val="0"/>
              <w:marRight w:val="0"/>
              <w:marTop w:val="0"/>
              <w:marBottom w:val="0"/>
              <w:divBdr>
                <w:top w:val="none" w:sz="0" w:space="0" w:color="auto"/>
                <w:left w:val="none" w:sz="0" w:space="0" w:color="auto"/>
                <w:bottom w:val="none" w:sz="0" w:space="0" w:color="auto"/>
                <w:right w:val="none" w:sz="0" w:space="0" w:color="auto"/>
              </w:divBdr>
            </w:div>
            <w:div w:id="960459063">
              <w:marLeft w:val="0"/>
              <w:marRight w:val="0"/>
              <w:marTop w:val="0"/>
              <w:marBottom w:val="0"/>
              <w:divBdr>
                <w:top w:val="none" w:sz="0" w:space="0" w:color="auto"/>
                <w:left w:val="none" w:sz="0" w:space="0" w:color="auto"/>
                <w:bottom w:val="none" w:sz="0" w:space="0" w:color="auto"/>
                <w:right w:val="none" w:sz="0" w:space="0" w:color="auto"/>
              </w:divBdr>
            </w:div>
            <w:div w:id="1016268748">
              <w:marLeft w:val="0"/>
              <w:marRight w:val="0"/>
              <w:marTop w:val="0"/>
              <w:marBottom w:val="0"/>
              <w:divBdr>
                <w:top w:val="none" w:sz="0" w:space="0" w:color="auto"/>
                <w:left w:val="none" w:sz="0" w:space="0" w:color="auto"/>
                <w:bottom w:val="none" w:sz="0" w:space="0" w:color="auto"/>
                <w:right w:val="none" w:sz="0" w:space="0" w:color="auto"/>
              </w:divBdr>
            </w:div>
            <w:div w:id="1225606104">
              <w:marLeft w:val="0"/>
              <w:marRight w:val="0"/>
              <w:marTop w:val="0"/>
              <w:marBottom w:val="0"/>
              <w:divBdr>
                <w:top w:val="none" w:sz="0" w:space="0" w:color="auto"/>
                <w:left w:val="none" w:sz="0" w:space="0" w:color="auto"/>
                <w:bottom w:val="none" w:sz="0" w:space="0" w:color="auto"/>
                <w:right w:val="none" w:sz="0" w:space="0" w:color="auto"/>
              </w:divBdr>
            </w:div>
            <w:div w:id="1259362194">
              <w:marLeft w:val="0"/>
              <w:marRight w:val="0"/>
              <w:marTop w:val="0"/>
              <w:marBottom w:val="0"/>
              <w:divBdr>
                <w:top w:val="none" w:sz="0" w:space="0" w:color="auto"/>
                <w:left w:val="none" w:sz="0" w:space="0" w:color="auto"/>
                <w:bottom w:val="none" w:sz="0" w:space="0" w:color="auto"/>
                <w:right w:val="none" w:sz="0" w:space="0" w:color="auto"/>
              </w:divBdr>
            </w:div>
            <w:div w:id="1284506489">
              <w:marLeft w:val="0"/>
              <w:marRight w:val="0"/>
              <w:marTop w:val="0"/>
              <w:marBottom w:val="0"/>
              <w:divBdr>
                <w:top w:val="none" w:sz="0" w:space="0" w:color="auto"/>
                <w:left w:val="none" w:sz="0" w:space="0" w:color="auto"/>
                <w:bottom w:val="none" w:sz="0" w:space="0" w:color="auto"/>
                <w:right w:val="none" w:sz="0" w:space="0" w:color="auto"/>
              </w:divBdr>
            </w:div>
            <w:div w:id="1359625038">
              <w:marLeft w:val="0"/>
              <w:marRight w:val="0"/>
              <w:marTop w:val="0"/>
              <w:marBottom w:val="0"/>
              <w:divBdr>
                <w:top w:val="none" w:sz="0" w:space="0" w:color="auto"/>
                <w:left w:val="none" w:sz="0" w:space="0" w:color="auto"/>
                <w:bottom w:val="none" w:sz="0" w:space="0" w:color="auto"/>
                <w:right w:val="none" w:sz="0" w:space="0" w:color="auto"/>
              </w:divBdr>
            </w:div>
            <w:div w:id="1431781369">
              <w:marLeft w:val="0"/>
              <w:marRight w:val="0"/>
              <w:marTop w:val="0"/>
              <w:marBottom w:val="0"/>
              <w:divBdr>
                <w:top w:val="none" w:sz="0" w:space="0" w:color="auto"/>
                <w:left w:val="none" w:sz="0" w:space="0" w:color="auto"/>
                <w:bottom w:val="none" w:sz="0" w:space="0" w:color="auto"/>
                <w:right w:val="none" w:sz="0" w:space="0" w:color="auto"/>
              </w:divBdr>
            </w:div>
            <w:div w:id="1837645503">
              <w:marLeft w:val="0"/>
              <w:marRight w:val="0"/>
              <w:marTop w:val="0"/>
              <w:marBottom w:val="0"/>
              <w:divBdr>
                <w:top w:val="none" w:sz="0" w:space="0" w:color="auto"/>
                <w:left w:val="none" w:sz="0" w:space="0" w:color="auto"/>
                <w:bottom w:val="none" w:sz="0" w:space="0" w:color="auto"/>
                <w:right w:val="none" w:sz="0" w:space="0" w:color="auto"/>
              </w:divBdr>
            </w:div>
            <w:div w:id="1901134573">
              <w:marLeft w:val="0"/>
              <w:marRight w:val="0"/>
              <w:marTop w:val="0"/>
              <w:marBottom w:val="0"/>
              <w:divBdr>
                <w:top w:val="none" w:sz="0" w:space="0" w:color="auto"/>
                <w:left w:val="none" w:sz="0" w:space="0" w:color="auto"/>
                <w:bottom w:val="none" w:sz="0" w:space="0" w:color="auto"/>
                <w:right w:val="none" w:sz="0" w:space="0" w:color="auto"/>
              </w:divBdr>
            </w:div>
          </w:divsChild>
        </w:div>
        <w:div w:id="581841956">
          <w:marLeft w:val="0"/>
          <w:marRight w:val="0"/>
          <w:marTop w:val="0"/>
          <w:marBottom w:val="0"/>
          <w:divBdr>
            <w:top w:val="none" w:sz="0" w:space="0" w:color="auto"/>
            <w:left w:val="none" w:sz="0" w:space="0" w:color="auto"/>
            <w:bottom w:val="none" w:sz="0" w:space="0" w:color="auto"/>
            <w:right w:val="none" w:sz="0" w:space="0" w:color="auto"/>
          </w:divBdr>
        </w:div>
        <w:div w:id="643656324">
          <w:marLeft w:val="0"/>
          <w:marRight w:val="0"/>
          <w:marTop w:val="0"/>
          <w:marBottom w:val="0"/>
          <w:divBdr>
            <w:top w:val="none" w:sz="0" w:space="0" w:color="auto"/>
            <w:left w:val="none" w:sz="0" w:space="0" w:color="auto"/>
            <w:bottom w:val="none" w:sz="0" w:space="0" w:color="auto"/>
            <w:right w:val="none" w:sz="0" w:space="0" w:color="auto"/>
          </w:divBdr>
          <w:divsChild>
            <w:div w:id="12805359">
              <w:marLeft w:val="0"/>
              <w:marRight w:val="0"/>
              <w:marTop w:val="0"/>
              <w:marBottom w:val="0"/>
              <w:divBdr>
                <w:top w:val="none" w:sz="0" w:space="0" w:color="auto"/>
                <w:left w:val="none" w:sz="0" w:space="0" w:color="auto"/>
                <w:bottom w:val="none" w:sz="0" w:space="0" w:color="auto"/>
                <w:right w:val="none" w:sz="0" w:space="0" w:color="auto"/>
              </w:divBdr>
            </w:div>
            <w:div w:id="115609554">
              <w:marLeft w:val="0"/>
              <w:marRight w:val="0"/>
              <w:marTop w:val="0"/>
              <w:marBottom w:val="0"/>
              <w:divBdr>
                <w:top w:val="none" w:sz="0" w:space="0" w:color="auto"/>
                <w:left w:val="none" w:sz="0" w:space="0" w:color="auto"/>
                <w:bottom w:val="none" w:sz="0" w:space="0" w:color="auto"/>
                <w:right w:val="none" w:sz="0" w:space="0" w:color="auto"/>
              </w:divBdr>
            </w:div>
            <w:div w:id="439762377">
              <w:marLeft w:val="0"/>
              <w:marRight w:val="0"/>
              <w:marTop w:val="0"/>
              <w:marBottom w:val="0"/>
              <w:divBdr>
                <w:top w:val="none" w:sz="0" w:space="0" w:color="auto"/>
                <w:left w:val="none" w:sz="0" w:space="0" w:color="auto"/>
                <w:bottom w:val="none" w:sz="0" w:space="0" w:color="auto"/>
                <w:right w:val="none" w:sz="0" w:space="0" w:color="auto"/>
              </w:divBdr>
            </w:div>
            <w:div w:id="472605748">
              <w:marLeft w:val="0"/>
              <w:marRight w:val="0"/>
              <w:marTop w:val="0"/>
              <w:marBottom w:val="0"/>
              <w:divBdr>
                <w:top w:val="none" w:sz="0" w:space="0" w:color="auto"/>
                <w:left w:val="none" w:sz="0" w:space="0" w:color="auto"/>
                <w:bottom w:val="none" w:sz="0" w:space="0" w:color="auto"/>
                <w:right w:val="none" w:sz="0" w:space="0" w:color="auto"/>
              </w:divBdr>
            </w:div>
            <w:div w:id="720901779">
              <w:marLeft w:val="0"/>
              <w:marRight w:val="0"/>
              <w:marTop w:val="0"/>
              <w:marBottom w:val="0"/>
              <w:divBdr>
                <w:top w:val="none" w:sz="0" w:space="0" w:color="auto"/>
                <w:left w:val="none" w:sz="0" w:space="0" w:color="auto"/>
                <w:bottom w:val="none" w:sz="0" w:space="0" w:color="auto"/>
                <w:right w:val="none" w:sz="0" w:space="0" w:color="auto"/>
              </w:divBdr>
            </w:div>
            <w:div w:id="916596314">
              <w:marLeft w:val="0"/>
              <w:marRight w:val="0"/>
              <w:marTop w:val="0"/>
              <w:marBottom w:val="0"/>
              <w:divBdr>
                <w:top w:val="none" w:sz="0" w:space="0" w:color="auto"/>
                <w:left w:val="none" w:sz="0" w:space="0" w:color="auto"/>
                <w:bottom w:val="none" w:sz="0" w:space="0" w:color="auto"/>
                <w:right w:val="none" w:sz="0" w:space="0" w:color="auto"/>
              </w:divBdr>
            </w:div>
            <w:div w:id="1010958487">
              <w:marLeft w:val="0"/>
              <w:marRight w:val="0"/>
              <w:marTop w:val="0"/>
              <w:marBottom w:val="0"/>
              <w:divBdr>
                <w:top w:val="none" w:sz="0" w:space="0" w:color="auto"/>
                <w:left w:val="none" w:sz="0" w:space="0" w:color="auto"/>
                <w:bottom w:val="none" w:sz="0" w:space="0" w:color="auto"/>
                <w:right w:val="none" w:sz="0" w:space="0" w:color="auto"/>
              </w:divBdr>
            </w:div>
            <w:div w:id="1022825089">
              <w:marLeft w:val="0"/>
              <w:marRight w:val="0"/>
              <w:marTop w:val="0"/>
              <w:marBottom w:val="0"/>
              <w:divBdr>
                <w:top w:val="none" w:sz="0" w:space="0" w:color="auto"/>
                <w:left w:val="none" w:sz="0" w:space="0" w:color="auto"/>
                <w:bottom w:val="none" w:sz="0" w:space="0" w:color="auto"/>
                <w:right w:val="none" w:sz="0" w:space="0" w:color="auto"/>
              </w:divBdr>
            </w:div>
            <w:div w:id="1045369185">
              <w:marLeft w:val="0"/>
              <w:marRight w:val="0"/>
              <w:marTop w:val="0"/>
              <w:marBottom w:val="0"/>
              <w:divBdr>
                <w:top w:val="none" w:sz="0" w:space="0" w:color="auto"/>
                <w:left w:val="none" w:sz="0" w:space="0" w:color="auto"/>
                <w:bottom w:val="none" w:sz="0" w:space="0" w:color="auto"/>
                <w:right w:val="none" w:sz="0" w:space="0" w:color="auto"/>
              </w:divBdr>
            </w:div>
            <w:div w:id="1194541360">
              <w:marLeft w:val="0"/>
              <w:marRight w:val="0"/>
              <w:marTop w:val="0"/>
              <w:marBottom w:val="0"/>
              <w:divBdr>
                <w:top w:val="none" w:sz="0" w:space="0" w:color="auto"/>
                <w:left w:val="none" w:sz="0" w:space="0" w:color="auto"/>
                <w:bottom w:val="none" w:sz="0" w:space="0" w:color="auto"/>
                <w:right w:val="none" w:sz="0" w:space="0" w:color="auto"/>
              </w:divBdr>
            </w:div>
            <w:div w:id="1284533854">
              <w:marLeft w:val="0"/>
              <w:marRight w:val="0"/>
              <w:marTop w:val="0"/>
              <w:marBottom w:val="0"/>
              <w:divBdr>
                <w:top w:val="none" w:sz="0" w:space="0" w:color="auto"/>
                <w:left w:val="none" w:sz="0" w:space="0" w:color="auto"/>
                <w:bottom w:val="none" w:sz="0" w:space="0" w:color="auto"/>
                <w:right w:val="none" w:sz="0" w:space="0" w:color="auto"/>
              </w:divBdr>
            </w:div>
            <w:div w:id="1285385233">
              <w:marLeft w:val="0"/>
              <w:marRight w:val="0"/>
              <w:marTop w:val="0"/>
              <w:marBottom w:val="0"/>
              <w:divBdr>
                <w:top w:val="none" w:sz="0" w:space="0" w:color="auto"/>
                <w:left w:val="none" w:sz="0" w:space="0" w:color="auto"/>
                <w:bottom w:val="none" w:sz="0" w:space="0" w:color="auto"/>
                <w:right w:val="none" w:sz="0" w:space="0" w:color="auto"/>
              </w:divBdr>
            </w:div>
            <w:div w:id="1340430326">
              <w:marLeft w:val="0"/>
              <w:marRight w:val="0"/>
              <w:marTop w:val="0"/>
              <w:marBottom w:val="0"/>
              <w:divBdr>
                <w:top w:val="none" w:sz="0" w:space="0" w:color="auto"/>
                <w:left w:val="none" w:sz="0" w:space="0" w:color="auto"/>
                <w:bottom w:val="none" w:sz="0" w:space="0" w:color="auto"/>
                <w:right w:val="none" w:sz="0" w:space="0" w:color="auto"/>
              </w:divBdr>
            </w:div>
            <w:div w:id="1449467541">
              <w:marLeft w:val="0"/>
              <w:marRight w:val="0"/>
              <w:marTop w:val="0"/>
              <w:marBottom w:val="0"/>
              <w:divBdr>
                <w:top w:val="none" w:sz="0" w:space="0" w:color="auto"/>
                <w:left w:val="none" w:sz="0" w:space="0" w:color="auto"/>
                <w:bottom w:val="none" w:sz="0" w:space="0" w:color="auto"/>
                <w:right w:val="none" w:sz="0" w:space="0" w:color="auto"/>
              </w:divBdr>
            </w:div>
            <w:div w:id="1450662238">
              <w:marLeft w:val="0"/>
              <w:marRight w:val="0"/>
              <w:marTop w:val="0"/>
              <w:marBottom w:val="0"/>
              <w:divBdr>
                <w:top w:val="none" w:sz="0" w:space="0" w:color="auto"/>
                <w:left w:val="none" w:sz="0" w:space="0" w:color="auto"/>
                <w:bottom w:val="none" w:sz="0" w:space="0" w:color="auto"/>
                <w:right w:val="none" w:sz="0" w:space="0" w:color="auto"/>
              </w:divBdr>
            </w:div>
            <w:div w:id="1809086705">
              <w:marLeft w:val="0"/>
              <w:marRight w:val="0"/>
              <w:marTop w:val="0"/>
              <w:marBottom w:val="0"/>
              <w:divBdr>
                <w:top w:val="none" w:sz="0" w:space="0" w:color="auto"/>
                <w:left w:val="none" w:sz="0" w:space="0" w:color="auto"/>
                <w:bottom w:val="none" w:sz="0" w:space="0" w:color="auto"/>
                <w:right w:val="none" w:sz="0" w:space="0" w:color="auto"/>
              </w:divBdr>
            </w:div>
            <w:div w:id="1918324656">
              <w:marLeft w:val="0"/>
              <w:marRight w:val="0"/>
              <w:marTop w:val="0"/>
              <w:marBottom w:val="0"/>
              <w:divBdr>
                <w:top w:val="none" w:sz="0" w:space="0" w:color="auto"/>
                <w:left w:val="none" w:sz="0" w:space="0" w:color="auto"/>
                <w:bottom w:val="none" w:sz="0" w:space="0" w:color="auto"/>
                <w:right w:val="none" w:sz="0" w:space="0" w:color="auto"/>
              </w:divBdr>
            </w:div>
            <w:div w:id="1985964560">
              <w:marLeft w:val="0"/>
              <w:marRight w:val="0"/>
              <w:marTop w:val="0"/>
              <w:marBottom w:val="0"/>
              <w:divBdr>
                <w:top w:val="none" w:sz="0" w:space="0" w:color="auto"/>
                <w:left w:val="none" w:sz="0" w:space="0" w:color="auto"/>
                <w:bottom w:val="none" w:sz="0" w:space="0" w:color="auto"/>
                <w:right w:val="none" w:sz="0" w:space="0" w:color="auto"/>
              </w:divBdr>
            </w:div>
            <w:div w:id="2117864100">
              <w:marLeft w:val="0"/>
              <w:marRight w:val="0"/>
              <w:marTop w:val="0"/>
              <w:marBottom w:val="0"/>
              <w:divBdr>
                <w:top w:val="none" w:sz="0" w:space="0" w:color="auto"/>
                <w:left w:val="none" w:sz="0" w:space="0" w:color="auto"/>
                <w:bottom w:val="none" w:sz="0" w:space="0" w:color="auto"/>
                <w:right w:val="none" w:sz="0" w:space="0" w:color="auto"/>
              </w:divBdr>
            </w:div>
            <w:div w:id="2144229626">
              <w:marLeft w:val="0"/>
              <w:marRight w:val="0"/>
              <w:marTop w:val="0"/>
              <w:marBottom w:val="0"/>
              <w:divBdr>
                <w:top w:val="none" w:sz="0" w:space="0" w:color="auto"/>
                <w:left w:val="none" w:sz="0" w:space="0" w:color="auto"/>
                <w:bottom w:val="none" w:sz="0" w:space="0" w:color="auto"/>
                <w:right w:val="none" w:sz="0" w:space="0" w:color="auto"/>
              </w:divBdr>
            </w:div>
          </w:divsChild>
        </w:div>
        <w:div w:id="773285216">
          <w:marLeft w:val="0"/>
          <w:marRight w:val="0"/>
          <w:marTop w:val="0"/>
          <w:marBottom w:val="0"/>
          <w:divBdr>
            <w:top w:val="none" w:sz="0" w:space="0" w:color="auto"/>
            <w:left w:val="none" w:sz="0" w:space="0" w:color="auto"/>
            <w:bottom w:val="none" w:sz="0" w:space="0" w:color="auto"/>
            <w:right w:val="none" w:sz="0" w:space="0" w:color="auto"/>
          </w:divBdr>
        </w:div>
        <w:div w:id="818617232">
          <w:marLeft w:val="0"/>
          <w:marRight w:val="0"/>
          <w:marTop w:val="0"/>
          <w:marBottom w:val="0"/>
          <w:divBdr>
            <w:top w:val="none" w:sz="0" w:space="0" w:color="auto"/>
            <w:left w:val="none" w:sz="0" w:space="0" w:color="auto"/>
            <w:bottom w:val="none" w:sz="0" w:space="0" w:color="auto"/>
            <w:right w:val="none" w:sz="0" w:space="0" w:color="auto"/>
          </w:divBdr>
        </w:div>
        <w:div w:id="967930637">
          <w:marLeft w:val="0"/>
          <w:marRight w:val="0"/>
          <w:marTop w:val="0"/>
          <w:marBottom w:val="0"/>
          <w:divBdr>
            <w:top w:val="none" w:sz="0" w:space="0" w:color="auto"/>
            <w:left w:val="none" w:sz="0" w:space="0" w:color="auto"/>
            <w:bottom w:val="none" w:sz="0" w:space="0" w:color="auto"/>
            <w:right w:val="none" w:sz="0" w:space="0" w:color="auto"/>
          </w:divBdr>
        </w:div>
        <w:div w:id="1234781795">
          <w:marLeft w:val="0"/>
          <w:marRight w:val="0"/>
          <w:marTop w:val="0"/>
          <w:marBottom w:val="0"/>
          <w:divBdr>
            <w:top w:val="none" w:sz="0" w:space="0" w:color="auto"/>
            <w:left w:val="none" w:sz="0" w:space="0" w:color="auto"/>
            <w:bottom w:val="none" w:sz="0" w:space="0" w:color="auto"/>
            <w:right w:val="none" w:sz="0" w:space="0" w:color="auto"/>
          </w:divBdr>
        </w:div>
        <w:div w:id="1294630646">
          <w:marLeft w:val="0"/>
          <w:marRight w:val="0"/>
          <w:marTop w:val="0"/>
          <w:marBottom w:val="0"/>
          <w:divBdr>
            <w:top w:val="none" w:sz="0" w:space="0" w:color="auto"/>
            <w:left w:val="none" w:sz="0" w:space="0" w:color="auto"/>
            <w:bottom w:val="none" w:sz="0" w:space="0" w:color="auto"/>
            <w:right w:val="none" w:sz="0" w:space="0" w:color="auto"/>
          </w:divBdr>
        </w:div>
        <w:div w:id="1350566843">
          <w:marLeft w:val="0"/>
          <w:marRight w:val="0"/>
          <w:marTop w:val="0"/>
          <w:marBottom w:val="0"/>
          <w:divBdr>
            <w:top w:val="none" w:sz="0" w:space="0" w:color="auto"/>
            <w:left w:val="none" w:sz="0" w:space="0" w:color="auto"/>
            <w:bottom w:val="none" w:sz="0" w:space="0" w:color="auto"/>
            <w:right w:val="none" w:sz="0" w:space="0" w:color="auto"/>
          </w:divBdr>
        </w:div>
        <w:div w:id="1414471674">
          <w:marLeft w:val="0"/>
          <w:marRight w:val="0"/>
          <w:marTop w:val="0"/>
          <w:marBottom w:val="0"/>
          <w:divBdr>
            <w:top w:val="none" w:sz="0" w:space="0" w:color="auto"/>
            <w:left w:val="none" w:sz="0" w:space="0" w:color="auto"/>
            <w:bottom w:val="none" w:sz="0" w:space="0" w:color="auto"/>
            <w:right w:val="none" w:sz="0" w:space="0" w:color="auto"/>
          </w:divBdr>
          <w:divsChild>
            <w:div w:id="250938040">
              <w:marLeft w:val="0"/>
              <w:marRight w:val="0"/>
              <w:marTop w:val="0"/>
              <w:marBottom w:val="0"/>
              <w:divBdr>
                <w:top w:val="none" w:sz="0" w:space="0" w:color="auto"/>
                <w:left w:val="none" w:sz="0" w:space="0" w:color="auto"/>
                <w:bottom w:val="none" w:sz="0" w:space="0" w:color="auto"/>
                <w:right w:val="none" w:sz="0" w:space="0" w:color="auto"/>
              </w:divBdr>
            </w:div>
            <w:div w:id="451949071">
              <w:marLeft w:val="0"/>
              <w:marRight w:val="0"/>
              <w:marTop w:val="0"/>
              <w:marBottom w:val="0"/>
              <w:divBdr>
                <w:top w:val="none" w:sz="0" w:space="0" w:color="auto"/>
                <w:left w:val="none" w:sz="0" w:space="0" w:color="auto"/>
                <w:bottom w:val="none" w:sz="0" w:space="0" w:color="auto"/>
                <w:right w:val="none" w:sz="0" w:space="0" w:color="auto"/>
              </w:divBdr>
            </w:div>
            <w:div w:id="640843751">
              <w:marLeft w:val="0"/>
              <w:marRight w:val="0"/>
              <w:marTop w:val="0"/>
              <w:marBottom w:val="0"/>
              <w:divBdr>
                <w:top w:val="none" w:sz="0" w:space="0" w:color="auto"/>
                <w:left w:val="none" w:sz="0" w:space="0" w:color="auto"/>
                <w:bottom w:val="none" w:sz="0" w:space="0" w:color="auto"/>
                <w:right w:val="none" w:sz="0" w:space="0" w:color="auto"/>
              </w:divBdr>
            </w:div>
            <w:div w:id="646934577">
              <w:marLeft w:val="0"/>
              <w:marRight w:val="0"/>
              <w:marTop w:val="0"/>
              <w:marBottom w:val="0"/>
              <w:divBdr>
                <w:top w:val="none" w:sz="0" w:space="0" w:color="auto"/>
                <w:left w:val="none" w:sz="0" w:space="0" w:color="auto"/>
                <w:bottom w:val="none" w:sz="0" w:space="0" w:color="auto"/>
                <w:right w:val="none" w:sz="0" w:space="0" w:color="auto"/>
              </w:divBdr>
            </w:div>
            <w:div w:id="731319031">
              <w:marLeft w:val="0"/>
              <w:marRight w:val="0"/>
              <w:marTop w:val="0"/>
              <w:marBottom w:val="0"/>
              <w:divBdr>
                <w:top w:val="none" w:sz="0" w:space="0" w:color="auto"/>
                <w:left w:val="none" w:sz="0" w:space="0" w:color="auto"/>
                <w:bottom w:val="none" w:sz="0" w:space="0" w:color="auto"/>
                <w:right w:val="none" w:sz="0" w:space="0" w:color="auto"/>
              </w:divBdr>
            </w:div>
            <w:div w:id="802423481">
              <w:marLeft w:val="0"/>
              <w:marRight w:val="0"/>
              <w:marTop w:val="0"/>
              <w:marBottom w:val="0"/>
              <w:divBdr>
                <w:top w:val="none" w:sz="0" w:space="0" w:color="auto"/>
                <w:left w:val="none" w:sz="0" w:space="0" w:color="auto"/>
                <w:bottom w:val="none" w:sz="0" w:space="0" w:color="auto"/>
                <w:right w:val="none" w:sz="0" w:space="0" w:color="auto"/>
              </w:divBdr>
            </w:div>
            <w:div w:id="839659391">
              <w:marLeft w:val="0"/>
              <w:marRight w:val="0"/>
              <w:marTop w:val="0"/>
              <w:marBottom w:val="0"/>
              <w:divBdr>
                <w:top w:val="none" w:sz="0" w:space="0" w:color="auto"/>
                <w:left w:val="none" w:sz="0" w:space="0" w:color="auto"/>
                <w:bottom w:val="none" w:sz="0" w:space="0" w:color="auto"/>
                <w:right w:val="none" w:sz="0" w:space="0" w:color="auto"/>
              </w:divBdr>
            </w:div>
            <w:div w:id="845629000">
              <w:marLeft w:val="0"/>
              <w:marRight w:val="0"/>
              <w:marTop w:val="0"/>
              <w:marBottom w:val="0"/>
              <w:divBdr>
                <w:top w:val="none" w:sz="0" w:space="0" w:color="auto"/>
                <w:left w:val="none" w:sz="0" w:space="0" w:color="auto"/>
                <w:bottom w:val="none" w:sz="0" w:space="0" w:color="auto"/>
                <w:right w:val="none" w:sz="0" w:space="0" w:color="auto"/>
              </w:divBdr>
            </w:div>
            <w:div w:id="1206866167">
              <w:marLeft w:val="0"/>
              <w:marRight w:val="0"/>
              <w:marTop w:val="0"/>
              <w:marBottom w:val="0"/>
              <w:divBdr>
                <w:top w:val="none" w:sz="0" w:space="0" w:color="auto"/>
                <w:left w:val="none" w:sz="0" w:space="0" w:color="auto"/>
                <w:bottom w:val="none" w:sz="0" w:space="0" w:color="auto"/>
                <w:right w:val="none" w:sz="0" w:space="0" w:color="auto"/>
              </w:divBdr>
            </w:div>
            <w:div w:id="1285382753">
              <w:marLeft w:val="0"/>
              <w:marRight w:val="0"/>
              <w:marTop w:val="0"/>
              <w:marBottom w:val="0"/>
              <w:divBdr>
                <w:top w:val="none" w:sz="0" w:space="0" w:color="auto"/>
                <w:left w:val="none" w:sz="0" w:space="0" w:color="auto"/>
                <w:bottom w:val="none" w:sz="0" w:space="0" w:color="auto"/>
                <w:right w:val="none" w:sz="0" w:space="0" w:color="auto"/>
              </w:divBdr>
            </w:div>
            <w:div w:id="1431898022">
              <w:marLeft w:val="0"/>
              <w:marRight w:val="0"/>
              <w:marTop w:val="0"/>
              <w:marBottom w:val="0"/>
              <w:divBdr>
                <w:top w:val="none" w:sz="0" w:space="0" w:color="auto"/>
                <w:left w:val="none" w:sz="0" w:space="0" w:color="auto"/>
                <w:bottom w:val="none" w:sz="0" w:space="0" w:color="auto"/>
                <w:right w:val="none" w:sz="0" w:space="0" w:color="auto"/>
              </w:divBdr>
            </w:div>
            <w:div w:id="1499534976">
              <w:marLeft w:val="0"/>
              <w:marRight w:val="0"/>
              <w:marTop w:val="0"/>
              <w:marBottom w:val="0"/>
              <w:divBdr>
                <w:top w:val="none" w:sz="0" w:space="0" w:color="auto"/>
                <w:left w:val="none" w:sz="0" w:space="0" w:color="auto"/>
                <w:bottom w:val="none" w:sz="0" w:space="0" w:color="auto"/>
                <w:right w:val="none" w:sz="0" w:space="0" w:color="auto"/>
              </w:divBdr>
            </w:div>
            <w:div w:id="1685667323">
              <w:marLeft w:val="0"/>
              <w:marRight w:val="0"/>
              <w:marTop w:val="0"/>
              <w:marBottom w:val="0"/>
              <w:divBdr>
                <w:top w:val="none" w:sz="0" w:space="0" w:color="auto"/>
                <w:left w:val="none" w:sz="0" w:space="0" w:color="auto"/>
                <w:bottom w:val="none" w:sz="0" w:space="0" w:color="auto"/>
                <w:right w:val="none" w:sz="0" w:space="0" w:color="auto"/>
              </w:divBdr>
            </w:div>
            <w:div w:id="1720015467">
              <w:marLeft w:val="0"/>
              <w:marRight w:val="0"/>
              <w:marTop w:val="0"/>
              <w:marBottom w:val="0"/>
              <w:divBdr>
                <w:top w:val="none" w:sz="0" w:space="0" w:color="auto"/>
                <w:left w:val="none" w:sz="0" w:space="0" w:color="auto"/>
                <w:bottom w:val="none" w:sz="0" w:space="0" w:color="auto"/>
                <w:right w:val="none" w:sz="0" w:space="0" w:color="auto"/>
              </w:divBdr>
            </w:div>
            <w:div w:id="1736277267">
              <w:marLeft w:val="0"/>
              <w:marRight w:val="0"/>
              <w:marTop w:val="0"/>
              <w:marBottom w:val="0"/>
              <w:divBdr>
                <w:top w:val="none" w:sz="0" w:space="0" w:color="auto"/>
                <w:left w:val="none" w:sz="0" w:space="0" w:color="auto"/>
                <w:bottom w:val="none" w:sz="0" w:space="0" w:color="auto"/>
                <w:right w:val="none" w:sz="0" w:space="0" w:color="auto"/>
              </w:divBdr>
            </w:div>
            <w:div w:id="1781872788">
              <w:marLeft w:val="0"/>
              <w:marRight w:val="0"/>
              <w:marTop w:val="0"/>
              <w:marBottom w:val="0"/>
              <w:divBdr>
                <w:top w:val="none" w:sz="0" w:space="0" w:color="auto"/>
                <w:left w:val="none" w:sz="0" w:space="0" w:color="auto"/>
                <w:bottom w:val="none" w:sz="0" w:space="0" w:color="auto"/>
                <w:right w:val="none" w:sz="0" w:space="0" w:color="auto"/>
              </w:divBdr>
            </w:div>
            <w:div w:id="1793862709">
              <w:marLeft w:val="0"/>
              <w:marRight w:val="0"/>
              <w:marTop w:val="0"/>
              <w:marBottom w:val="0"/>
              <w:divBdr>
                <w:top w:val="none" w:sz="0" w:space="0" w:color="auto"/>
                <w:left w:val="none" w:sz="0" w:space="0" w:color="auto"/>
                <w:bottom w:val="none" w:sz="0" w:space="0" w:color="auto"/>
                <w:right w:val="none" w:sz="0" w:space="0" w:color="auto"/>
              </w:divBdr>
            </w:div>
            <w:div w:id="1862820888">
              <w:marLeft w:val="0"/>
              <w:marRight w:val="0"/>
              <w:marTop w:val="0"/>
              <w:marBottom w:val="0"/>
              <w:divBdr>
                <w:top w:val="none" w:sz="0" w:space="0" w:color="auto"/>
                <w:left w:val="none" w:sz="0" w:space="0" w:color="auto"/>
                <w:bottom w:val="none" w:sz="0" w:space="0" w:color="auto"/>
                <w:right w:val="none" w:sz="0" w:space="0" w:color="auto"/>
              </w:divBdr>
            </w:div>
            <w:div w:id="2121337046">
              <w:marLeft w:val="0"/>
              <w:marRight w:val="0"/>
              <w:marTop w:val="0"/>
              <w:marBottom w:val="0"/>
              <w:divBdr>
                <w:top w:val="none" w:sz="0" w:space="0" w:color="auto"/>
                <w:left w:val="none" w:sz="0" w:space="0" w:color="auto"/>
                <w:bottom w:val="none" w:sz="0" w:space="0" w:color="auto"/>
                <w:right w:val="none" w:sz="0" w:space="0" w:color="auto"/>
              </w:divBdr>
            </w:div>
            <w:div w:id="2141410518">
              <w:marLeft w:val="0"/>
              <w:marRight w:val="0"/>
              <w:marTop w:val="0"/>
              <w:marBottom w:val="0"/>
              <w:divBdr>
                <w:top w:val="none" w:sz="0" w:space="0" w:color="auto"/>
                <w:left w:val="none" w:sz="0" w:space="0" w:color="auto"/>
                <w:bottom w:val="none" w:sz="0" w:space="0" w:color="auto"/>
                <w:right w:val="none" w:sz="0" w:space="0" w:color="auto"/>
              </w:divBdr>
            </w:div>
          </w:divsChild>
        </w:div>
        <w:div w:id="1418793809">
          <w:marLeft w:val="0"/>
          <w:marRight w:val="0"/>
          <w:marTop w:val="0"/>
          <w:marBottom w:val="0"/>
          <w:divBdr>
            <w:top w:val="none" w:sz="0" w:space="0" w:color="auto"/>
            <w:left w:val="none" w:sz="0" w:space="0" w:color="auto"/>
            <w:bottom w:val="none" w:sz="0" w:space="0" w:color="auto"/>
            <w:right w:val="none" w:sz="0" w:space="0" w:color="auto"/>
          </w:divBdr>
        </w:div>
        <w:div w:id="1560942016">
          <w:marLeft w:val="0"/>
          <w:marRight w:val="0"/>
          <w:marTop w:val="0"/>
          <w:marBottom w:val="0"/>
          <w:divBdr>
            <w:top w:val="none" w:sz="0" w:space="0" w:color="auto"/>
            <w:left w:val="none" w:sz="0" w:space="0" w:color="auto"/>
            <w:bottom w:val="none" w:sz="0" w:space="0" w:color="auto"/>
            <w:right w:val="none" w:sz="0" w:space="0" w:color="auto"/>
          </w:divBdr>
          <w:divsChild>
            <w:div w:id="29572805">
              <w:marLeft w:val="0"/>
              <w:marRight w:val="0"/>
              <w:marTop w:val="0"/>
              <w:marBottom w:val="0"/>
              <w:divBdr>
                <w:top w:val="none" w:sz="0" w:space="0" w:color="auto"/>
                <w:left w:val="none" w:sz="0" w:space="0" w:color="auto"/>
                <w:bottom w:val="none" w:sz="0" w:space="0" w:color="auto"/>
                <w:right w:val="none" w:sz="0" w:space="0" w:color="auto"/>
              </w:divBdr>
            </w:div>
            <w:div w:id="391806544">
              <w:marLeft w:val="0"/>
              <w:marRight w:val="0"/>
              <w:marTop w:val="0"/>
              <w:marBottom w:val="0"/>
              <w:divBdr>
                <w:top w:val="none" w:sz="0" w:space="0" w:color="auto"/>
                <w:left w:val="none" w:sz="0" w:space="0" w:color="auto"/>
                <w:bottom w:val="none" w:sz="0" w:space="0" w:color="auto"/>
                <w:right w:val="none" w:sz="0" w:space="0" w:color="auto"/>
              </w:divBdr>
            </w:div>
            <w:div w:id="487287274">
              <w:marLeft w:val="0"/>
              <w:marRight w:val="0"/>
              <w:marTop w:val="0"/>
              <w:marBottom w:val="0"/>
              <w:divBdr>
                <w:top w:val="none" w:sz="0" w:space="0" w:color="auto"/>
                <w:left w:val="none" w:sz="0" w:space="0" w:color="auto"/>
                <w:bottom w:val="none" w:sz="0" w:space="0" w:color="auto"/>
                <w:right w:val="none" w:sz="0" w:space="0" w:color="auto"/>
              </w:divBdr>
            </w:div>
            <w:div w:id="510491134">
              <w:marLeft w:val="0"/>
              <w:marRight w:val="0"/>
              <w:marTop w:val="0"/>
              <w:marBottom w:val="0"/>
              <w:divBdr>
                <w:top w:val="none" w:sz="0" w:space="0" w:color="auto"/>
                <w:left w:val="none" w:sz="0" w:space="0" w:color="auto"/>
                <w:bottom w:val="none" w:sz="0" w:space="0" w:color="auto"/>
                <w:right w:val="none" w:sz="0" w:space="0" w:color="auto"/>
              </w:divBdr>
            </w:div>
            <w:div w:id="539787127">
              <w:marLeft w:val="0"/>
              <w:marRight w:val="0"/>
              <w:marTop w:val="0"/>
              <w:marBottom w:val="0"/>
              <w:divBdr>
                <w:top w:val="none" w:sz="0" w:space="0" w:color="auto"/>
                <w:left w:val="none" w:sz="0" w:space="0" w:color="auto"/>
                <w:bottom w:val="none" w:sz="0" w:space="0" w:color="auto"/>
                <w:right w:val="none" w:sz="0" w:space="0" w:color="auto"/>
              </w:divBdr>
            </w:div>
            <w:div w:id="637419835">
              <w:marLeft w:val="0"/>
              <w:marRight w:val="0"/>
              <w:marTop w:val="0"/>
              <w:marBottom w:val="0"/>
              <w:divBdr>
                <w:top w:val="none" w:sz="0" w:space="0" w:color="auto"/>
                <w:left w:val="none" w:sz="0" w:space="0" w:color="auto"/>
                <w:bottom w:val="none" w:sz="0" w:space="0" w:color="auto"/>
                <w:right w:val="none" w:sz="0" w:space="0" w:color="auto"/>
              </w:divBdr>
            </w:div>
            <w:div w:id="919367294">
              <w:marLeft w:val="0"/>
              <w:marRight w:val="0"/>
              <w:marTop w:val="0"/>
              <w:marBottom w:val="0"/>
              <w:divBdr>
                <w:top w:val="none" w:sz="0" w:space="0" w:color="auto"/>
                <w:left w:val="none" w:sz="0" w:space="0" w:color="auto"/>
                <w:bottom w:val="none" w:sz="0" w:space="0" w:color="auto"/>
                <w:right w:val="none" w:sz="0" w:space="0" w:color="auto"/>
              </w:divBdr>
            </w:div>
            <w:div w:id="927664396">
              <w:marLeft w:val="0"/>
              <w:marRight w:val="0"/>
              <w:marTop w:val="0"/>
              <w:marBottom w:val="0"/>
              <w:divBdr>
                <w:top w:val="none" w:sz="0" w:space="0" w:color="auto"/>
                <w:left w:val="none" w:sz="0" w:space="0" w:color="auto"/>
                <w:bottom w:val="none" w:sz="0" w:space="0" w:color="auto"/>
                <w:right w:val="none" w:sz="0" w:space="0" w:color="auto"/>
              </w:divBdr>
            </w:div>
            <w:div w:id="1016883574">
              <w:marLeft w:val="0"/>
              <w:marRight w:val="0"/>
              <w:marTop w:val="0"/>
              <w:marBottom w:val="0"/>
              <w:divBdr>
                <w:top w:val="none" w:sz="0" w:space="0" w:color="auto"/>
                <w:left w:val="none" w:sz="0" w:space="0" w:color="auto"/>
                <w:bottom w:val="none" w:sz="0" w:space="0" w:color="auto"/>
                <w:right w:val="none" w:sz="0" w:space="0" w:color="auto"/>
              </w:divBdr>
            </w:div>
            <w:div w:id="1221553695">
              <w:marLeft w:val="0"/>
              <w:marRight w:val="0"/>
              <w:marTop w:val="0"/>
              <w:marBottom w:val="0"/>
              <w:divBdr>
                <w:top w:val="none" w:sz="0" w:space="0" w:color="auto"/>
                <w:left w:val="none" w:sz="0" w:space="0" w:color="auto"/>
                <w:bottom w:val="none" w:sz="0" w:space="0" w:color="auto"/>
                <w:right w:val="none" w:sz="0" w:space="0" w:color="auto"/>
              </w:divBdr>
            </w:div>
            <w:div w:id="1238662990">
              <w:marLeft w:val="0"/>
              <w:marRight w:val="0"/>
              <w:marTop w:val="0"/>
              <w:marBottom w:val="0"/>
              <w:divBdr>
                <w:top w:val="none" w:sz="0" w:space="0" w:color="auto"/>
                <w:left w:val="none" w:sz="0" w:space="0" w:color="auto"/>
                <w:bottom w:val="none" w:sz="0" w:space="0" w:color="auto"/>
                <w:right w:val="none" w:sz="0" w:space="0" w:color="auto"/>
              </w:divBdr>
            </w:div>
            <w:div w:id="1482577942">
              <w:marLeft w:val="0"/>
              <w:marRight w:val="0"/>
              <w:marTop w:val="0"/>
              <w:marBottom w:val="0"/>
              <w:divBdr>
                <w:top w:val="none" w:sz="0" w:space="0" w:color="auto"/>
                <w:left w:val="none" w:sz="0" w:space="0" w:color="auto"/>
                <w:bottom w:val="none" w:sz="0" w:space="0" w:color="auto"/>
                <w:right w:val="none" w:sz="0" w:space="0" w:color="auto"/>
              </w:divBdr>
            </w:div>
            <w:div w:id="1717662826">
              <w:marLeft w:val="0"/>
              <w:marRight w:val="0"/>
              <w:marTop w:val="0"/>
              <w:marBottom w:val="0"/>
              <w:divBdr>
                <w:top w:val="none" w:sz="0" w:space="0" w:color="auto"/>
                <w:left w:val="none" w:sz="0" w:space="0" w:color="auto"/>
                <w:bottom w:val="none" w:sz="0" w:space="0" w:color="auto"/>
                <w:right w:val="none" w:sz="0" w:space="0" w:color="auto"/>
              </w:divBdr>
            </w:div>
            <w:div w:id="1859196260">
              <w:marLeft w:val="0"/>
              <w:marRight w:val="0"/>
              <w:marTop w:val="0"/>
              <w:marBottom w:val="0"/>
              <w:divBdr>
                <w:top w:val="none" w:sz="0" w:space="0" w:color="auto"/>
                <w:left w:val="none" w:sz="0" w:space="0" w:color="auto"/>
                <w:bottom w:val="none" w:sz="0" w:space="0" w:color="auto"/>
                <w:right w:val="none" w:sz="0" w:space="0" w:color="auto"/>
              </w:divBdr>
            </w:div>
            <w:div w:id="1859856892">
              <w:marLeft w:val="0"/>
              <w:marRight w:val="0"/>
              <w:marTop w:val="0"/>
              <w:marBottom w:val="0"/>
              <w:divBdr>
                <w:top w:val="none" w:sz="0" w:space="0" w:color="auto"/>
                <w:left w:val="none" w:sz="0" w:space="0" w:color="auto"/>
                <w:bottom w:val="none" w:sz="0" w:space="0" w:color="auto"/>
                <w:right w:val="none" w:sz="0" w:space="0" w:color="auto"/>
              </w:divBdr>
            </w:div>
            <w:div w:id="1933121338">
              <w:marLeft w:val="0"/>
              <w:marRight w:val="0"/>
              <w:marTop w:val="0"/>
              <w:marBottom w:val="0"/>
              <w:divBdr>
                <w:top w:val="none" w:sz="0" w:space="0" w:color="auto"/>
                <w:left w:val="none" w:sz="0" w:space="0" w:color="auto"/>
                <w:bottom w:val="none" w:sz="0" w:space="0" w:color="auto"/>
                <w:right w:val="none" w:sz="0" w:space="0" w:color="auto"/>
              </w:divBdr>
            </w:div>
            <w:div w:id="2042702423">
              <w:marLeft w:val="0"/>
              <w:marRight w:val="0"/>
              <w:marTop w:val="0"/>
              <w:marBottom w:val="0"/>
              <w:divBdr>
                <w:top w:val="none" w:sz="0" w:space="0" w:color="auto"/>
                <w:left w:val="none" w:sz="0" w:space="0" w:color="auto"/>
                <w:bottom w:val="none" w:sz="0" w:space="0" w:color="auto"/>
                <w:right w:val="none" w:sz="0" w:space="0" w:color="auto"/>
              </w:divBdr>
            </w:div>
            <w:div w:id="2098675124">
              <w:marLeft w:val="0"/>
              <w:marRight w:val="0"/>
              <w:marTop w:val="0"/>
              <w:marBottom w:val="0"/>
              <w:divBdr>
                <w:top w:val="none" w:sz="0" w:space="0" w:color="auto"/>
                <w:left w:val="none" w:sz="0" w:space="0" w:color="auto"/>
                <w:bottom w:val="none" w:sz="0" w:space="0" w:color="auto"/>
                <w:right w:val="none" w:sz="0" w:space="0" w:color="auto"/>
              </w:divBdr>
            </w:div>
            <w:div w:id="2099515891">
              <w:marLeft w:val="0"/>
              <w:marRight w:val="0"/>
              <w:marTop w:val="0"/>
              <w:marBottom w:val="0"/>
              <w:divBdr>
                <w:top w:val="none" w:sz="0" w:space="0" w:color="auto"/>
                <w:left w:val="none" w:sz="0" w:space="0" w:color="auto"/>
                <w:bottom w:val="none" w:sz="0" w:space="0" w:color="auto"/>
                <w:right w:val="none" w:sz="0" w:space="0" w:color="auto"/>
              </w:divBdr>
            </w:div>
            <w:div w:id="2120369400">
              <w:marLeft w:val="0"/>
              <w:marRight w:val="0"/>
              <w:marTop w:val="0"/>
              <w:marBottom w:val="0"/>
              <w:divBdr>
                <w:top w:val="none" w:sz="0" w:space="0" w:color="auto"/>
                <w:left w:val="none" w:sz="0" w:space="0" w:color="auto"/>
                <w:bottom w:val="none" w:sz="0" w:space="0" w:color="auto"/>
                <w:right w:val="none" w:sz="0" w:space="0" w:color="auto"/>
              </w:divBdr>
            </w:div>
          </w:divsChild>
        </w:div>
        <w:div w:id="1716731036">
          <w:marLeft w:val="0"/>
          <w:marRight w:val="0"/>
          <w:marTop w:val="0"/>
          <w:marBottom w:val="0"/>
          <w:divBdr>
            <w:top w:val="none" w:sz="0" w:space="0" w:color="auto"/>
            <w:left w:val="none" w:sz="0" w:space="0" w:color="auto"/>
            <w:bottom w:val="none" w:sz="0" w:space="0" w:color="auto"/>
            <w:right w:val="none" w:sz="0" w:space="0" w:color="auto"/>
          </w:divBdr>
        </w:div>
        <w:div w:id="1730153512">
          <w:marLeft w:val="0"/>
          <w:marRight w:val="0"/>
          <w:marTop w:val="0"/>
          <w:marBottom w:val="0"/>
          <w:divBdr>
            <w:top w:val="none" w:sz="0" w:space="0" w:color="auto"/>
            <w:left w:val="none" w:sz="0" w:space="0" w:color="auto"/>
            <w:bottom w:val="none" w:sz="0" w:space="0" w:color="auto"/>
            <w:right w:val="none" w:sz="0" w:space="0" w:color="auto"/>
          </w:divBdr>
        </w:div>
        <w:div w:id="1857035786">
          <w:marLeft w:val="0"/>
          <w:marRight w:val="0"/>
          <w:marTop w:val="0"/>
          <w:marBottom w:val="0"/>
          <w:divBdr>
            <w:top w:val="none" w:sz="0" w:space="0" w:color="auto"/>
            <w:left w:val="none" w:sz="0" w:space="0" w:color="auto"/>
            <w:bottom w:val="none" w:sz="0" w:space="0" w:color="auto"/>
            <w:right w:val="none" w:sz="0" w:space="0" w:color="auto"/>
          </w:divBdr>
        </w:div>
        <w:div w:id="1924492243">
          <w:marLeft w:val="0"/>
          <w:marRight w:val="0"/>
          <w:marTop w:val="0"/>
          <w:marBottom w:val="0"/>
          <w:divBdr>
            <w:top w:val="none" w:sz="0" w:space="0" w:color="auto"/>
            <w:left w:val="none" w:sz="0" w:space="0" w:color="auto"/>
            <w:bottom w:val="none" w:sz="0" w:space="0" w:color="auto"/>
            <w:right w:val="none" w:sz="0" w:space="0" w:color="auto"/>
          </w:divBdr>
        </w:div>
        <w:div w:id="1976593683">
          <w:marLeft w:val="0"/>
          <w:marRight w:val="0"/>
          <w:marTop w:val="0"/>
          <w:marBottom w:val="0"/>
          <w:divBdr>
            <w:top w:val="none" w:sz="0" w:space="0" w:color="auto"/>
            <w:left w:val="none" w:sz="0" w:space="0" w:color="auto"/>
            <w:bottom w:val="none" w:sz="0" w:space="0" w:color="auto"/>
            <w:right w:val="none" w:sz="0" w:space="0" w:color="auto"/>
          </w:divBdr>
        </w:div>
        <w:div w:id="2032031118">
          <w:marLeft w:val="0"/>
          <w:marRight w:val="0"/>
          <w:marTop w:val="0"/>
          <w:marBottom w:val="0"/>
          <w:divBdr>
            <w:top w:val="none" w:sz="0" w:space="0" w:color="auto"/>
            <w:left w:val="none" w:sz="0" w:space="0" w:color="auto"/>
            <w:bottom w:val="none" w:sz="0" w:space="0" w:color="auto"/>
            <w:right w:val="none" w:sz="0" w:space="0" w:color="auto"/>
          </w:divBdr>
        </w:div>
        <w:div w:id="2079401829">
          <w:marLeft w:val="0"/>
          <w:marRight w:val="0"/>
          <w:marTop w:val="0"/>
          <w:marBottom w:val="0"/>
          <w:divBdr>
            <w:top w:val="none" w:sz="0" w:space="0" w:color="auto"/>
            <w:left w:val="none" w:sz="0" w:space="0" w:color="auto"/>
            <w:bottom w:val="none" w:sz="0" w:space="0" w:color="auto"/>
            <w:right w:val="none" w:sz="0" w:space="0" w:color="auto"/>
          </w:divBdr>
        </w:div>
        <w:div w:id="2117361123">
          <w:marLeft w:val="0"/>
          <w:marRight w:val="0"/>
          <w:marTop w:val="0"/>
          <w:marBottom w:val="0"/>
          <w:divBdr>
            <w:top w:val="none" w:sz="0" w:space="0" w:color="auto"/>
            <w:left w:val="none" w:sz="0" w:space="0" w:color="auto"/>
            <w:bottom w:val="none" w:sz="0" w:space="0" w:color="auto"/>
            <w:right w:val="none" w:sz="0" w:space="0" w:color="auto"/>
          </w:divBdr>
        </w:div>
      </w:divsChild>
    </w:div>
    <w:div w:id="1638492485">
      <w:bodyDiv w:val="1"/>
      <w:marLeft w:val="0"/>
      <w:marRight w:val="0"/>
      <w:marTop w:val="0"/>
      <w:marBottom w:val="0"/>
      <w:divBdr>
        <w:top w:val="none" w:sz="0" w:space="0" w:color="auto"/>
        <w:left w:val="none" w:sz="0" w:space="0" w:color="auto"/>
        <w:bottom w:val="none" w:sz="0" w:space="0" w:color="auto"/>
        <w:right w:val="none" w:sz="0" w:space="0" w:color="auto"/>
      </w:divBdr>
      <w:divsChild>
        <w:div w:id="14506010">
          <w:marLeft w:val="0"/>
          <w:marRight w:val="0"/>
          <w:marTop w:val="0"/>
          <w:marBottom w:val="0"/>
          <w:divBdr>
            <w:top w:val="none" w:sz="0" w:space="0" w:color="auto"/>
            <w:left w:val="none" w:sz="0" w:space="0" w:color="auto"/>
            <w:bottom w:val="none" w:sz="0" w:space="0" w:color="auto"/>
            <w:right w:val="none" w:sz="0" w:space="0" w:color="auto"/>
          </w:divBdr>
        </w:div>
        <w:div w:id="147212374">
          <w:marLeft w:val="0"/>
          <w:marRight w:val="0"/>
          <w:marTop w:val="0"/>
          <w:marBottom w:val="0"/>
          <w:divBdr>
            <w:top w:val="none" w:sz="0" w:space="0" w:color="auto"/>
            <w:left w:val="none" w:sz="0" w:space="0" w:color="auto"/>
            <w:bottom w:val="none" w:sz="0" w:space="0" w:color="auto"/>
            <w:right w:val="none" w:sz="0" w:space="0" w:color="auto"/>
          </w:divBdr>
        </w:div>
        <w:div w:id="201096748">
          <w:marLeft w:val="0"/>
          <w:marRight w:val="0"/>
          <w:marTop w:val="0"/>
          <w:marBottom w:val="0"/>
          <w:divBdr>
            <w:top w:val="none" w:sz="0" w:space="0" w:color="auto"/>
            <w:left w:val="none" w:sz="0" w:space="0" w:color="auto"/>
            <w:bottom w:val="none" w:sz="0" w:space="0" w:color="auto"/>
            <w:right w:val="none" w:sz="0" w:space="0" w:color="auto"/>
          </w:divBdr>
        </w:div>
        <w:div w:id="245499031">
          <w:marLeft w:val="0"/>
          <w:marRight w:val="0"/>
          <w:marTop w:val="0"/>
          <w:marBottom w:val="0"/>
          <w:divBdr>
            <w:top w:val="none" w:sz="0" w:space="0" w:color="auto"/>
            <w:left w:val="none" w:sz="0" w:space="0" w:color="auto"/>
            <w:bottom w:val="none" w:sz="0" w:space="0" w:color="auto"/>
            <w:right w:val="none" w:sz="0" w:space="0" w:color="auto"/>
          </w:divBdr>
        </w:div>
        <w:div w:id="251207159">
          <w:marLeft w:val="0"/>
          <w:marRight w:val="0"/>
          <w:marTop w:val="0"/>
          <w:marBottom w:val="0"/>
          <w:divBdr>
            <w:top w:val="none" w:sz="0" w:space="0" w:color="auto"/>
            <w:left w:val="none" w:sz="0" w:space="0" w:color="auto"/>
            <w:bottom w:val="none" w:sz="0" w:space="0" w:color="auto"/>
            <w:right w:val="none" w:sz="0" w:space="0" w:color="auto"/>
          </w:divBdr>
        </w:div>
        <w:div w:id="261039438">
          <w:marLeft w:val="0"/>
          <w:marRight w:val="0"/>
          <w:marTop w:val="0"/>
          <w:marBottom w:val="0"/>
          <w:divBdr>
            <w:top w:val="none" w:sz="0" w:space="0" w:color="auto"/>
            <w:left w:val="none" w:sz="0" w:space="0" w:color="auto"/>
            <w:bottom w:val="none" w:sz="0" w:space="0" w:color="auto"/>
            <w:right w:val="none" w:sz="0" w:space="0" w:color="auto"/>
          </w:divBdr>
        </w:div>
        <w:div w:id="266353815">
          <w:marLeft w:val="0"/>
          <w:marRight w:val="0"/>
          <w:marTop w:val="0"/>
          <w:marBottom w:val="0"/>
          <w:divBdr>
            <w:top w:val="none" w:sz="0" w:space="0" w:color="auto"/>
            <w:left w:val="none" w:sz="0" w:space="0" w:color="auto"/>
            <w:bottom w:val="none" w:sz="0" w:space="0" w:color="auto"/>
            <w:right w:val="none" w:sz="0" w:space="0" w:color="auto"/>
          </w:divBdr>
        </w:div>
        <w:div w:id="279074751">
          <w:marLeft w:val="0"/>
          <w:marRight w:val="0"/>
          <w:marTop w:val="0"/>
          <w:marBottom w:val="0"/>
          <w:divBdr>
            <w:top w:val="none" w:sz="0" w:space="0" w:color="auto"/>
            <w:left w:val="none" w:sz="0" w:space="0" w:color="auto"/>
            <w:bottom w:val="none" w:sz="0" w:space="0" w:color="auto"/>
            <w:right w:val="none" w:sz="0" w:space="0" w:color="auto"/>
          </w:divBdr>
        </w:div>
        <w:div w:id="313533816">
          <w:marLeft w:val="0"/>
          <w:marRight w:val="0"/>
          <w:marTop w:val="0"/>
          <w:marBottom w:val="0"/>
          <w:divBdr>
            <w:top w:val="none" w:sz="0" w:space="0" w:color="auto"/>
            <w:left w:val="none" w:sz="0" w:space="0" w:color="auto"/>
            <w:bottom w:val="none" w:sz="0" w:space="0" w:color="auto"/>
            <w:right w:val="none" w:sz="0" w:space="0" w:color="auto"/>
          </w:divBdr>
        </w:div>
        <w:div w:id="336345376">
          <w:marLeft w:val="0"/>
          <w:marRight w:val="0"/>
          <w:marTop w:val="0"/>
          <w:marBottom w:val="0"/>
          <w:divBdr>
            <w:top w:val="none" w:sz="0" w:space="0" w:color="auto"/>
            <w:left w:val="none" w:sz="0" w:space="0" w:color="auto"/>
            <w:bottom w:val="none" w:sz="0" w:space="0" w:color="auto"/>
            <w:right w:val="none" w:sz="0" w:space="0" w:color="auto"/>
          </w:divBdr>
        </w:div>
        <w:div w:id="419568083">
          <w:marLeft w:val="0"/>
          <w:marRight w:val="0"/>
          <w:marTop w:val="0"/>
          <w:marBottom w:val="0"/>
          <w:divBdr>
            <w:top w:val="none" w:sz="0" w:space="0" w:color="auto"/>
            <w:left w:val="none" w:sz="0" w:space="0" w:color="auto"/>
            <w:bottom w:val="none" w:sz="0" w:space="0" w:color="auto"/>
            <w:right w:val="none" w:sz="0" w:space="0" w:color="auto"/>
          </w:divBdr>
        </w:div>
        <w:div w:id="467013203">
          <w:marLeft w:val="0"/>
          <w:marRight w:val="0"/>
          <w:marTop w:val="0"/>
          <w:marBottom w:val="0"/>
          <w:divBdr>
            <w:top w:val="none" w:sz="0" w:space="0" w:color="auto"/>
            <w:left w:val="none" w:sz="0" w:space="0" w:color="auto"/>
            <w:bottom w:val="none" w:sz="0" w:space="0" w:color="auto"/>
            <w:right w:val="none" w:sz="0" w:space="0" w:color="auto"/>
          </w:divBdr>
        </w:div>
        <w:div w:id="566454021">
          <w:marLeft w:val="0"/>
          <w:marRight w:val="0"/>
          <w:marTop w:val="0"/>
          <w:marBottom w:val="0"/>
          <w:divBdr>
            <w:top w:val="none" w:sz="0" w:space="0" w:color="auto"/>
            <w:left w:val="none" w:sz="0" w:space="0" w:color="auto"/>
            <w:bottom w:val="none" w:sz="0" w:space="0" w:color="auto"/>
            <w:right w:val="none" w:sz="0" w:space="0" w:color="auto"/>
          </w:divBdr>
        </w:div>
        <w:div w:id="590699841">
          <w:marLeft w:val="0"/>
          <w:marRight w:val="0"/>
          <w:marTop w:val="0"/>
          <w:marBottom w:val="0"/>
          <w:divBdr>
            <w:top w:val="none" w:sz="0" w:space="0" w:color="auto"/>
            <w:left w:val="none" w:sz="0" w:space="0" w:color="auto"/>
            <w:bottom w:val="none" w:sz="0" w:space="0" w:color="auto"/>
            <w:right w:val="none" w:sz="0" w:space="0" w:color="auto"/>
          </w:divBdr>
        </w:div>
        <w:div w:id="612789956">
          <w:marLeft w:val="0"/>
          <w:marRight w:val="0"/>
          <w:marTop w:val="0"/>
          <w:marBottom w:val="0"/>
          <w:divBdr>
            <w:top w:val="none" w:sz="0" w:space="0" w:color="auto"/>
            <w:left w:val="none" w:sz="0" w:space="0" w:color="auto"/>
            <w:bottom w:val="none" w:sz="0" w:space="0" w:color="auto"/>
            <w:right w:val="none" w:sz="0" w:space="0" w:color="auto"/>
          </w:divBdr>
        </w:div>
        <w:div w:id="664626377">
          <w:marLeft w:val="0"/>
          <w:marRight w:val="0"/>
          <w:marTop w:val="0"/>
          <w:marBottom w:val="0"/>
          <w:divBdr>
            <w:top w:val="none" w:sz="0" w:space="0" w:color="auto"/>
            <w:left w:val="none" w:sz="0" w:space="0" w:color="auto"/>
            <w:bottom w:val="none" w:sz="0" w:space="0" w:color="auto"/>
            <w:right w:val="none" w:sz="0" w:space="0" w:color="auto"/>
          </w:divBdr>
        </w:div>
        <w:div w:id="669797666">
          <w:marLeft w:val="0"/>
          <w:marRight w:val="0"/>
          <w:marTop w:val="0"/>
          <w:marBottom w:val="0"/>
          <w:divBdr>
            <w:top w:val="none" w:sz="0" w:space="0" w:color="auto"/>
            <w:left w:val="none" w:sz="0" w:space="0" w:color="auto"/>
            <w:bottom w:val="none" w:sz="0" w:space="0" w:color="auto"/>
            <w:right w:val="none" w:sz="0" w:space="0" w:color="auto"/>
          </w:divBdr>
        </w:div>
        <w:div w:id="708379838">
          <w:marLeft w:val="0"/>
          <w:marRight w:val="0"/>
          <w:marTop w:val="0"/>
          <w:marBottom w:val="0"/>
          <w:divBdr>
            <w:top w:val="none" w:sz="0" w:space="0" w:color="auto"/>
            <w:left w:val="none" w:sz="0" w:space="0" w:color="auto"/>
            <w:bottom w:val="none" w:sz="0" w:space="0" w:color="auto"/>
            <w:right w:val="none" w:sz="0" w:space="0" w:color="auto"/>
          </w:divBdr>
        </w:div>
        <w:div w:id="747386569">
          <w:marLeft w:val="0"/>
          <w:marRight w:val="0"/>
          <w:marTop w:val="0"/>
          <w:marBottom w:val="0"/>
          <w:divBdr>
            <w:top w:val="none" w:sz="0" w:space="0" w:color="auto"/>
            <w:left w:val="none" w:sz="0" w:space="0" w:color="auto"/>
            <w:bottom w:val="none" w:sz="0" w:space="0" w:color="auto"/>
            <w:right w:val="none" w:sz="0" w:space="0" w:color="auto"/>
          </w:divBdr>
        </w:div>
        <w:div w:id="865481902">
          <w:marLeft w:val="0"/>
          <w:marRight w:val="0"/>
          <w:marTop w:val="0"/>
          <w:marBottom w:val="0"/>
          <w:divBdr>
            <w:top w:val="none" w:sz="0" w:space="0" w:color="auto"/>
            <w:left w:val="none" w:sz="0" w:space="0" w:color="auto"/>
            <w:bottom w:val="none" w:sz="0" w:space="0" w:color="auto"/>
            <w:right w:val="none" w:sz="0" w:space="0" w:color="auto"/>
          </w:divBdr>
        </w:div>
        <w:div w:id="930509136">
          <w:marLeft w:val="0"/>
          <w:marRight w:val="0"/>
          <w:marTop w:val="0"/>
          <w:marBottom w:val="0"/>
          <w:divBdr>
            <w:top w:val="none" w:sz="0" w:space="0" w:color="auto"/>
            <w:left w:val="none" w:sz="0" w:space="0" w:color="auto"/>
            <w:bottom w:val="none" w:sz="0" w:space="0" w:color="auto"/>
            <w:right w:val="none" w:sz="0" w:space="0" w:color="auto"/>
          </w:divBdr>
        </w:div>
        <w:div w:id="1003972584">
          <w:marLeft w:val="0"/>
          <w:marRight w:val="0"/>
          <w:marTop w:val="0"/>
          <w:marBottom w:val="0"/>
          <w:divBdr>
            <w:top w:val="none" w:sz="0" w:space="0" w:color="auto"/>
            <w:left w:val="none" w:sz="0" w:space="0" w:color="auto"/>
            <w:bottom w:val="none" w:sz="0" w:space="0" w:color="auto"/>
            <w:right w:val="none" w:sz="0" w:space="0" w:color="auto"/>
          </w:divBdr>
        </w:div>
        <w:div w:id="1105416393">
          <w:marLeft w:val="0"/>
          <w:marRight w:val="0"/>
          <w:marTop w:val="0"/>
          <w:marBottom w:val="0"/>
          <w:divBdr>
            <w:top w:val="none" w:sz="0" w:space="0" w:color="auto"/>
            <w:left w:val="none" w:sz="0" w:space="0" w:color="auto"/>
            <w:bottom w:val="none" w:sz="0" w:space="0" w:color="auto"/>
            <w:right w:val="none" w:sz="0" w:space="0" w:color="auto"/>
          </w:divBdr>
        </w:div>
        <w:div w:id="1365868215">
          <w:marLeft w:val="0"/>
          <w:marRight w:val="0"/>
          <w:marTop w:val="0"/>
          <w:marBottom w:val="0"/>
          <w:divBdr>
            <w:top w:val="none" w:sz="0" w:space="0" w:color="auto"/>
            <w:left w:val="none" w:sz="0" w:space="0" w:color="auto"/>
            <w:bottom w:val="none" w:sz="0" w:space="0" w:color="auto"/>
            <w:right w:val="none" w:sz="0" w:space="0" w:color="auto"/>
          </w:divBdr>
        </w:div>
        <w:div w:id="1405949711">
          <w:marLeft w:val="0"/>
          <w:marRight w:val="0"/>
          <w:marTop w:val="0"/>
          <w:marBottom w:val="0"/>
          <w:divBdr>
            <w:top w:val="none" w:sz="0" w:space="0" w:color="auto"/>
            <w:left w:val="none" w:sz="0" w:space="0" w:color="auto"/>
            <w:bottom w:val="none" w:sz="0" w:space="0" w:color="auto"/>
            <w:right w:val="none" w:sz="0" w:space="0" w:color="auto"/>
          </w:divBdr>
        </w:div>
        <w:div w:id="1511749905">
          <w:marLeft w:val="0"/>
          <w:marRight w:val="0"/>
          <w:marTop w:val="0"/>
          <w:marBottom w:val="0"/>
          <w:divBdr>
            <w:top w:val="none" w:sz="0" w:space="0" w:color="auto"/>
            <w:left w:val="none" w:sz="0" w:space="0" w:color="auto"/>
            <w:bottom w:val="none" w:sz="0" w:space="0" w:color="auto"/>
            <w:right w:val="none" w:sz="0" w:space="0" w:color="auto"/>
          </w:divBdr>
        </w:div>
        <w:div w:id="1526939272">
          <w:marLeft w:val="0"/>
          <w:marRight w:val="0"/>
          <w:marTop w:val="0"/>
          <w:marBottom w:val="0"/>
          <w:divBdr>
            <w:top w:val="none" w:sz="0" w:space="0" w:color="auto"/>
            <w:left w:val="none" w:sz="0" w:space="0" w:color="auto"/>
            <w:bottom w:val="none" w:sz="0" w:space="0" w:color="auto"/>
            <w:right w:val="none" w:sz="0" w:space="0" w:color="auto"/>
          </w:divBdr>
        </w:div>
        <w:div w:id="1529566053">
          <w:marLeft w:val="0"/>
          <w:marRight w:val="0"/>
          <w:marTop w:val="0"/>
          <w:marBottom w:val="0"/>
          <w:divBdr>
            <w:top w:val="none" w:sz="0" w:space="0" w:color="auto"/>
            <w:left w:val="none" w:sz="0" w:space="0" w:color="auto"/>
            <w:bottom w:val="none" w:sz="0" w:space="0" w:color="auto"/>
            <w:right w:val="none" w:sz="0" w:space="0" w:color="auto"/>
          </w:divBdr>
        </w:div>
        <w:div w:id="1603997207">
          <w:marLeft w:val="0"/>
          <w:marRight w:val="0"/>
          <w:marTop w:val="0"/>
          <w:marBottom w:val="0"/>
          <w:divBdr>
            <w:top w:val="none" w:sz="0" w:space="0" w:color="auto"/>
            <w:left w:val="none" w:sz="0" w:space="0" w:color="auto"/>
            <w:bottom w:val="none" w:sz="0" w:space="0" w:color="auto"/>
            <w:right w:val="none" w:sz="0" w:space="0" w:color="auto"/>
          </w:divBdr>
        </w:div>
        <w:div w:id="1620338244">
          <w:marLeft w:val="0"/>
          <w:marRight w:val="0"/>
          <w:marTop w:val="0"/>
          <w:marBottom w:val="0"/>
          <w:divBdr>
            <w:top w:val="none" w:sz="0" w:space="0" w:color="auto"/>
            <w:left w:val="none" w:sz="0" w:space="0" w:color="auto"/>
            <w:bottom w:val="none" w:sz="0" w:space="0" w:color="auto"/>
            <w:right w:val="none" w:sz="0" w:space="0" w:color="auto"/>
          </w:divBdr>
        </w:div>
        <w:div w:id="1887063611">
          <w:marLeft w:val="0"/>
          <w:marRight w:val="0"/>
          <w:marTop w:val="0"/>
          <w:marBottom w:val="0"/>
          <w:divBdr>
            <w:top w:val="none" w:sz="0" w:space="0" w:color="auto"/>
            <w:left w:val="none" w:sz="0" w:space="0" w:color="auto"/>
            <w:bottom w:val="none" w:sz="0" w:space="0" w:color="auto"/>
            <w:right w:val="none" w:sz="0" w:space="0" w:color="auto"/>
          </w:divBdr>
        </w:div>
        <w:div w:id="2036684627">
          <w:marLeft w:val="0"/>
          <w:marRight w:val="0"/>
          <w:marTop w:val="0"/>
          <w:marBottom w:val="0"/>
          <w:divBdr>
            <w:top w:val="none" w:sz="0" w:space="0" w:color="auto"/>
            <w:left w:val="none" w:sz="0" w:space="0" w:color="auto"/>
            <w:bottom w:val="none" w:sz="0" w:space="0" w:color="auto"/>
            <w:right w:val="none" w:sz="0" w:space="0" w:color="auto"/>
          </w:divBdr>
        </w:div>
      </w:divsChild>
    </w:div>
    <w:div w:id="1697152900">
      <w:bodyDiv w:val="1"/>
      <w:marLeft w:val="0"/>
      <w:marRight w:val="0"/>
      <w:marTop w:val="0"/>
      <w:marBottom w:val="0"/>
      <w:divBdr>
        <w:top w:val="none" w:sz="0" w:space="0" w:color="auto"/>
        <w:left w:val="none" w:sz="0" w:space="0" w:color="auto"/>
        <w:bottom w:val="none" w:sz="0" w:space="0" w:color="auto"/>
        <w:right w:val="none" w:sz="0" w:space="0" w:color="auto"/>
      </w:divBdr>
    </w:div>
    <w:div w:id="1698191427">
      <w:bodyDiv w:val="1"/>
      <w:marLeft w:val="0"/>
      <w:marRight w:val="0"/>
      <w:marTop w:val="0"/>
      <w:marBottom w:val="0"/>
      <w:divBdr>
        <w:top w:val="none" w:sz="0" w:space="0" w:color="auto"/>
        <w:left w:val="none" w:sz="0" w:space="0" w:color="auto"/>
        <w:bottom w:val="none" w:sz="0" w:space="0" w:color="auto"/>
        <w:right w:val="none" w:sz="0" w:space="0" w:color="auto"/>
      </w:divBdr>
      <w:divsChild>
        <w:div w:id="60374149">
          <w:marLeft w:val="0"/>
          <w:marRight w:val="0"/>
          <w:marTop w:val="0"/>
          <w:marBottom w:val="0"/>
          <w:divBdr>
            <w:top w:val="none" w:sz="0" w:space="0" w:color="auto"/>
            <w:left w:val="none" w:sz="0" w:space="0" w:color="auto"/>
            <w:bottom w:val="none" w:sz="0" w:space="0" w:color="auto"/>
            <w:right w:val="none" w:sz="0" w:space="0" w:color="auto"/>
          </w:divBdr>
        </w:div>
        <w:div w:id="160632813">
          <w:marLeft w:val="0"/>
          <w:marRight w:val="0"/>
          <w:marTop w:val="0"/>
          <w:marBottom w:val="0"/>
          <w:divBdr>
            <w:top w:val="none" w:sz="0" w:space="0" w:color="auto"/>
            <w:left w:val="none" w:sz="0" w:space="0" w:color="auto"/>
            <w:bottom w:val="none" w:sz="0" w:space="0" w:color="auto"/>
            <w:right w:val="none" w:sz="0" w:space="0" w:color="auto"/>
          </w:divBdr>
        </w:div>
        <w:div w:id="166799010">
          <w:marLeft w:val="0"/>
          <w:marRight w:val="0"/>
          <w:marTop w:val="0"/>
          <w:marBottom w:val="0"/>
          <w:divBdr>
            <w:top w:val="none" w:sz="0" w:space="0" w:color="auto"/>
            <w:left w:val="none" w:sz="0" w:space="0" w:color="auto"/>
            <w:bottom w:val="none" w:sz="0" w:space="0" w:color="auto"/>
            <w:right w:val="none" w:sz="0" w:space="0" w:color="auto"/>
          </w:divBdr>
        </w:div>
        <w:div w:id="347877870">
          <w:marLeft w:val="0"/>
          <w:marRight w:val="0"/>
          <w:marTop w:val="0"/>
          <w:marBottom w:val="0"/>
          <w:divBdr>
            <w:top w:val="none" w:sz="0" w:space="0" w:color="auto"/>
            <w:left w:val="none" w:sz="0" w:space="0" w:color="auto"/>
            <w:bottom w:val="none" w:sz="0" w:space="0" w:color="auto"/>
            <w:right w:val="none" w:sz="0" w:space="0" w:color="auto"/>
          </w:divBdr>
        </w:div>
        <w:div w:id="374430350">
          <w:marLeft w:val="0"/>
          <w:marRight w:val="0"/>
          <w:marTop w:val="0"/>
          <w:marBottom w:val="0"/>
          <w:divBdr>
            <w:top w:val="none" w:sz="0" w:space="0" w:color="auto"/>
            <w:left w:val="none" w:sz="0" w:space="0" w:color="auto"/>
            <w:bottom w:val="none" w:sz="0" w:space="0" w:color="auto"/>
            <w:right w:val="none" w:sz="0" w:space="0" w:color="auto"/>
          </w:divBdr>
        </w:div>
        <w:div w:id="686566740">
          <w:marLeft w:val="0"/>
          <w:marRight w:val="0"/>
          <w:marTop w:val="0"/>
          <w:marBottom w:val="0"/>
          <w:divBdr>
            <w:top w:val="none" w:sz="0" w:space="0" w:color="auto"/>
            <w:left w:val="none" w:sz="0" w:space="0" w:color="auto"/>
            <w:bottom w:val="none" w:sz="0" w:space="0" w:color="auto"/>
            <w:right w:val="none" w:sz="0" w:space="0" w:color="auto"/>
          </w:divBdr>
        </w:div>
      </w:divsChild>
    </w:div>
    <w:div w:id="1840270465">
      <w:bodyDiv w:val="1"/>
      <w:marLeft w:val="0"/>
      <w:marRight w:val="0"/>
      <w:marTop w:val="0"/>
      <w:marBottom w:val="0"/>
      <w:divBdr>
        <w:top w:val="none" w:sz="0" w:space="0" w:color="auto"/>
        <w:left w:val="none" w:sz="0" w:space="0" w:color="auto"/>
        <w:bottom w:val="none" w:sz="0" w:space="0" w:color="auto"/>
        <w:right w:val="none" w:sz="0" w:space="0" w:color="auto"/>
      </w:divBdr>
      <w:divsChild>
        <w:div w:id="53967025">
          <w:marLeft w:val="0"/>
          <w:marRight w:val="0"/>
          <w:marTop w:val="0"/>
          <w:marBottom w:val="0"/>
          <w:divBdr>
            <w:top w:val="none" w:sz="0" w:space="0" w:color="auto"/>
            <w:left w:val="none" w:sz="0" w:space="0" w:color="auto"/>
            <w:bottom w:val="none" w:sz="0" w:space="0" w:color="auto"/>
            <w:right w:val="none" w:sz="0" w:space="0" w:color="auto"/>
          </w:divBdr>
        </w:div>
        <w:div w:id="70780788">
          <w:marLeft w:val="0"/>
          <w:marRight w:val="0"/>
          <w:marTop w:val="0"/>
          <w:marBottom w:val="0"/>
          <w:divBdr>
            <w:top w:val="none" w:sz="0" w:space="0" w:color="auto"/>
            <w:left w:val="none" w:sz="0" w:space="0" w:color="auto"/>
            <w:bottom w:val="none" w:sz="0" w:space="0" w:color="auto"/>
            <w:right w:val="none" w:sz="0" w:space="0" w:color="auto"/>
          </w:divBdr>
        </w:div>
        <w:div w:id="134494593">
          <w:marLeft w:val="0"/>
          <w:marRight w:val="0"/>
          <w:marTop w:val="0"/>
          <w:marBottom w:val="0"/>
          <w:divBdr>
            <w:top w:val="none" w:sz="0" w:space="0" w:color="auto"/>
            <w:left w:val="none" w:sz="0" w:space="0" w:color="auto"/>
            <w:bottom w:val="none" w:sz="0" w:space="0" w:color="auto"/>
            <w:right w:val="none" w:sz="0" w:space="0" w:color="auto"/>
          </w:divBdr>
        </w:div>
        <w:div w:id="147402599">
          <w:marLeft w:val="0"/>
          <w:marRight w:val="0"/>
          <w:marTop w:val="0"/>
          <w:marBottom w:val="0"/>
          <w:divBdr>
            <w:top w:val="none" w:sz="0" w:space="0" w:color="auto"/>
            <w:left w:val="none" w:sz="0" w:space="0" w:color="auto"/>
            <w:bottom w:val="none" w:sz="0" w:space="0" w:color="auto"/>
            <w:right w:val="none" w:sz="0" w:space="0" w:color="auto"/>
          </w:divBdr>
        </w:div>
        <w:div w:id="223182725">
          <w:marLeft w:val="0"/>
          <w:marRight w:val="0"/>
          <w:marTop w:val="0"/>
          <w:marBottom w:val="0"/>
          <w:divBdr>
            <w:top w:val="none" w:sz="0" w:space="0" w:color="auto"/>
            <w:left w:val="none" w:sz="0" w:space="0" w:color="auto"/>
            <w:bottom w:val="none" w:sz="0" w:space="0" w:color="auto"/>
            <w:right w:val="none" w:sz="0" w:space="0" w:color="auto"/>
          </w:divBdr>
        </w:div>
        <w:div w:id="301664246">
          <w:marLeft w:val="0"/>
          <w:marRight w:val="0"/>
          <w:marTop w:val="0"/>
          <w:marBottom w:val="0"/>
          <w:divBdr>
            <w:top w:val="none" w:sz="0" w:space="0" w:color="auto"/>
            <w:left w:val="none" w:sz="0" w:space="0" w:color="auto"/>
            <w:bottom w:val="none" w:sz="0" w:space="0" w:color="auto"/>
            <w:right w:val="none" w:sz="0" w:space="0" w:color="auto"/>
          </w:divBdr>
        </w:div>
        <w:div w:id="400829412">
          <w:marLeft w:val="0"/>
          <w:marRight w:val="0"/>
          <w:marTop w:val="0"/>
          <w:marBottom w:val="0"/>
          <w:divBdr>
            <w:top w:val="none" w:sz="0" w:space="0" w:color="auto"/>
            <w:left w:val="none" w:sz="0" w:space="0" w:color="auto"/>
            <w:bottom w:val="none" w:sz="0" w:space="0" w:color="auto"/>
            <w:right w:val="none" w:sz="0" w:space="0" w:color="auto"/>
          </w:divBdr>
        </w:div>
        <w:div w:id="574705269">
          <w:marLeft w:val="0"/>
          <w:marRight w:val="0"/>
          <w:marTop w:val="0"/>
          <w:marBottom w:val="0"/>
          <w:divBdr>
            <w:top w:val="none" w:sz="0" w:space="0" w:color="auto"/>
            <w:left w:val="none" w:sz="0" w:space="0" w:color="auto"/>
            <w:bottom w:val="none" w:sz="0" w:space="0" w:color="auto"/>
            <w:right w:val="none" w:sz="0" w:space="0" w:color="auto"/>
          </w:divBdr>
        </w:div>
        <w:div w:id="643389017">
          <w:marLeft w:val="0"/>
          <w:marRight w:val="0"/>
          <w:marTop w:val="0"/>
          <w:marBottom w:val="0"/>
          <w:divBdr>
            <w:top w:val="none" w:sz="0" w:space="0" w:color="auto"/>
            <w:left w:val="none" w:sz="0" w:space="0" w:color="auto"/>
            <w:bottom w:val="none" w:sz="0" w:space="0" w:color="auto"/>
            <w:right w:val="none" w:sz="0" w:space="0" w:color="auto"/>
          </w:divBdr>
        </w:div>
        <w:div w:id="683282956">
          <w:marLeft w:val="0"/>
          <w:marRight w:val="0"/>
          <w:marTop w:val="0"/>
          <w:marBottom w:val="0"/>
          <w:divBdr>
            <w:top w:val="none" w:sz="0" w:space="0" w:color="auto"/>
            <w:left w:val="none" w:sz="0" w:space="0" w:color="auto"/>
            <w:bottom w:val="none" w:sz="0" w:space="0" w:color="auto"/>
            <w:right w:val="none" w:sz="0" w:space="0" w:color="auto"/>
          </w:divBdr>
        </w:div>
        <w:div w:id="695811730">
          <w:marLeft w:val="0"/>
          <w:marRight w:val="0"/>
          <w:marTop w:val="0"/>
          <w:marBottom w:val="0"/>
          <w:divBdr>
            <w:top w:val="none" w:sz="0" w:space="0" w:color="auto"/>
            <w:left w:val="none" w:sz="0" w:space="0" w:color="auto"/>
            <w:bottom w:val="none" w:sz="0" w:space="0" w:color="auto"/>
            <w:right w:val="none" w:sz="0" w:space="0" w:color="auto"/>
          </w:divBdr>
        </w:div>
        <w:div w:id="773936586">
          <w:marLeft w:val="0"/>
          <w:marRight w:val="0"/>
          <w:marTop w:val="0"/>
          <w:marBottom w:val="0"/>
          <w:divBdr>
            <w:top w:val="none" w:sz="0" w:space="0" w:color="auto"/>
            <w:left w:val="none" w:sz="0" w:space="0" w:color="auto"/>
            <w:bottom w:val="none" w:sz="0" w:space="0" w:color="auto"/>
            <w:right w:val="none" w:sz="0" w:space="0" w:color="auto"/>
          </w:divBdr>
        </w:div>
        <w:div w:id="840196516">
          <w:marLeft w:val="0"/>
          <w:marRight w:val="0"/>
          <w:marTop w:val="0"/>
          <w:marBottom w:val="0"/>
          <w:divBdr>
            <w:top w:val="none" w:sz="0" w:space="0" w:color="auto"/>
            <w:left w:val="none" w:sz="0" w:space="0" w:color="auto"/>
            <w:bottom w:val="none" w:sz="0" w:space="0" w:color="auto"/>
            <w:right w:val="none" w:sz="0" w:space="0" w:color="auto"/>
          </w:divBdr>
        </w:div>
        <w:div w:id="959607168">
          <w:marLeft w:val="0"/>
          <w:marRight w:val="0"/>
          <w:marTop w:val="0"/>
          <w:marBottom w:val="0"/>
          <w:divBdr>
            <w:top w:val="none" w:sz="0" w:space="0" w:color="auto"/>
            <w:left w:val="none" w:sz="0" w:space="0" w:color="auto"/>
            <w:bottom w:val="none" w:sz="0" w:space="0" w:color="auto"/>
            <w:right w:val="none" w:sz="0" w:space="0" w:color="auto"/>
          </w:divBdr>
        </w:div>
        <w:div w:id="973024965">
          <w:marLeft w:val="0"/>
          <w:marRight w:val="0"/>
          <w:marTop w:val="0"/>
          <w:marBottom w:val="0"/>
          <w:divBdr>
            <w:top w:val="none" w:sz="0" w:space="0" w:color="auto"/>
            <w:left w:val="none" w:sz="0" w:space="0" w:color="auto"/>
            <w:bottom w:val="none" w:sz="0" w:space="0" w:color="auto"/>
            <w:right w:val="none" w:sz="0" w:space="0" w:color="auto"/>
          </w:divBdr>
        </w:div>
        <w:div w:id="1051001263">
          <w:marLeft w:val="0"/>
          <w:marRight w:val="0"/>
          <w:marTop w:val="0"/>
          <w:marBottom w:val="0"/>
          <w:divBdr>
            <w:top w:val="none" w:sz="0" w:space="0" w:color="auto"/>
            <w:left w:val="none" w:sz="0" w:space="0" w:color="auto"/>
            <w:bottom w:val="none" w:sz="0" w:space="0" w:color="auto"/>
            <w:right w:val="none" w:sz="0" w:space="0" w:color="auto"/>
          </w:divBdr>
        </w:div>
        <w:div w:id="1299535938">
          <w:marLeft w:val="0"/>
          <w:marRight w:val="0"/>
          <w:marTop w:val="0"/>
          <w:marBottom w:val="0"/>
          <w:divBdr>
            <w:top w:val="none" w:sz="0" w:space="0" w:color="auto"/>
            <w:left w:val="none" w:sz="0" w:space="0" w:color="auto"/>
            <w:bottom w:val="none" w:sz="0" w:space="0" w:color="auto"/>
            <w:right w:val="none" w:sz="0" w:space="0" w:color="auto"/>
          </w:divBdr>
        </w:div>
        <w:div w:id="1374844454">
          <w:marLeft w:val="0"/>
          <w:marRight w:val="0"/>
          <w:marTop w:val="0"/>
          <w:marBottom w:val="0"/>
          <w:divBdr>
            <w:top w:val="none" w:sz="0" w:space="0" w:color="auto"/>
            <w:left w:val="none" w:sz="0" w:space="0" w:color="auto"/>
            <w:bottom w:val="none" w:sz="0" w:space="0" w:color="auto"/>
            <w:right w:val="none" w:sz="0" w:space="0" w:color="auto"/>
          </w:divBdr>
        </w:div>
        <w:div w:id="1375278916">
          <w:marLeft w:val="0"/>
          <w:marRight w:val="0"/>
          <w:marTop w:val="0"/>
          <w:marBottom w:val="0"/>
          <w:divBdr>
            <w:top w:val="none" w:sz="0" w:space="0" w:color="auto"/>
            <w:left w:val="none" w:sz="0" w:space="0" w:color="auto"/>
            <w:bottom w:val="none" w:sz="0" w:space="0" w:color="auto"/>
            <w:right w:val="none" w:sz="0" w:space="0" w:color="auto"/>
          </w:divBdr>
        </w:div>
        <w:div w:id="1453673203">
          <w:marLeft w:val="0"/>
          <w:marRight w:val="0"/>
          <w:marTop w:val="0"/>
          <w:marBottom w:val="0"/>
          <w:divBdr>
            <w:top w:val="none" w:sz="0" w:space="0" w:color="auto"/>
            <w:left w:val="none" w:sz="0" w:space="0" w:color="auto"/>
            <w:bottom w:val="none" w:sz="0" w:space="0" w:color="auto"/>
            <w:right w:val="none" w:sz="0" w:space="0" w:color="auto"/>
          </w:divBdr>
        </w:div>
        <w:div w:id="1461612653">
          <w:marLeft w:val="0"/>
          <w:marRight w:val="0"/>
          <w:marTop w:val="0"/>
          <w:marBottom w:val="0"/>
          <w:divBdr>
            <w:top w:val="none" w:sz="0" w:space="0" w:color="auto"/>
            <w:left w:val="none" w:sz="0" w:space="0" w:color="auto"/>
            <w:bottom w:val="none" w:sz="0" w:space="0" w:color="auto"/>
            <w:right w:val="none" w:sz="0" w:space="0" w:color="auto"/>
          </w:divBdr>
        </w:div>
        <w:div w:id="1520436557">
          <w:marLeft w:val="0"/>
          <w:marRight w:val="0"/>
          <w:marTop w:val="0"/>
          <w:marBottom w:val="0"/>
          <w:divBdr>
            <w:top w:val="none" w:sz="0" w:space="0" w:color="auto"/>
            <w:left w:val="none" w:sz="0" w:space="0" w:color="auto"/>
            <w:bottom w:val="none" w:sz="0" w:space="0" w:color="auto"/>
            <w:right w:val="none" w:sz="0" w:space="0" w:color="auto"/>
          </w:divBdr>
        </w:div>
        <w:div w:id="1661234960">
          <w:marLeft w:val="0"/>
          <w:marRight w:val="0"/>
          <w:marTop w:val="0"/>
          <w:marBottom w:val="0"/>
          <w:divBdr>
            <w:top w:val="none" w:sz="0" w:space="0" w:color="auto"/>
            <w:left w:val="none" w:sz="0" w:space="0" w:color="auto"/>
            <w:bottom w:val="none" w:sz="0" w:space="0" w:color="auto"/>
            <w:right w:val="none" w:sz="0" w:space="0" w:color="auto"/>
          </w:divBdr>
        </w:div>
        <w:div w:id="1711763611">
          <w:marLeft w:val="0"/>
          <w:marRight w:val="0"/>
          <w:marTop w:val="0"/>
          <w:marBottom w:val="0"/>
          <w:divBdr>
            <w:top w:val="none" w:sz="0" w:space="0" w:color="auto"/>
            <w:left w:val="none" w:sz="0" w:space="0" w:color="auto"/>
            <w:bottom w:val="none" w:sz="0" w:space="0" w:color="auto"/>
            <w:right w:val="none" w:sz="0" w:space="0" w:color="auto"/>
          </w:divBdr>
        </w:div>
        <w:div w:id="1724021325">
          <w:marLeft w:val="0"/>
          <w:marRight w:val="0"/>
          <w:marTop w:val="0"/>
          <w:marBottom w:val="0"/>
          <w:divBdr>
            <w:top w:val="none" w:sz="0" w:space="0" w:color="auto"/>
            <w:left w:val="none" w:sz="0" w:space="0" w:color="auto"/>
            <w:bottom w:val="none" w:sz="0" w:space="0" w:color="auto"/>
            <w:right w:val="none" w:sz="0" w:space="0" w:color="auto"/>
          </w:divBdr>
        </w:div>
        <w:div w:id="1735354137">
          <w:marLeft w:val="0"/>
          <w:marRight w:val="0"/>
          <w:marTop w:val="0"/>
          <w:marBottom w:val="0"/>
          <w:divBdr>
            <w:top w:val="none" w:sz="0" w:space="0" w:color="auto"/>
            <w:left w:val="none" w:sz="0" w:space="0" w:color="auto"/>
            <w:bottom w:val="none" w:sz="0" w:space="0" w:color="auto"/>
            <w:right w:val="none" w:sz="0" w:space="0" w:color="auto"/>
          </w:divBdr>
        </w:div>
        <w:div w:id="1756511681">
          <w:marLeft w:val="0"/>
          <w:marRight w:val="0"/>
          <w:marTop w:val="0"/>
          <w:marBottom w:val="0"/>
          <w:divBdr>
            <w:top w:val="none" w:sz="0" w:space="0" w:color="auto"/>
            <w:left w:val="none" w:sz="0" w:space="0" w:color="auto"/>
            <w:bottom w:val="none" w:sz="0" w:space="0" w:color="auto"/>
            <w:right w:val="none" w:sz="0" w:space="0" w:color="auto"/>
          </w:divBdr>
        </w:div>
        <w:div w:id="1784839636">
          <w:marLeft w:val="0"/>
          <w:marRight w:val="0"/>
          <w:marTop w:val="0"/>
          <w:marBottom w:val="0"/>
          <w:divBdr>
            <w:top w:val="none" w:sz="0" w:space="0" w:color="auto"/>
            <w:left w:val="none" w:sz="0" w:space="0" w:color="auto"/>
            <w:bottom w:val="none" w:sz="0" w:space="0" w:color="auto"/>
            <w:right w:val="none" w:sz="0" w:space="0" w:color="auto"/>
          </w:divBdr>
        </w:div>
        <w:div w:id="1839734520">
          <w:marLeft w:val="0"/>
          <w:marRight w:val="0"/>
          <w:marTop w:val="0"/>
          <w:marBottom w:val="0"/>
          <w:divBdr>
            <w:top w:val="none" w:sz="0" w:space="0" w:color="auto"/>
            <w:left w:val="none" w:sz="0" w:space="0" w:color="auto"/>
            <w:bottom w:val="none" w:sz="0" w:space="0" w:color="auto"/>
            <w:right w:val="none" w:sz="0" w:space="0" w:color="auto"/>
          </w:divBdr>
        </w:div>
        <w:div w:id="1895383814">
          <w:marLeft w:val="0"/>
          <w:marRight w:val="0"/>
          <w:marTop w:val="0"/>
          <w:marBottom w:val="0"/>
          <w:divBdr>
            <w:top w:val="none" w:sz="0" w:space="0" w:color="auto"/>
            <w:left w:val="none" w:sz="0" w:space="0" w:color="auto"/>
            <w:bottom w:val="none" w:sz="0" w:space="0" w:color="auto"/>
            <w:right w:val="none" w:sz="0" w:space="0" w:color="auto"/>
          </w:divBdr>
        </w:div>
        <w:div w:id="2093354228">
          <w:marLeft w:val="0"/>
          <w:marRight w:val="0"/>
          <w:marTop w:val="0"/>
          <w:marBottom w:val="0"/>
          <w:divBdr>
            <w:top w:val="none" w:sz="0" w:space="0" w:color="auto"/>
            <w:left w:val="none" w:sz="0" w:space="0" w:color="auto"/>
            <w:bottom w:val="none" w:sz="0" w:space="0" w:color="auto"/>
            <w:right w:val="none" w:sz="0" w:space="0" w:color="auto"/>
          </w:divBdr>
        </w:div>
        <w:div w:id="2096515495">
          <w:marLeft w:val="0"/>
          <w:marRight w:val="0"/>
          <w:marTop w:val="0"/>
          <w:marBottom w:val="0"/>
          <w:divBdr>
            <w:top w:val="none" w:sz="0" w:space="0" w:color="auto"/>
            <w:left w:val="none" w:sz="0" w:space="0" w:color="auto"/>
            <w:bottom w:val="none" w:sz="0" w:space="0" w:color="auto"/>
            <w:right w:val="none" w:sz="0" w:space="0" w:color="auto"/>
          </w:divBdr>
        </w:div>
      </w:divsChild>
    </w:div>
    <w:div w:id="1928229272">
      <w:bodyDiv w:val="1"/>
      <w:marLeft w:val="0"/>
      <w:marRight w:val="0"/>
      <w:marTop w:val="0"/>
      <w:marBottom w:val="0"/>
      <w:divBdr>
        <w:top w:val="none" w:sz="0" w:space="0" w:color="auto"/>
        <w:left w:val="none" w:sz="0" w:space="0" w:color="auto"/>
        <w:bottom w:val="none" w:sz="0" w:space="0" w:color="auto"/>
        <w:right w:val="none" w:sz="0" w:space="0" w:color="auto"/>
      </w:divBdr>
      <w:divsChild>
        <w:div w:id="8223072">
          <w:marLeft w:val="0"/>
          <w:marRight w:val="0"/>
          <w:marTop w:val="0"/>
          <w:marBottom w:val="0"/>
          <w:divBdr>
            <w:top w:val="none" w:sz="0" w:space="0" w:color="auto"/>
            <w:left w:val="none" w:sz="0" w:space="0" w:color="auto"/>
            <w:bottom w:val="none" w:sz="0" w:space="0" w:color="auto"/>
            <w:right w:val="none" w:sz="0" w:space="0" w:color="auto"/>
          </w:divBdr>
        </w:div>
        <w:div w:id="61416542">
          <w:marLeft w:val="0"/>
          <w:marRight w:val="0"/>
          <w:marTop w:val="0"/>
          <w:marBottom w:val="0"/>
          <w:divBdr>
            <w:top w:val="none" w:sz="0" w:space="0" w:color="auto"/>
            <w:left w:val="none" w:sz="0" w:space="0" w:color="auto"/>
            <w:bottom w:val="none" w:sz="0" w:space="0" w:color="auto"/>
            <w:right w:val="none" w:sz="0" w:space="0" w:color="auto"/>
          </w:divBdr>
        </w:div>
        <w:div w:id="62149016">
          <w:marLeft w:val="0"/>
          <w:marRight w:val="0"/>
          <w:marTop w:val="0"/>
          <w:marBottom w:val="0"/>
          <w:divBdr>
            <w:top w:val="none" w:sz="0" w:space="0" w:color="auto"/>
            <w:left w:val="none" w:sz="0" w:space="0" w:color="auto"/>
            <w:bottom w:val="none" w:sz="0" w:space="0" w:color="auto"/>
            <w:right w:val="none" w:sz="0" w:space="0" w:color="auto"/>
          </w:divBdr>
        </w:div>
        <w:div w:id="68576552">
          <w:marLeft w:val="0"/>
          <w:marRight w:val="0"/>
          <w:marTop w:val="0"/>
          <w:marBottom w:val="0"/>
          <w:divBdr>
            <w:top w:val="none" w:sz="0" w:space="0" w:color="auto"/>
            <w:left w:val="none" w:sz="0" w:space="0" w:color="auto"/>
            <w:bottom w:val="none" w:sz="0" w:space="0" w:color="auto"/>
            <w:right w:val="none" w:sz="0" w:space="0" w:color="auto"/>
          </w:divBdr>
        </w:div>
        <w:div w:id="89130118">
          <w:marLeft w:val="0"/>
          <w:marRight w:val="0"/>
          <w:marTop w:val="0"/>
          <w:marBottom w:val="0"/>
          <w:divBdr>
            <w:top w:val="none" w:sz="0" w:space="0" w:color="auto"/>
            <w:left w:val="none" w:sz="0" w:space="0" w:color="auto"/>
            <w:bottom w:val="none" w:sz="0" w:space="0" w:color="auto"/>
            <w:right w:val="none" w:sz="0" w:space="0" w:color="auto"/>
          </w:divBdr>
        </w:div>
        <w:div w:id="90201209">
          <w:marLeft w:val="0"/>
          <w:marRight w:val="0"/>
          <w:marTop w:val="0"/>
          <w:marBottom w:val="0"/>
          <w:divBdr>
            <w:top w:val="none" w:sz="0" w:space="0" w:color="auto"/>
            <w:left w:val="none" w:sz="0" w:space="0" w:color="auto"/>
            <w:bottom w:val="none" w:sz="0" w:space="0" w:color="auto"/>
            <w:right w:val="none" w:sz="0" w:space="0" w:color="auto"/>
          </w:divBdr>
        </w:div>
        <w:div w:id="117770808">
          <w:marLeft w:val="0"/>
          <w:marRight w:val="0"/>
          <w:marTop w:val="0"/>
          <w:marBottom w:val="0"/>
          <w:divBdr>
            <w:top w:val="none" w:sz="0" w:space="0" w:color="auto"/>
            <w:left w:val="none" w:sz="0" w:space="0" w:color="auto"/>
            <w:bottom w:val="none" w:sz="0" w:space="0" w:color="auto"/>
            <w:right w:val="none" w:sz="0" w:space="0" w:color="auto"/>
          </w:divBdr>
        </w:div>
        <w:div w:id="159976851">
          <w:marLeft w:val="0"/>
          <w:marRight w:val="0"/>
          <w:marTop w:val="0"/>
          <w:marBottom w:val="0"/>
          <w:divBdr>
            <w:top w:val="none" w:sz="0" w:space="0" w:color="auto"/>
            <w:left w:val="none" w:sz="0" w:space="0" w:color="auto"/>
            <w:bottom w:val="none" w:sz="0" w:space="0" w:color="auto"/>
            <w:right w:val="none" w:sz="0" w:space="0" w:color="auto"/>
          </w:divBdr>
        </w:div>
        <w:div w:id="176309331">
          <w:marLeft w:val="0"/>
          <w:marRight w:val="0"/>
          <w:marTop w:val="0"/>
          <w:marBottom w:val="0"/>
          <w:divBdr>
            <w:top w:val="none" w:sz="0" w:space="0" w:color="auto"/>
            <w:left w:val="none" w:sz="0" w:space="0" w:color="auto"/>
            <w:bottom w:val="none" w:sz="0" w:space="0" w:color="auto"/>
            <w:right w:val="none" w:sz="0" w:space="0" w:color="auto"/>
          </w:divBdr>
        </w:div>
        <w:div w:id="178588560">
          <w:marLeft w:val="0"/>
          <w:marRight w:val="0"/>
          <w:marTop w:val="0"/>
          <w:marBottom w:val="0"/>
          <w:divBdr>
            <w:top w:val="none" w:sz="0" w:space="0" w:color="auto"/>
            <w:left w:val="none" w:sz="0" w:space="0" w:color="auto"/>
            <w:bottom w:val="none" w:sz="0" w:space="0" w:color="auto"/>
            <w:right w:val="none" w:sz="0" w:space="0" w:color="auto"/>
          </w:divBdr>
        </w:div>
        <w:div w:id="195433632">
          <w:marLeft w:val="0"/>
          <w:marRight w:val="0"/>
          <w:marTop w:val="0"/>
          <w:marBottom w:val="0"/>
          <w:divBdr>
            <w:top w:val="none" w:sz="0" w:space="0" w:color="auto"/>
            <w:left w:val="none" w:sz="0" w:space="0" w:color="auto"/>
            <w:bottom w:val="none" w:sz="0" w:space="0" w:color="auto"/>
            <w:right w:val="none" w:sz="0" w:space="0" w:color="auto"/>
          </w:divBdr>
        </w:div>
        <w:div w:id="200636414">
          <w:marLeft w:val="0"/>
          <w:marRight w:val="0"/>
          <w:marTop w:val="0"/>
          <w:marBottom w:val="0"/>
          <w:divBdr>
            <w:top w:val="none" w:sz="0" w:space="0" w:color="auto"/>
            <w:left w:val="none" w:sz="0" w:space="0" w:color="auto"/>
            <w:bottom w:val="none" w:sz="0" w:space="0" w:color="auto"/>
            <w:right w:val="none" w:sz="0" w:space="0" w:color="auto"/>
          </w:divBdr>
        </w:div>
        <w:div w:id="220018732">
          <w:marLeft w:val="0"/>
          <w:marRight w:val="0"/>
          <w:marTop w:val="0"/>
          <w:marBottom w:val="0"/>
          <w:divBdr>
            <w:top w:val="none" w:sz="0" w:space="0" w:color="auto"/>
            <w:left w:val="none" w:sz="0" w:space="0" w:color="auto"/>
            <w:bottom w:val="none" w:sz="0" w:space="0" w:color="auto"/>
            <w:right w:val="none" w:sz="0" w:space="0" w:color="auto"/>
          </w:divBdr>
        </w:div>
        <w:div w:id="274558722">
          <w:marLeft w:val="0"/>
          <w:marRight w:val="0"/>
          <w:marTop w:val="0"/>
          <w:marBottom w:val="0"/>
          <w:divBdr>
            <w:top w:val="none" w:sz="0" w:space="0" w:color="auto"/>
            <w:left w:val="none" w:sz="0" w:space="0" w:color="auto"/>
            <w:bottom w:val="none" w:sz="0" w:space="0" w:color="auto"/>
            <w:right w:val="none" w:sz="0" w:space="0" w:color="auto"/>
          </w:divBdr>
        </w:div>
        <w:div w:id="295063212">
          <w:marLeft w:val="0"/>
          <w:marRight w:val="0"/>
          <w:marTop w:val="0"/>
          <w:marBottom w:val="0"/>
          <w:divBdr>
            <w:top w:val="none" w:sz="0" w:space="0" w:color="auto"/>
            <w:left w:val="none" w:sz="0" w:space="0" w:color="auto"/>
            <w:bottom w:val="none" w:sz="0" w:space="0" w:color="auto"/>
            <w:right w:val="none" w:sz="0" w:space="0" w:color="auto"/>
          </w:divBdr>
        </w:div>
        <w:div w:id="321086932">
          <w:marLeft w:val="0"/>
          <w:marRight w:val="0"/>
          <w:marTop w:val="0"/>
          <w:marBottom w:val="0"/>
          <w:divBdr>
            <w:top w:val="none" w:sz="0" w:space="0" w:color="auto"/>
            <w:left w:val="none" w:sz="0" w:space="0" w:color="auto"/>
            <w:bottom w:val="none" w:sz="0" w:space="0" w:color="auto"/>
            <w:right w:val="none" w:sz="0" w:space="0" w:color="auto"/>
          </w:divBdr>
        </w:div>
        <w:div w:id="330835652">
          <w:marLeft w:val="0"/>
          <w:marRight w:val="0"/>
          <w:marTop w:val="0"/>
          <w:marBottom w:val="0"/>
          <w:divBdr>
            <w:top w:val="none" w:sz="0" w:space="0" w:color="auto"/>
            <w:left w:val="none" w:sz="0" w:space="0" w:color="auto"/>
            <w:bottom w:val="none" w:sz="0" w:space="0" w:color="auto"/>
            <w:right w:val="none" w:sz="0" w:space="0" w:color="auto"/>
          </w:divBdr>
        </w:div>
        <w:div w:id="377172037">
          <w:marLeft w:val="0"/>
          <w:marRight w:val="0"/>
          <w:marTop w:val="0"/>
          <w:marBottom w:val="0"/>
          <w:divBdr>
            <w:top w:val="none" w:sz="0" w:space="0" w:color="auto"/>
            <w:left w:val="none" w:sz="0" w:space="0" w:color="auto"/>
            <w:bottom w:val="none" w:sz="0" w:space="0" w:color="auto"/>
            <w:right w:val="none" w:sz="0" w:space="0" w:color="auto"/>
          </w:divBdr>
        </w:div>
        <w:div w:id="391779994">
          <w:marLeft w:val="0"/>
          <w:marRight w:val="0"/>
          <w:marTop w:val="0"/>
          <w:marBottom w:val="0"/>
          <w:divBdr>
            <w:top w:val="none" w:sz="0" w:space="0" w:color="auto"/>
            <w:left w:val="none" w:sz="0" w:space="0" w:color="auto"/>
            <w:bottom w:val="none" w:sz="0" w:space="0" w:color="auto"/>
            <w:right w:val="none" w:sz="0" w:space="0" w:color="auto"/>
          </w:divBdr>
        </w:div>
        <w:div w:id="401217392">
          <w:marLeft w:val="0"/>
          <w:marRight w:val="0"/>
          <w:marTop w:val="0"/>
          <w:marBottom w:val="0"/>
          <w:divBdr>
            <w:top w:val="none" w:sz="0" w:space="0" w:color="auto"/>
            <w:left w:val="none" w:sz="0" w:space="0" w:color="auto"/>
            <w:bottom w:val="none" w:sz="0" w:space="0" w:color="auto"/>
            <w:right w:val="none" w:sz="0" w:space="0" w:color="auto"/>
          </w:divBdr>
        </w:div>
        <w:div w:id="411052597">
          <w:marLeft w:val="0"/>
          <w:marRight w:val="0"/>
          <w:marTop w:val="0"/>
          <w:marBottom w:val="0"/>
          <w:divBdr>
            <w:top w:val="none" w:sz="0" w:space="0" w:color="auto"/>
            <w:left w:val="none" w:sz="0" w:space="0" w:color="auto"/>
            <w:bottom w:val="none" w:sz="0" w:space="0" w:color="auto"/>
            <w:right w:val="none" w:sz="0" w:space="0" w:color="auto"/>
          </w:divBdr>
        </w:div>
        <w:div w:id="424347643">
          <w:marLeft w:val="0"/>
          <w:marRight w:val="0"/>
          <w:marTop w:val="0"/>
          <w:marBottom w:val="0"/>
          <w:divBdr>
            <w:top w:val="none" w:sz="0" w:space="0" w:color="auto"/>
            <w:left w:val="none" w:sz="0" w:space="0" w:color="auto"/>
            <w:bottom w:val="none" w:sz="0" w:space="0" w:color="auto"/>
            <w:right w:val="none" w:sz="0" w:space="0" w:color="auto"/>
          </w:divBdr>
        </w:div>
        <w:div w:id="463160392">
          <w:marLeft w:val="0"/>
          <w:marRight w:val="0"/>
          <w:marTop w:val="0"/>
          <w:marBottom w:val="0"/>
          <w:divBdr>
            <w:top w:val="none" w:sz="0" w:space="0" w:color="auto"/>
            <w:left w:val="none" w:sz="0" w:space="0" w:color="auto"/>
            <w:bottom w:val="none" w:sz="0" w:space="0" w:color="auto"/>
            <w:right w:val="none" w:sz="0" w:space="0" w:color="auto"/>
          </w:divBdr>
        </w:div>
        <w:div w:id="509375027">
          <w:marLeft w:val="0"/>
          <w:marRight w:val="0"/>
          <w:marTop w:val="0"/>
          <w:marBottom w:val="0"/>
          <w:divBdr>
            <w:top w:val="none" w:sz="0" w:space="0" w:color="auto"/>
            <w:left w:val="none" w:sz="0" w:space="0" w:color="auto"/>
            <w:bottom w:val="none" w:sz="0" w:space="0" w:color="auto"/>
            <w:right w:val="none" w:sz="0" w:space="0" w:color="auto"/>
          </w:divBdr>
        </w:div>
        <w:div w:id="618293400">
          <w:marLeft w:val="0"/>
          <w:marRight w:val="0"/>
          <w:marTop w:val="0"/>
          <w:marBottom w:val="0"/>
          <w:divBdr>
            <w:top w:val="none" w:sz="0" w:space="0" w:color="auto"/>
            <w:left w:val="none" w:sz="0" w:space="0" w:color="auto"/>
            <w:bottom w:val="none" w:sz="0" w:space="0" w:color="auto"/>
            <w:right w:val="none" w:sz="0" w:space="0" w:color="auto"/>
          </w:divBdr>
        </w:div>
        <w:div w:id="625088713">
          <w:marLeft w:val="0"/>
          <w:marRight w:val="0"/>
          <w:marTop w:val="0"/>
          <w:marBottom w:val="0"/>
          <w:divBdr>
            <w:top w:val="none" w:sz="0" w:space="0" w:color="auto"/>
            <w:left w:val="none" w:sz="0" w:space="0" w:color="auto"/>
            <w:bottom w:val="none" w:sz="0" w:space="0" w:color="auto"/>
            <w:right w:val="none" w:sz="0" w:space="0" w:color="auto"/>
          </w:divBdr>
        </w:div>
        <w:div w:id="638196250">
          <w:marLeft w:val="0"/>
          <w:marRight w:val="0"/>
          <w:marTop w:val="0"/>
          <w:marBottom w:val="0"/>
          <w:divBdr>
            <w:top w:val="none" w:sz="0" w:space="0" w:color="auto"/>
            <w:left w:val="none" w:sz="0" w:space="0" w:color="auto"/>
            <w:bottom w:val="none" w:sz="0" w:space="0" w:color="auto"/>
            <w:right w:val="none" w:sz="0" w:space="0" w:color="auto"/>
          </w:divBdr>
        </w:div>
        <w:div w:id="649214760">
          <w:marLeft w:val="0"/>
          <w:marRight w:val="0"/>
          <w:marTop w:val="0"/>
          <w:marBottom w:val="0"/>
          <w:divBdr>
            <w:top w:val="none" w:sz="0" w:space="0" w:color="auto"/>
            <w:left w:val="none" w:sz="0" w:space="0" w:color="auto"/>
            <w:bottom w:val="none" w:sz="0" w:space="0" w:color="auto"/>
            <w:right w:val="none" w:sz="0" w:space="0" w:color="auto"/>
          </w:divBdr>
        </w:div>
        <w:div w:id="671027757">
          <w:marLeft w:val="0"/>
          <w:marRight w:val="0"/>
          <w:marTop w:val="0"/>
          <w:marBottom w:val="0"/>
          <w:divBdr>
            <w:top w:val="none" w:sz="0" w:space="0" w:color="auto"/>
            <w:left w:val="none" w:sz="0" w:space="0" w:color="auto"/>
            <w:bottom w:val="none" w:sz="0" w:space="0" w:color="auto"/>
            <w:right w:val="none" w:sz="0" w:space="0" w:color="auto"/>
          </w:divBdr>
        </w:div>
        <w:div w:id="738594152">
          <w:marLeft w:val="0"/>
          <w:marRight w:val="0"/>
          <w:marTop w:val="0"/>
          <w:marBottom w:val="0"/>
          <w:divBdr>
            <w:top w:val="none" w:sz="0" w:space="0" w:color="auto"/>
            <w:left w:val="none" w:sz="0" w:space="0" w:color="auto"/>
            <w:bottom w:val="none" w:sz="0" w:space="0" w:color="auto"/>
            <w:right w:val="none" w:sz="0" w:space="0" w:color="auto"/>
          </w:divBdr>
        </w:div>
        <w:div w:id="799037375">
          <w:marLeft w:val="0"/>
          <w:marRight w:val="0"/>
          <w:marTop w:val="0"/>
          <w:marBottom w:val="0"/>
          <w:divBdr>
            <w:top w:val="none" w:sz="0" w:space="0" w:color="auto"/>
            <w:left w:val="none" w:sz="0" w:space="0" w:color="auto"/>
            <w:bottom w:val="none" w:sz="0" w:space="0" w:color="auto"/>
            <w:right w:val="none" w:sz="0" w:space="0" w:color="auto"/>
          </w:divBdr>
        </w:div>
        <w:div w:id="809173199">
          <w:marLeft w:val="0"/>
          <w:marRight w:val="0"/>
          <w:marTop w:val="0"/>
          <w:marBottom w:val="0"/>
          <w:divBdr>
            <w:top w:val="none" w:sz="0" w:space="0" w:color="auto"/>
            <w:left w:val="none" w:sz="0" w:space="0" w:color="auto"/>
            <w:bottom w:val="none" w:sz="0" w:space="0" w:color="auto"/>
            <w:right w:val="none" w:sz="0" w:space="0" w:color="auto"/>
          </w:divBdr>
        </w:div>
        <w:div w:id="813644607">
          <w:marLeft w:val="0"/>
          <w:marRight w:val="0"/>
          <w:marTop w:val="0"/>
          <w:marBottom w:val="0"/>
          <w:divBdr>
            <w:top w:val="none" w:sz="0" w:space="0" w:color="auto"/>
            <w:left w:val="none" w:sz="0" w:space="0" w:color="auto"/>
            <w:bottom w:val="none" w:sz="0" w:space="0" w:color="auto"/>
            <w:right w:val="none" w:sz="0" w:space="0" w:color="auto"/>
          </w:divBdr>
        </w:div>
        <w:div w:id="818305573">
          <w:marLeft w:val="0"/>
          <w:marRight w:val="0"/>
          <w:marTop w:val="0"/>
          <w:marBottom w:val="0"/>
          <w:divBdr>
            <w:top w:val="none" w:sz="0" w:space="0" w:color="auto"/>
            <w:left w:val="none" w:sz="0" w:space="0" w:color="auto"/>
            <w:bottom w:val="none" w:sz="0" w:space="0" w:color="auto"/>
            <w:right w:val="none" w:sz="0" w:space="0" w:color="auto"/>
          </w:divBdr>
        </w:div>
        <w:div w:id="823938791">
          <w:marLeft w:val="0"/>
          <w:marRight w:val="0"/>
          <w:marTop w:val="0"/>
          <w:marBottom w:val="0"/>
          <w:divBdr>
            <w:top w:val="none" w:sz="0" w:space="0" w:color="auto"/>
            <w:left w:val="none" w:sz="0" w:space="0" w:color="auto"/>
            <w:bottom w:val="none" w:sz="0" w:space="0" w:color="auto"/>
            <w:right w:val="none" w:sz="0" w:space="0" w:color="auto"/>
          </w:divBdr>
        </w:div>
        <w:div w:id="824472397">
          <w:marLeft w:val="0"/>
          <w:marRight w:val="0"/>
          <w:marTop w:val="0"/>
          <w:marBottom w:val="0"/>
          <w:divBdr>
            <w:top w:val="none" w:sz="0" w:space="0" w:color="auto"/>
            <w:left w:val="none" w:sz="0" w:space="0" w:color="auto"/>
            <w:bottom w:val="none" w:sz="0" w:space="0" w:color="auto"/>
            <w:right w:val="none" w:sz="0" w:space="0" w:color="auto"/>
          </w:divBdr>
        </w:div>
        <w:div w:id="850879312">
          <w:marLeft w:val="0"/>
          <w:marRight w:val="0"/>
          <w:marTop w:val="0"/>
          <w:marBottom w:val="0"/>
          <w:divBdr>
            <w:top w:val="none" w:sz="0" w:space="0" w:color="auto"/>
            <w:left w:val="none" w:sz="0" w:space="0" w:color="auto"/>
            <w:bottom w:val="none" w:sz="0" w:space="0" w:color="auto"/>
            <w:right w:val="none" w:sz="0" w:space="0" w:color="auto"/>
          </w:divBdr>
        </w:div>
        <w:div w:id="897744117">
          <w:marLeft w:val="0"/>
          <w:marRight w:val="0"/>
          <w:marTop w:val="0"/>
          <w:marBottom w:val="0"/>
          <w:divBdr>
            <w:top w:val="none" w:sz="0" w:space="0" w:color="auto"/>
            <w:left w:val="none" w:sz="0" w:space="0" w:color="auto"/>
            <w:bottom w:val="none" w:sz="0" w:space="0" w:color="auto"/>
            <w:right w:val="none" w:sz="0" w:space="0" w:color="auto"/>
          </w:divBdr>
        </w:div>
        <w:div w:id="904418462">
          <w:marLeft w:val="0"/>
          <w:marRight w:val="0"/>
          <w:marTop w:val="0"/>
          <w:marBottom w:val="0"/>
          <w:divBdr>
            <w:top w:val="none" w:sz="0" w:space="0" w:color="auto"/>
            <w:left w:val="none" w:sz="0" w:space="0" w:color="auto"/>
            <w:bottom w:val="none" w:sz="0" w:space="0" w:color="auto"/>
            <w:right w:val="none" w:sz="0" w:space="0" w:color="auto"/>
          </w:divBdr>
        </w:div>
        <w:div w:id="911038454">
          <w:marLeft w:val="0"/>
          <w:marRight w:val="0"/>
          <w:marTop w:val="0"/>
          <w:marBottom w:val="0"/>
          <w:divBdr>
            <w:top w:val="none" w:sz="0" w:space="0" w:color="auto"/>
            <w:left w:val="none" w:sz="0" w:space="0" w:color="auto"/>
            <w:bottom w:val="none" w:sz="0" w:space="0" w:color="auto"/>
            <w:right w:val="none" w:sz="0" w:space="0" w:color="auto"/>
          </w:divBdr>
        </w:div>
        <w:div w:id="952790354">
          <w:marLeft w:val="0"/>
          <w:marRight w:val="0"/>
          <w:marTop w:val="0"/>
          <w:marBottom w:val="0"/>
          <w:divBdr>
            <w:top w:val="none" w:sz="0" w:space="0" w:color="auto"/>
            <w:left w:val="none" w:sz="0" w:space="0" w:color="auto"/>
            <w:bottom w:val="none" w:sz="0" w:space="0" w:color="auto"/>
            <w:right w:val="none" w:sz="0" w:space="0" w:color="auto"/>
          </w:divBdr>
        </w:div>
        <w:div w:id="996179643">
          <w:marLeft w:val="0"/>
          <w:marRight w:val="0"/>
          <w:marTop w:val="0"/>
          <w:marBottom w:val="0"/>
          <w:divBdr>
            <w:top w:val="none" w:sz="0" w:space="0" w:color="auto"/>
            <w:left w:val="none" w:sz="0" w:space="0" w:color="auto"/>
            <w:bottom w:val="none" w:sz="0" w:space="0" w:color="auto"/>
            <w:right w:val="none" w:sz="0" w:space="0" w:color="auto"/>
          </w:divBdr>
        </w:div>
        <w:div w:id="1023898619">
          <w:marLeft w:val="0"/>
          <w:marRight w:val="0"/>
          <w:marTop w:val="0"/>
          <w:marBottom w:val="0"/>
          <w:divBdr>
            <w:top w:val="none" w:sz="0" w:space="0" w:color="auto"/>
            <w:left w:val="none" w:sz="0" w:space="0" w:color="auto"/>
            <w:bottom w:val="none" w:sz="0" w:space="0" w:color="auto"/>
            <w:right w:val="none" w:sz="0" w:space="0" w:color="auto"/>
          </w:divBdr>
          <w:divsChild>
            <w:div w:id="49499590">
              <w:marLeft w:val="0"/>
              <w:marRight w:val="0"/>
              <w:marTop w:val="0"/>
              <w:marBottom w:val="0"/>
              <w:divBdr>
                <w:top w:val="none" w:sz="0" w:space="0" w:color="auto"/>
                <w:left w:val="none" w:sz="0" w:space="0" w:color="auto"/>
                <w:bottom w:val="none" w:sz="0" w:space="0" w:color="auto"/>
                <w:right w:val="none" w:sz="0" w:space="0" w:color="auto"/>
              </w:divBdr>
            </w:div>
            <w:div w:id="176501807">
              <w:marLeft w:val="0"/>
              <w:marRight w:val="0"/>
              <w:marTop w:val="0"/>
              <w:marBottom w:val="0"/>
              <w:divBdr>
                <w:top w:val="none" w:sz="0" w:space="0" w:color="auto"/>
                <w:left w:val="none" w:sz="0" w:space="0" w:color="auto"/>
                <w:bottom w:val="none" w:sz="0" w:space="0" w:color="auto"/>
                <w:right w:val="none" w:sz="0" w:space="0" w:color="auto"/>
              </w:divBdr>
            </w:div>
            <w:div w:id="253518784">
              <w:marLeft w:val="0"/>
              <w:marRight w:val="0"/>
              <w:marTop w:val="0"/>
              <w:marBottom w:val="0"/>
              <w:divBdr>
                <w:top w:val="none" w:sz="0" w:space="0" w:color="auto"/>
                <w:left w:val="none" w:sz="0" w:space="0" w:color="auto"/>
                <w:bottom w:val="none" w:sz="0" w:space="0" w:color="auto"/>
                <w:right w:val="none" w:sz="0" w:space="0" w:color="auto"/>
              </w:divBdr>
            </w:div>
            <w:div w:id="287902015">
              <w:marLeft w:val="0"/>
              <w:marRight w:val="0"/>
              <w:marTop w:val="0"/>
              <w:marBottom w:val="0"/>
              <w:divBdr>
                <w:top w:val="none" w:sz="0" w:space="0" w:color="auto"/>
                <w:left w:val="none" w:sz="0" w:space="0" w:color="auto"/>
                <w:bottom w:val="none" w:sz="0" w:space="0" w:color="auto"/>
                <w:right w:val="none" w:sz="0" w:space="0" w:color="auto"/>
              </w:divBdr>
            </w:div>
            <w:div w:id="353309817">
              <w:marLeft w:val="0"/>
              <w:marRight w:val="0"/>
              <w:marTop w:val="0"/>
              <w:marBottom w:val="0"/>
              <w:divBdr>
                <w:top w:val="none" w:sz="0" w:space="0" w:color="auto"/>
                <w:left w:val="none" w:sz="0" w:space="0" w:color="auto"/>
                <w:bottom w:val="none" w:sz="0" w:space="0" w:color="auto"/>
                <w:right w:val="none" w:sz="0" w:space="0" w:color="auto"/>
              </w:divBdr>
            </w:div>
            <w:div w:id="372191492">
              <w:marLeft w:val="0"/>
              <w:marRight w:val="0"/>
              <w:marTop w:val="0"/>
              <w:marBottom w:val="0"/>
              <w:divBdr>
                <w:top w:val="none" w:sz="0" w:space="0" w:color="auto"/>
                <w:left w:val="none" w:sz="0" w:space="0" w:color="auto"/>
                <w:bottom w:val="none" w:sz="0" w:space="0" w:color="auto"/>
                <w:right w:val="none" w:sz="0" w:space="0" w:color="auto"/>
              </w:divBdr>
            </w:div>
            <w:div w:id="658774752">
              <w:marLeft w:val="0"/>
              <w:marRight w:val="0"/>
              <w:marTop w:val="0"/>
              <w:marBottom w:val="0"/>
              <w:divBdr>
                <w:top w:val="none" w:sz="0" w:space="0" w:color="auto"/>
                <w:left w:val="none" w:sz="0" w:space="0" w:color="auto"/>
                <w:bottom w:val="none" w:sz="0" w:space="0" w:color="auto"/>
                <w:right w:val="none" w:sz="0" w:space="0" w:color="auto"/>
              </w:divBdr>
            </w:div>
            <w:div w:id="735206724">
              <w:marLeft w:val="0"/>
              <w:marRight w:val="0"/>
              <w:marTop w:val="0"/>
              <w:marBottom w:val="0"/>
              <w:divBdr>
                <w:top w:val="none" w:sz="0" w:space="0" w:color="auto"/>
                <w:left w:val="none" w:sz="0" w:space="0" w:color="auto"/>
                <w:bottom w:val="none" w:sz="0" w:space="0" w:color="auto"/>
                <w:right w:val="none" w:sz="0" w:space="0" w:color="auto"/>
              </w:divBdr>
            </w:div>
            <w:div w:id="824902286">
              <w:marLeft w:val="0"/>
              <w:marRight w:val="0"/>
              <w:marTop w:val="0"/>
              <w:marBottom w:val="0"/>
              <w:divBdr>
                <w:top w:val="none" w:sz="0" w:space="0" w:color="auto"/>
                <w:left w:val="none" w:sz="0" w:space="0" w:color="auto"/>
                <w:bottom w:val="none" w:sz="0" w:space="0" w:color="auto"/>
                <w:right w:val="none" w:sz="0" w:space="0" w:color="auto"/>
              </w:divBdr>
            </w:div>
            <w:div w:id="997731463">
              <w:marLeft w:val="0"/>
              <w:marRight w:val="0"/>
              <w:marTop w:val="0"/>
              <w:marBottom w:val="0"/>
              <w:divBdr>
                <w:top w:val="none" w:sz="0" w:space="0" w:color="auto"/>
                <w:left w:val="none" w:sz="0" w:space="0" w:color="auto"/>
                <w:bottom w:val="none" w:sz="0" w:space="0" w:color="auto"/>
                <w:right w:val="none" w:sz="0" w:space="0" w:color="auto"/>
              </w:divBdr>
            </w:div>
            <w:div w:id="1136795466">
              <w:marLeft w:val="0"/>
              <w:marRight w:val="0"/>
              <w:marTop w:val="0"/>
              <w:marBottom w:val="0"/>
              <w:divBdr>
                <w:top w:val="none" w:sz="0" w:space="0" w:color="auto"/>
                <w:left w:val="none" w:sz="0" w:space="0" w:color="auto"/>
                <w:bottom w:val="none" w:sz="0" w:space="0" w:color="auto"/>
                <w:right w:val="none" w:sz="0" w:space="0" w:color="auto"/>
              </w:divBdr>
            </w:div>
            <w:div w:id="1142968520">
              <w:marLeft w:val="0"/>
              <w:marRight w:val="0"/>
              <w:marTop w:val="0"/>
              <w:marBottom w:val="0"/>
              <w:divBdr>
                <w:top w:val="none" w:sz="0" w:space="0" w:color="auto"/>
                <w:left w:val="none" w:sz="0" w:space="0" w:color="auto"/>
                <w:bottom w:val="none" w:sz="0" w:space="0" w:color="auto"/>
                <w:right w:val="none" w:sz="0" w:space="0" w:color="auto"/>
              </w:divBdr>
            </w:div>
            <w:div w:id="1187329493">
              <w:marLeft w:val="0"/>
              <w:marRight w:val="0"/>
              <w:marTop w:val="0"/>
              <w:marBottom w:val="0"/>
              <w:divBdr>
                <w:top w:val="none" w:sz="0" w:space="0" w:color="auto"/>
                <w:left w:val="none" w:sz="0" w:space="0" w:color="auto"/>
                <w:bottom w:val="none" w:sz="0" w:space="0" w:color="auto"/>
                <w:right w:val="none" w:sz="0" w:space="0" w:color="auto"/>
              </w:divBdr>
            </w:div>
            <w:div w:id="1384525903">
              <w:marLeft w:val="0"/>
              <w:marRight w:val="0"/>
              <w:marTop w:val="0"/>
              <w:marBottom w:val="0"/>
              <w:divBdr>
                <w:top w:val="none" w:sz="0" w:space="0" w:color="auto"/>
                <w:left w:val="none" w:sz="0" w:space="0" w:color="auto"/>
                <w:bottom w:val="none" w:sz="0" w:space="0" w:color="auto"/>
                <w:right w:val="none" w:sz="0" w:space="0" w:color="auto"/>
              </w:divBdr>
            </w:div>
            <w:div w:id="1578048875">
              <w:marLeft w:val="0"/>
              <w:marRight w:val="0"/>
              <w:marTop w:val="0"/>
              <w:marBottom w:val="0"/>
              <w:divBdr>
                <w:top w:val="none" w:sz="0" w:space="0" w:color="auto"/>
                <w:left w:val="none" w:sz="0" w:space="0" w:color="auto"/>
                <w:bottom w:val="none" w:sz="0" w:space="0" w:color="auto"/>
                <w:right w:val="none" w:sz="0" w:space="0" w:color="auto"/>
              </w:divBdr>
            </w:div>
            <w:div w:id="1602226013">
              <w:marLeft w:val="0"/>
              <w:marRight w:val="0"/>
              <w:marTop w:val="0"/>
              <w:marBottom w:val="0"/>
              <w:divBdr>
                <w:top w:val="none" w:sz="0" w:space="0" w:color="auto"/>
                <w:left w:val="none" w:sz="0" w:space="0" w:color="auto"/>
                <w:bottom w:val="none" w:sz="0" w:space="0" w:color="auto"/>
                <w:right w:val="none" w:sz="0" w:space="0" w:color="auto"/>
              </w:divBdr>
            </w:div>
            <w:div w:id="1705593059">
              <w:marLeft w:val="0"/>
              <w:marRight w:val="0"/>
              <w:marTop w:val="0"/>
              <w:marBottom w:val="0"/>
              <w:divBdr>
                <w:top w:val="none" w:sz="0" w:space="0" w:color="auto"/>
                <w:left w:val="none" w:sz="0" w:space="0" w:color="auto"/>
                <w:bottom w:val="none" w:sz="0" w:space="0" w:color="auto"/>
                <w:right w:val="none" w:sz="0" w:space="0" w:color="auto"/>
              </w:divBdr>
            </w:div>
            <w:div w:id="1975452334">
              <w:marLeft w:val="0"/>
              <w:marRight w:val="0"/>
              <w:marTop w:val="0"/>
              <w:marBottom w:val="0"/>
              <w:divBdr>
                <w:top w:val="none" w:sz="0" w:space="0" w:color="auto"/>
                <w:left w:val="none" w:sz="0" w:space="0" w:color="auto"/>
                <w:bottom w:val="none" w:sz="0" w:space="0" w:color="auto"/>
                <w:right w:val="none" w:sz="0" w:space="0" w:color="auto"/>
              </w:divBdr>
            </w:div>
            <w:div w:id="2004121285">
              <w:marLeft w:val="0"/>
              <w:marRight w:val="0"/>
              <w:marTop w:val="0"/>
              <w:marBottom w:val="0"/>
              <w:divBdr>
                <w:top w:val="none" w:sz="0" w:space="0" w:color="auto"/>
                <w:left w:val="none" w:sz="0" w:space="0" w:color="auto"/>
                <w:bottom w:val="none" w:sz="0" w:space="0" w:color="auto"/>
                <w:right w:val="none" w:sz="0" w:space="0" w:color="auto"/>
              </w:divBdr>
            </w:div>
            <w:div w:id="2012100608">
              <w:marLeft w:val="0"/>
              <w:marRight w:val="0"/>
              <w:marTop w:val="0"/>
              <w:marBottom w:val="0"/>
              <w:divBdr>
                <w:top w:val="none" w:sz="0" w:space="0" w:color="auto"/>
                <w:left w:val="none" w:sz="0" w:space="0" w:color="auto"/>
                <w:bottom w:val="none" w:sz="0" w:space="0" w:color="auto"/>
                <w:right w:val="none" w:sz="0" w:space="0" w:color="auto"/>
              </w:divBdr>
            </w:div>
          </w:divsChild>
        </w:div>
        <w:div w:id="1030572637">
          <w:marLeft w:val="0"/>
          <w:marRight w:val="0"/>
          <w:marTop w:val="0"/>
          <w:marBottom w:val="0"/>
          <w:divBdr>
            <w:top w:val="none" w:sz="0" w:space="0" w:color="auto"/>
            <w:left w:val="none" w:sz="0" w:space="0" w:color="auto"/>
            <w:bottom w:val="none" w:sz="0" w:space="0" w:color="auto"/>
            <w:right w:val="none" w:sz="0" w:space="0" w:color="auto"/>
          </w:divBdr>
        </w:div>
        <w:div w:id="1047142770">
          <w:marLeft w:val="0"/>
          <w:marRight w:val="0"/>
          <w:marTop w:val="0"/>
          <w:marBottom w:val="0"/>
          <w:divBdr>
            <w:top w:val="none" w:sz="0" w:space="0" w:color="auto"/>
            <w:left w:val="none" w:sz="0" w:space="0" w:color="auto"/>
            <w:bottom w:val="none" w:sz="0" w:space="0" w:color="auto"/>
            <w:right w:val="none" w:sz="0" w:space="0" w:color="auto"/>
          </w:divBdr>
        </w:div>
        <w:div w:id="1146045708">
          <w:marLeft w:val="0"/>
          <w:marRight w:val="0"/>
          <w:marTop w:val="0"/>
          <w:marBottom w:val="0"/>
          <w:divBdr>
            <w:top w:val="none" w:sz="0" w:space="0" w:color="auto"/>
            <w:left w:val="none" w:sz="0" w:space="0" w:color="auto"/>
            <w:bottom w:val="none" w:sz="0" w:space="0" w:color="auto"/>
            <w:right w:val="none" w:sz="0" w:space="0" w:color="auto"/>
          </w:divBdr>
        </w:div>
        <w:div w:id="1174370959">
          <w:marLeft w:val="0"/>
          <w:marRight w:val="0"/>
          <w:marTop w:val="0"/>
          <w:marBottom w:val="0"/>
          <w:divBdr>
            <w:top w:val="none" w:sz="0" w:space="0" w:color="auto"/>
            <w:left w:val="none" w:sz="0" w:space="0" w:color="auto"/>
            <w:bottom w:val="none" w:sz="0" w:space="0" w:color="auto"/>
            <w:right w:val="none" w:sz="0" w:space="0" w:color="auto"/>
          </w:divBdr>
        </w:div>
        <w:div w:id="1190216442">
          <w:marLeft w:val="0"/>
          <w:marRight w:val="0"/>
          <w:marTop w:val="0"/>
          <w:marBottom w:val="0"/>
          <w:divBdr>
            <w:top w:val="none" w:sz="0" w:space="0" w:color="auto"/>
            <w:left w:val="none" w:sz="0" w:space="0" w:color="auto"/>
            <w:bottom w:val="none" w:sz="0" w:space="0" w:color="auto"/>
            <w:right w:val="none" w:sz="0" w:space="0" w:color="auto"/>
          </w:divBdr>
        </w:div>
        <w:div w:id="1239484456">
          <w:marLeft w:val="0"/>
          <w:marRight w:val="0"/>
          <w:marTop w:val="0"/>
          <w:marBottom w:val="0"/>
          <w:divBdr>
            <w:top w:val="none" w:sz="0" w:space="0" w:color="auto"/>
            <w:left w:val="none" w:sz="0" w:space="0" w:color="auto"/>
            <w:bottom w:val="none" w:sz="0" w:space="0" w:color="auto"/>
            <w:right w:val="none" w:sz="0" w:space="0" w:color="auto"/>
          </w:divBdr>
        </w:div>
        <w:div w:id="1253592127">
          <w:marLeft w:val="0"/>
          <w:marRight w:val="0"/>
          <w:marTop w:val="0"/>
          <w:marBottom w:val="0"/>
          <w:divBdr>
            <w:top w:val="none" w:sz="0" w:space="0" w:color="auto"/>
            <w:left w:val="none" w:sz="0" w:space="0" w:color="auto"/>
            <w:bottom w:val="none" w:sz="0" w:space="0" w:color="auto"/>
            <w:right w:val="none" w:sz="0" w:space="0" w:color="auto"/>
          </w:divBdr>
        </w:div>
        <w:div w:id="1273319034">
          <w:marLeft w:val="0"/>
          <w:marRight w:val="0"/>
          <w:marTop w:val="0"/>
          <w:marBottom w:val="0"/>
          <w:divBdr>
            <w:top w:val="none" w:sz="0" w:space="0" w:color="auto"/>
            <w:left w:val="none" w:sz="0" w:space="0" w:color="auto"/>
            <w:bottom w:val="none" w:sz="0" w:space="0" w:color="auto"/>
            <w:right w:val="none" w:sz="0" w:space="0" w:color="auto"/>
          </w:divBdr>
        </w:div>
        <w:div w:id="1288662170">
          <w:marLeft w:val="0"/>
          <w:marRight w:val="0"/>
          <w:marTop w:val="0"/>
          <w:marBottom w:val="0"/>
          <w:divBdr>
            <w:top w:val="none" w:sz="0" w:space="0" w:color="auto"/>
            <w:left w:val="none" w:sz="0" w:space="0" w:color="auto"/>
            <w:bottom w:val="none" w:sz="0" w:space="0" w:color="auto"/>
            <w:right w:val="none" w:sz="0" w:space="0" w:color="auto"/>
          </w:divBdr>
        </w:div>
        <w:div w:id="1299802930">
          <w:marLeft w:val="0"/>
          <w:marRight w:val="0"/>
          <w:marTop w:val="0"/>
          <w:marBottom w:val="0"/>
          <w:divBdr>
            <w:top w:val="none" w:sz="0" w:space="0" w:color="auto"/>
            <w:left w:val="none" w:sz="0" w:space="0" w:color="auto"/>
            <w:bottom w:val="none" w:sz="0" w:space="0" w:color="auto"/>
            <w:right w:val="none" w:sz="0" w:space="0" w:color="auto"/>
          </w:divBdr>
        </w:div>
        <w:div w:id="1317539922">
          <w:marLeft w:val="0"/>
          <w:marRight w:val="0"/>
          <w:marTop w:val="0"/>
          <w:marBottom w:val="0"/>
          <w:divBdr>
            <w:top w:val="none" w:sz="0" w:space="0" w:color="auto"/>
            <w:left w:val="none" w:sz="0" w:space="0" w:color="auto"/>
            <w:bottom w:val="none" w:sz="0" w:space="0" w:color="auto"/>
            <w:right w:val="none" w:sz="0" w:space="0" w:color="auto"/>
          </w:divBdr>
        </w:div>
        <w:div w:id="1332100793">
          <w:marLeft w:val="0"/>
          <w:marRight w:val="0"/>
          <w:marTop w:val="0"/>
          <w:marBottom w:val="0"/>
          <w:divBdr>
            <w:top w:val="none" w:sz="0" w:space="0" w:color="auto"/>
            <w:left w:val="none" w:sz="0" w:space="0" w:color="auto"/>
            <w:bottom w:val="none" w:sz="0" w:space="0" w:color="auto"/>
            <w:right w:val="none" w:sz="0" w:space="0" w:color="auto"/>
          </w:divBdr>
        </w:div>
        <w:div w:id="1341159335">
          <w:marLeft w:val="0"/>
          <w:marRight w:val="0"/>
          <w:marTop w:val="0"/>
          <w:marBottom w:val="0"/>
          <w:divBdr>
            <w:top w:val="none" w:sz="0" w:space="0" w:color="auto"/>
            <w:left w:val="none" w:sz="0" w:space="0" w:color="auto"/>
            <w:bottom w:val="none" w:sz="0" w:space="0" w:color="auto"/>
            <w:right w:val="none" w:sz="0" w:space="0" w:color="auto"/>
          </w:divBdr>
        </w:div>
        <w:div w:id="1362130455">
          <w:marLeft w:val="0"/>
          <w:marRight w:val="0"/>
          <w:marTop w:val="0"/>
          <w:marBottom w:val="0"/>
          <w:divBdr>
            <w:top w:val="none" w:sz="0" w:space="0" w:color="auto"/>
            <w:left w:val="none" w:sz="0" w:space="0" w:color="auto"/>
            <w:bottom w:val="none" w:sz="0" w:space="0" w:color="auto"/>
            <w:right w:val="none" w:sz="0" w:space="0" w:color="auto"/>
          </w:divBdr>
        </w:div>
        <w:div w:id="1365328930">
          <w:marLeft w:val="0"/>
          <w:marRight w:val="0"/>
          <w:marTop w:val="0"/>
          <w:marBottom w:val="0"/>
          <w:divBdr>
            <w:top w:val="none" w:sz="0" w:space="0" w:color="auto"/>
            <w:left w:val="none" w:sz="0" w:space="0" w:color="auto"/>
            <w:bottom w:val="none" w:sz="0" w:space="0" w:color="auto"/>
            <w:right w:val="none" w:sz="0" w:space="0" w:color="auto"/>
          </w:divBdr>
        </w:div>
        <w:div w:id="1376469690">
          <w:marLeft w:val="0"/>
          <w:marRight w:val="0"/>
          <w:marTop w:val="0"/>
          <w:marBottom w:val="0"/>
          <w:divBdr>
            <w:top w:val="none" w:sz="0" w:space="0" w:color="auto"/>
            <w:left w:val="none" w:sz="0" w:space="0" w:color="auto"/>
            <w:bottom w:val="none" w:sz="0" w:space="0" w:color="auto"/>
            <w:right w:val="none" w:sz="0" w:space="0" w:color="auto"/>
          </w:divBdr>
        </w:div>
        <w:div w:id="1394354210">
          <w:marLeft w:val="0"/>
          <w:marRight w:val="0"/>
          <w:marTop w:val="0"/>
          <w:marBottom w:val="0"/>
          <w:divBdr>
            <w:top w:val="none" w:sz="0" w:space="0" w:color="auto"/>
            <w:left w:val="none" w:sz="0" w:space="0" w:color="auto"/>
            <w:bottom w:val="none" w:sz="0" w:space="0" w:color="auto"/>
            <w:right w:val="none" w:sz="0" w:space="0" w:color="auto"/>
          </w:divBdr>
        </w:div>
        <w:div w:id="1463040238">
          <w:marLeft w:val="0"/>
          <w:marRight w:val="0"/>
          <w:marTop w:val="0"/>
          <w:marBottom w:val="0"/>
          <w:divBdr>
            <w:top w:val="none" w:sz="0" w:space="0" w:color="auto"/>
            <w:left w:val="none" w:sz="0" w:space="0" w:color="auto"/>
            <w:bottom w:val="none" w:sz="0" w:space="0" w:color="auto"/>
            <w:right w:val="none" w:sz="0" w:space="0" w:color="auto"/>
          </w:divBdr>
        </w:div>
        <w:div w:id="1539002333">
          <w:marLeft w:val="0"/>
          <w:marRight w:val="0"/>
          <w:marTop w:val="0"/>
          <w:marBottom w:val="0"/>
          <w:divBdr>
            <w:top w:val="none" w:sz="0" w:space="0" w:color="auto"/>
            <w:left w:val="none" w:sz="0" w:space="0" w:color="auto"/>
            <w:bottom w:val="none" w:sz="0" w:space="0" w:color="auto"/>
            <w:right w:val="none" w:sz="0" w:space="0" w:color="auto"/>
          </w:divBdr>
        </w:div>
        <w:div w:id="1557935834">
          <w:marLeft w:val="0"/>
          <w:marRight w:val="0"/>
          <w:marTop w:val="0"/>
          <w:marBottom w:val="0"/>
          <w:divBdr>
            <w:top w:val="none" w:sz="0" w:space="0" w:color="auto"/>
            <w:left w:val="none" w:sz="0" w:space="0" w:color="auto"/>
            <w:bottom w:val="none" w:sz="0" w:space="0" w:color="auto"/>
            <w:right w:val="none" w:sz="0" w:space="0" w:color="auto"/>
          </w:divBdr>
        </w:div>
        <w:div w:id="1600478848">
          <w:marLeft w:val="0"/>
          <w:marRight w:val="0"/>
          <w:marTop w:val="0"/>
          <w:marBottom w:val="0"/>
          <w:divBdr>
            <w:top w:val="none" w:sz="0" w:space="0" w:color="auto"/>
            <w:left w:val="none" w:sz="0" w:space="0" w:color="auto"/>
            <w:bottom w:val="none" w:sz="0" w:space="0" w:color="auto"/>
            <w:right w:val="none" w:sz="0" w:space="0" w:color="auto"/>
          </w:divBdr>
        </w:div>
        <w:div w:id="1601454408">
          <w:marLeft w:val="0"/>
          <w:marRight w:val="0"/>
          <w:marTop w:val="0"/>
          <w:marBottom w:val="0"/>
          <w:divBdr>
            <w:top w:val="none" w:sz="0" w:space="0" w:color="auto"/>
            <w:left w:val="none" w:sz="0" w:space="0" w:color="auto"/>
            <w:bottom w:val="none" w:sz="0" w:space="0" w:color="auto"/>
            <w:right w:val="none" w:sz="0" w:space="0" w:color="auto"/>
          </w:divBdr>
        </w:div>
        <w:div w:id="1635214564">
          <w:marLeft w:val="0"/>
          <w:marRight w:val="0"/>
          <w:marTop w:val="0"/>
          <w:marBottom w:val="0"/>
          <w:divBdr>
            <w:top w:val="none" w:sz="0" w:space="0" w:color="auto"/>
            <w:left w:val="none" w:sz="0" w:space="0" w:color="auto"/>
            <w:bottom w:val="none" w:sz="0" w:space="0" w:color="auto"/>
            <w:right w:val="none" w:sz="0" w:space="0" w:color="auto"/>
          </w:divBdr>
        </w:div>
        <w:div w:id="1637102098">
          <w:marLeft w:val="0"/>
          <w:marRight w:val="0"/>
          <w:marTop w:val="0"/>
          <w:marBottom w:val="0"/>
          <w:divBdr>
            <w:top w:val="none" w:sz="0" w:space="0" w:color="auto"/>
            <w:left w:val="none" w:sz="0" w:space="0" w:color="auto"/>
            <w:bottom w:val="none" w:sz="0" w:space="0" w:color="auto"/>
            <w:right w:val="none" w:sz="0" w:space="0" w:color="auto"/>
          </w:divBdr>
        </w:div>
        <w:div w:id="1682469672">
          <w:marLeft w:val="0"/>
          <w:marRight w:val="0"/>
          <w:marTop w:val="0"/>
          <w:marBottom w:val="0"/>
          <w:divBdr>
            <w:top w:val="none" w:sz="0" w:space="0" w:color="auto"/>
            <w:left w:val="none" w:sz="0" w:space="0" w:color="auto"/>
            <w:bottom w:val="none" w:sz="0" w:space="0" w:color="auto"/>
            <w:right w:val="none" w:sz="0" w:space="0" w:color="auto"/>
          </w:divBdr>
        </w:div>
        <w:div w:id="1724670924">
          <w:marLeft w:val="0"/>
          <w:marRight w:val="0"/>
          <w:marTop w:val="0"/>
          <w:marBottom w:val="0"/>
          <w:divBdr>
            <w:top w:val="none" w:sz="0" w:space="0" w:color="auto"/>
            <w:left w:val="none" w:sz="0" w:space="0" w:color="auto"/>
            <w:bottom w:val="none" w:sz="0" w:space="0" w:color="auto"/>
            <w:right w:val="none" w:sz="0" w:space="0" w:color="auto"/>
          </w:divBdr>
        </w:div>
        <w:div w:id="1725912889">
          <w:marLeft w:val="0"/>
          <w:marRight w:val="0"/>
          <w:marTop w:val="0"/>
          <w:marBottom w:val="0"/>
          <w:divBdr>
            <w:top w:val="none" w:sz="0" w:space="0" w:color="auto"/>
            <w:left w:val="none" w:sz="0" w:space="0" w:color="auto"/>
            <w:bottom w:val="none" w:sz="0" w:space="0" w:color="auto"/>
            <w:right w:val="none" w:sz="0" w:space="0" w:color="auto"/>
          </w:divBdr>
        </w:div>
        <w:div w:id="1746033133">
          <w:marLeft w:val="0"/>
          <w:marRight w:val="0"/>
          <w:marTop w:val="0"/>
          <w:marBottom w:val="0"/>
          <w:divBdr>
            <w:top w:val="none" w:sz="0" w:space="0" w:color="auto"/>
            <w:left w:val="none" w:sz="0" w:space="0" w:color="auto"/>
            <w:bottom w:val="none" w:sz="0" w:space="0" w:color="auto"/>
            <w:right w:val="none" w:sz="0" w:space="0" w:color="auto"/>
          </w:divBdr>
        </w:div>
        <w:div w:id="1752847604">
          <w:marLeft w:val="0"/>
          <w:marRight w:val="0"/>
          <w:marTop w:val="0"/>
          <w:marBottom w:val="0"/>
          <w:divBdr>
            <w:top w:val="none" w:sz="0" w:space="0" w:color="auto"/>
            <w:left w:val="none" w:sz="0" w:space="0" w:color="auto"/>
            <w:bottom w:val="none" w:sz="0" w:space="0" w:color="auto"/>
            <w:right w:val="none" w:sz="0" w:space="0" w:color="auto"/>
          </w:divBdr>
        </w:div>
        <w:div w:id="1755858526">
          <w:marLeft w:val="0"/>
          <w:marRight w:val="0"/>
          <w:marTop w:val="0"/>
          <w:marBottom w:val="0"/>
          <w:divBdr>
            <w:top w:val="none" w:sz="0" w:space="0" w:color="auto"/>
            <w:left w:val="none" w:sz="0" w:space="0" w:color="auto"/>
            <w:bottom w:val="none" w:sz="0" w:space="0" w:color="auto"/>
            <w:right w:val="none" w:sz="0" w:space="0" w:color="auto"/>
          </w:divBdr>
        </w:div>
        <w:div w:id="1775976717">
          <w:marLeft w:val="0"/>
          <w:marRight w:val="0"/>
          <w:marTop w:val="0"/>
          <w:marBottom w:val="0"/>
          <w:divBdr>
            <w:top w:val="none" w:sz="0" w:space="0" w:color="auto"/>
            <w:left w:val="none" w:sz="0" w:space="0" w:color="auto"/>
            <w:bottom w:val="none" w:sz="0" w:space="0" w:color="auto"/>
            <w:right w:val="none" w:sz="0" w:space="0" w:color="auto"/>
          </w:divBdr>
        </w:div>
        <w:div w:id="1795975369">
          <w:marLeft w:val="0"/>
          <w:marRight w:val="0"/>
          <w:marTop w:val="0"/>
          <w:marBottom w:val="0"/>
          <w:divBdr>
            <w:top w:val="none" w:sz="0" w:space="0" w:color="auto"/>
            <w:left w:val="none" w:sz="0" w:space="0" w:color="auto"/>
            <w:bottom w:val="none" w:sz="0" w:space="0" w:color="auto"/>
            <w:right w:val="none" w:sz="0" w:space="0" w:color="auto"/>
          </w:divBdr>
        </w:div>
        <w:div w:id="1828007845">
          <w:marLeft w:val="0"/>
          <w:marRight w:val="0"/>
          <w:marTop w:val="0"/>
          <w:marBottom w:val="0"/>
          <w:divBdr>
            <w:top w:val="none" w:sz="0" w:space="0" w:color="auto"/>
            <w:left w:val="none" w:sz="0" w:space="0" w:color="auto"/>
            <w:bottom w:val="none" w:sz="0" w:space="0" w:color="auto"/>
            <w:right w:val="none" w:sz="0" w:space="0" w:color="auto"/>
          </w:divBdr>
        </w:div>
        <w:div w:id="1867256445">
          <w:marLeft w:val="0"/>
          <w:marRight w:val="0"/>
          <w:marTop w:val="0"/>
          <w:marBottom w:val="0"/>
          <w:divBdr>
            <w:top w:val="none" w:sz="0" w:space="0" w:color="auto"/>
            <w:left w:val="none" w:sz="0" w:space="0" w:color="auto"/>
            <w:bottom w:val="none" w:sz="0" w:space="0" w:color="auto"/>
            <w:right w:val="none" w:sz="0" w:space="0" w:color="auto"/>
          </w:divBdr>
        </w:div>
        <w:div w:id="1867671554">
          <w:marLeft w:val="0"/>
          <w:marRight w:val="0"/>
          <w:marTop w:val="0"/>
          <w:marBottom w:val="0"/>
          <w:divBdr>
            <w:top w:val="none" w:sz="0" w:space="0" w:color="auto"/>
            <w:left w:val="none" w:sz="0" w:space="0" w:color="auto"/>
            <w:bottom w:val="none" w:sz="0" w:space="0" w:color="auto"/>
            <w:right w:val="none" w:sz="0" w:space="0" w:color="auto"/>
          </w:divBdr>
        </w:div>
        <w:div w:id="1868374259">
          <w:marLeft w:val="0"/>
          <w:marRight w:val="0"/>
          <w:marTop w:val="0"/>
          <w:marBottom w:val="0"/>
          <w:divBdr>
            <w:top w:val="none" w:sz="0" w:space="0" w:color="auto"/>
            <w:left w:val="none" w:sz="0" w:space="0" w:color="auto"/>
            <w:bottom w:val="none" w:sz="0" w:space="0" w:color="auto"/>
            <w:right w:val="none" w:sz="0" w:space="0" w:color="auto"/>
          </w:divBdr>
        </w:div>
        <w:div w:id="1938633843">
          <w:marLeft w:val="0"/>
          <w:marRight w:val="0"/>
          <w:marTop w:val="0"/>
          <w:marBottom w:val="0"/>
          <w:divBdr>
            <w:top w:val="none" w:sz="0" w:space="0" w:color="auto"/>
            <w:left w:val="none" w:sz="0" w:space="0" w:color="auto"/>
            <w:bottom w:val="none" w:sz="0" w:space="0" w:color="auto"/>
            <w:right w:val="none" w:sz="0" w:space="0" w:color="auto"/>
          </w:divBdr>
        </w:div>
        <w:div w:id="1988394865">
          <w:marLeft w:val="0"/>
          <w:marRight w:val="0"/>
          <w:marTop w:val="0"/>
          <w:marBottom w:val="0"/>
          <w:divBdr>
            <w:top w:val="none" w:sz="0" w:space="0" w:color="auto"/>
            <w:left w:val="none" w:sz="0" w:space="0" w:color="auto"/>
            <w:bottom w:val="none" w:sz="0" w:space="0" w:color="auto"/>
            <w:right w:val="none" w:sz="0" w:space="0" w:color="auto"/>
          </w:divBdr>
        </w:div>
        <w:div w:id="2086300837">
          <w:marLeft w:val="0"/>
          <w:marRight w:val="0"/>
          <w:marTop w:val="0"/>
          <w:marBottom w:val="0"/>
          <w:divBdr>
            <w:top w:val="none" w:sz="0" w:space="0" w:color="auto"/>
            <w:left w:val="none" w:sz="0" w:space="0" w:color="auto"/>
            <w:bottom w:val="none" w:sz="0" w:space="0" w:color="auto"/>
            <w:right w:val="none" w:sz="0" w:space="0" w:color="auto"/>
          </w:divBdr>
        </w:div>
        <w:div w:id="2123105949">
          <w:marLeft w:val="0"/>
          <w:marRight w:val="0"/>
          <w:marTop w:val="0"/>
          <w:marBottom w:val="0"/>
          <w:divBdr>
            <w:top w:val="none" w:sz="0" w:space="0" w:color="auto"/>
            <w:left w:val="none" w:sz="0" w:space="0" w:color="auto"/>
            <w:bottom w:val="none" w:sz="0" w:space="0" w:color="auto"/>
            <w:right w:val="none" w:sz="0" w:space="0" w:color="auto"/>
          </w:divBdr>
        </w:div>
        <w:div w:id="2132896904">
          <w:marLeft w:val="0"/>
          <w:marRight w:val="0"/>
          <w:marTop w:val="0"/>
          <w:marBottom w:val="0"/>
          <w:divBdr>
            <w:top w:val="none" w:sz="0" w:space="0" w:color="auto"/>
            <w:left w:val="none" w:sz="0" w:space="0" w:color="auto"/>
            <w:bottom w:val="none" w:sz="0" w:space="0" w:color="auto"/>
            <w:right w:val="none" w:sz="0" w:space="0" w:color="auto"/>
          </w:divBdr>
        </w:div>
        <w:div w:id="2135169720">
          <w:marLeft w:val="0"/>
          <w:marRight w:val="0"/>
          <w:marTop w:val="0"/>
          <w:marBottom w:val="0"/>
          <w:divBdr>
            <w:top w:val="none" w:sz="0" w:space="0" w:color="auto"/>
            <w:left w:val="none" w:sz="0" w:space="0" w:color="auto"/>
            <w:bottom w:val="none" w:sz="0" w:space="0" w:color="auto"/>
            <w:right w:val="none" w:sz="0" w:space="0" w:color="auto"/>
          </w:divBdr>
        </w:div>
        <w:div w:id="2135980052">
          <w:marLeft w:val="0"/>
          <w:marRight w:val="0"/>
          <w:marTop w:val="0"/>
          <w:marBottom w:val="0"/>
          <w:divBdr>
            <w:top w:val="none" w:sz="0" w:space="0" w:color="auto"/>
            <w:left w:val="none" w:sz="0" w:space="0" w:color="auto"/>
            <w:bottom w:val="none" w:sz="0" w:space="0" w:color="auto"/>
            <w:right w:val="none" w:sz="0" w:space="0" w:color="auto"/>
          </w:divBdr>
        </w:div>
        <w:div w:id="2139255894">
          <w:marLeft w:val="0"/>
          <w:marRight w:val="0"/>
          <w:marTop w:val="0"/>
          <w:marBottom w:val="0"/>
          <w:divBdr>
            <w:top w:val="none" w:sz="0" w:space="0" w:color="auto"/>
            <w:left w:val="none" w:sz="0" w:space="0" w:color="auto"/>
            <w:bottom w:val="none" w:sz="0" w:space="0" w:color="auto"/>
            <w:right w:val="none" w:sz="0" w:space="0" w:color="auto"/>
          </w:divBdr>
        </w:div>
      </w:divsChild>
    </w:div>
    <w:div w:id="2018730237">
      <w:bodyDiv w:val="1"/>
      <w:marLeft w:val="0"/>
      <w:marRight w:val="0"/>
      <w:marTop w:val="0"/>
      <w:marBottom w:val="0"/>
      <w:divBdr>
        <w:top w:val="none" w:sz="0" w:space="0" w:color="auto"/>
        <w:left w:val="none" w:sz="0" w:space="0" w:color="auto"/>
        <w:bottom w:val="none" w:sz="0" w:space="0" w:color="auto"/>
        <w:right w:val="none" w:sz="0" w:space="0" w:color="auto"/>
      </w:divBdr>
    </w:div>
    <w:div w:id="2036955283">
      <w:bodyDiv w:val="1"/>
      <w:marLeft w:val="0"/>
      <w:marRight w:val="0"/>
      <w:marTop w:val="0"/>
      <w:marBottom w:val="0"/>
      <w:divBdr>
        <w:top w:val="none" w:sz="0" w:space="0" w:color="auto"/>
        <w:left w:val="none" w:sz="0" w:space="0" w:color="auto"/>
        <w:bottom w:val="none" w:sz="0" w:space="0" w:color="auto"/>
        <w:right w:val="none" w:sz="0" w:space="0" w:color="auto"/>
      </w:divBdr>
      <w:divsChild>
        <w:div w:id="419253396">
          <w:marLeft w:val="0"/>
          <w:marRight w:val="0"/>
          <w:marTop w:val="0"/>
          <w:marBottom w:val="0"/>
          <w:divBdr>
            <w:top w:val="none" w:sz="0" w:space="0" w:color="auto"/>
            <w:left w:val="none" w:sz="0" w:space="0" w:color="auto"/>
            <w:bottom w:val="none" w:sz="0" w:space="0" w:color="auto"/>
            <w:right w:val="none" w:sz="0" w:space="0" w:color="auto"/>
          </w:divBdr>
        </w:div>
        <w:div w:id="1158375495">
          <w:marLeft w:val="0"/>
          <w:marRight w:val="0"/>
          <w:marTop w:val="0"/>
          <w:marBottom w:val="0"/>
          <w:divBdr>
            <w:top w:val="none" w:sz="0" w:space="0" w:color="auto"/>
            <w:left w:val="none" w:sz="0" w:space="0" w:color="auto"/>
            <w:bottom w:val="none" w:sz="0" w:space="0" w:color="auto"/>
            <w:right w:val="none" w:sz="0" w:space="0" w:color="auto"/>
          </w:divBdr>
        </w:div>
        <w:div w:id="1666469772">
          <w:marLeft w:val="0"/>
          <w:marRight w:val="0"/>
          <w:marTop w:val="0"/>
          <w:marBottom w:val="0"/>
          <w:divBdr>
            <w:top w:val="none" w:sz="0" w:space="0" w:color="auto"/>
            <w:left w:val="none" w:sz="0" w:space="0" w:color="auto"/>
            <w:bottom w:val="none" w:sz="0" w:space="0" w:color="auto"/>
            <w:right w:val="none" w:sz="0" w:space="0" w:color="auto"/>
          </w:divBdr>
        </w:div>
      </w:divsChild>
    </w:div>
    <w:div w:id="2107387739">
      <w:bodyDiv w:val="1"/>
      <w:marLeft w:val="0"/>
      <w:marRight w:val="0"/>
      <w:marTop w:val="0"/>
      <w:marBottom w:val="0"/>
      <w:divBdr>
        <w:top w:val="none" w:sz="0" w:space="0" w:color="auto"/>
        <w:left w:val="none" w:sz="0" w:space="0" w:color="auto"/>
        <w:bottom w:val="none" w:sz="0" w:space="0" w:color="auto"/>
        <w:right w:val="none" w:sz="0" w:space="0" w:color="auto"/>
      </w:divBdr>
      <w:divsChild>
        <w:div w:id="13311437">
          <w:marLeft w:val="0"/>
          <w:marRight w:val="0"/>
          <w:marTop w:val="0"/>
          <w:marBottom w:val="0"/>
          <w:divBdr>
            <w:top w:val="none" w:sz="0" w:space="0" w:color="auto"/>
            <w:left w:val="none" w:sz="0" w:space="0" w:color="auto"/>
            <w:bottom w:val="none" w:sz="0" w:space="0" w:color="auto"/>
            <w:right w:val="none" w:sz="0" w:space="0" w:color="auto"/>
          </w:divBdr>
        </w:div>
        <w:div w:id="45955575">
          <w:marLeft w:val="0"/>
          <w:marRight w:val="0"/>
          <w:marTop w:val="0"/>
          <w:marBottom w:val="0"/>
          <w:divBdr>
            <w:top w:val="none" w:sz="0" w:space="0" w:color="auto"/>
            <w:left w:val="none" w:sz="0" w:space="0" w:color="auto"/>
            <w:bottom w:val="none" w:sz="0" w:space="0" w:color="auto"/>
            <w:right w:val="none" w:sz="0" w:space="0" w:color="auto"/>
          </w:divBdr>
        </w:div>
        <w:div w:id="96608501">
          <w:marLeft w:val="0"/>
          <w:marRight w:val="0"/>
          <w:marTop w:val="0"/>
          <w:marBottom w:val="0"/>
          <w:divBdr>
            <w:top w:val="none" w:sz="0" w:space="0" w:color="auto"/>
            <w:left w:val="none" w:sz="0" w:space="0" w:color="auto"/>
            <w:bottom w:val="none" w:sz="0" w:space="0" w:color="auto"/>
            <w:right w:val="none" w:sz="0" w:space="0" w:color="auto"/>
          </w:divBdr>
        </w:div>
        <w:div w:id="196547430">
          <w:marLeft w:val="0"/>
          <w:marRight w:val="0"/>
          <w:marTop w:val="0"/>
          <w:marBottom w:val="0"/>
          <w:divBdr>
            <w:top w:val="none" w:sz="0" w:space="0" w:color="auto"/>
            <w:left w:val="none" w:sz="0" w:space="0" w:color="auto"/>
            <w:bottom w:val="none" w:sz="0" w:space="0" w:color="auto"/>
            <w:right w:val="none" w:sz="0" w:space="0" w:color="auto"/>
          </w:divBdr>
        </w:div>
        <w:div w:id="314528314">
          <w:marLeft w:val="0"/>
          <w:marRight w:val="0"/>
          <w:marTop w:val="0"/>
          <w:marBottom w:val="0"/>
          <w:divBdr>
            <w:top w:val="none" w:sz="0" w:space="0" w:color="auto"/>
            <w:left w:val="none" w:sz="0" w:space="0" w:color="auto"/>
            <w:bottom w:val="none" w:sz="0" w:space="0" w:color="auto"/>
            <w:right w:val="none" w:sz="0" w:space="0" w:color="auto"/>
          </w:divBdr>
        </w:div>
        <w:div w:id="321935784">
          <w:marLeft w:val="0"/>
          <w:marRight w:val="0"/>
          <w:marTop w:val="0"/>
          <w:marBottom w:val="0"/>
          <w:divBdr>
            <w:top w:val="none" w:sz="0" w:space="0" w:color="auto"/>
            <w:left w:val="none" w:sz="0" w:space="0" w:color="auto"/>
            <w:bottom w:val="none" w:sz="0" w:space="0" w:color="auto"/>
            <w:right w:val="none" w:sz="0" w:space="0" w:color="auto"/>
          </w:divBdr>
        </w:div>
        <w:div w:id="364327953">
          <w:marLeft w:val="0"/>
          <w:marRight w:val="0"/>
          <w:marTop w:val="0"/>
          <w:marBottom w:val="0"/>
          <w:divBdr>
            <w:top w:val="none" w:sz="0" w:space="0" w:color="auto"/>
            <w:left w:val="none" w:sz="0" w:space="0" w:color="auto"/>
            <w:bottom w:val="none" w:sz="0" w:space="0" w:color="auto"/>
            <w:right w:val="none" w:sz="0" w:space="0" w:color="auto"/>
          </w:divBdr>
        </w:div>
        <w:div w:id="584606417">
          <w:marLeft w:val="0"/>
          <w:marRight w:val="0"/>
          <w:marTop w:val="0"/>
          <w:marBottom w:val="0"/>
          <w:divBdr>
            <w:top w:val="none" w:sz="0" w:space="0" w:color="auto"/>
            <w:left w:val="none" w:sz="0" w:space="0" w:color="auto"/>
            <w:bottom w:val="none" w:sz="0" w:space="0" w:color="auto"/>
            <w:right w:val="none" w:sz="0" w:space="0" w:color="auto"/>
          </w:divBdr>
        </w:div>
        <w:div w:id="710425254">
          <w:marLeft w:val="0"/>
          <w:marRight w:val="0"/>
          <w:marTop w:val="0"/>
          <w:marBottom w:val="0"/>
          <w:divBdr>
            <w:top w:val="none" w:sz="0" w:space="0" w:color="auto"/>
            <w:left w:val="none" w:sz="0" w:space="0" w:color="auto"/>
            <w:bottom w:val="none" w:sz="0" w:space="0" w:color="auto"/>
            <w:right w:val="none" w:sz="0" w:space="0" w:color="auto"/>
          </w:divBdr>
        </w:div>
        <w:div w:id="854660963">
          <w:marLeft w:val="0"/>
          <w:marRight w:val="0"/>
          <w:marTop w:val="0"/>
          <w:marBottom w:val="0"/>
          <w:divBdr>
            <w:top w:val="none" w:sz="0" w:space="0" w:color="auto"/>
            <w:left w:val="none" w:sz="0" w:space="0" w:color="auto"/>
            <w:bottom w:val="none" w:sz="0" w:space="0" w:color="auto"/>
            <w:right w:val="none" w:sz="0" w:space="0" w:color="auto"/>
          </w:divBdr>
        </w:div>
        <w:div w:id="908687164">
          <w:marLeft w:val="0"/>
          <w:marRight w:val="0"/>
          <w:marTop w:val="0"/>
          <w:marBottom w:val="0"/>
          <w:divBdr>
            <w:top w:val="none" w:sz="0" w:space="0" w:color="auto"/>
            <w:left w:val="none" w:sz="0" w:space="0" w:color="auto"/>
            <w:bottom w:val="none" w:sz="0" w:space="0" w:color="auto"/>
            <w:right w:val="none" w:sz="0" w:space="0" w:color="auto"/>
          </w:divBdr>
        </w:div>
        <w:div w:id="912468851">
          <w:marLeft w:val="0"/>
          <w:marRight w:val="0"/>
          <w:marTop w:val="0"/>
          <w:marBottom w:val="0"/>
          <w:divBdr>
            <w:top w:val="none" w:sz="0" w:space="0" w:color="auto"/>
            <w:left w:val="none" w:sz="0" w:space="0" w:color="auto"/>
            <w:bottom w:val="none" w:sz="0" w:space="0" w:color="auto"/>
            <w:right w:val="none" w:sz="0" w:space="0" w:color="auto"/>
          </w:divBdr>
        </w:div>
        <w:div w:id="987856453">
          <w:marLeft w:val="0"/>
          <w:marRight w:val="0"/>
          <w:marTop w:val="0"/>
          <w:marBottom w:val="0"/>
          <w:divBdr>
            <w:top w:val="none" w:sz="0" w:space="0" w:color="auto"/>
            <w:left w:val="none" w:sz="0" w:space="0" w:color="auto"/>
            <w:bottom w:val="none" w:sz="0" w:space="0" w:color="auto"/>
            <w:right w:val="none" w:sz="0" w:space="0" w:color="auto"/>
          </w:divBdr>
        </w:div>
        <w:div w:id="1043022239">
          <w:marLeft w:val="0"/>
          <w:marRight w:val="0"/>
          <w:marTop w:val="0"/>
          <w:marBottom w:val="0"/>
          <w:divBdr>
            <w:top w:val="none" w:sz="0" w:space="0" w:color="auto"/>
            <w:left w:val="none" w:sz="0" w:space="0" w:color="auto"/>
            <w:bottom w:val="none" w:sz="0" w:space="0" w:color="auto"/>
            <w:right w:val="none" w:sz="0" w:space="0" w:color="auto"/>
          </w:divBdr>
        </w:div>
        <w:div w:id="1110248009">
          <w:marLeft w:val="0"/>
          <w:marRight w:val="0"/>
          <w:marTop w:val="0"/>
          <w:marBottom w:val="0"/>
          <w:divBdr>
            <w:top w:val="none" w:sz="0" w:space="0" w:color="auto"/>
            <w:left w:val="none" w:sz="0" w:space="0" w:color="auto"/>
            <w:bottom w:val="none" w:sz="0" w:space="0" w:color="auto"/>
            <w:right w:val="none" w:sz="0" w:space="0" w:color="auto"/>
          </w:divBdr>
        </w:div>
        <w:div w:id="1121917405">
          <w:marLeft w:val="0"/>
          <w:marRight w:val="0"/>
          <w:marTop w:val="0"/>
          <w:marBottom w:val="0"/>
          <w:divBdr>
            <w:top w:val="none" w:sz="0" w:space="0" w:color="auto"/>
            <w:left w:val="none" w:sz="0" w:space="0" w:color="auto"/>
            <w:bottom w:val="none" w:sz="0" w:space="0" w:color="auto"/>
            <w:right w:val="none" w:sz="0" w:space="0" w:color="auto"/>
          </w:divBdr>
        </w:div>
        <w:div w:id="1123694350">
          <w:marLeft w:val="0"/>
          <w:marRight w:val="0"/>
          <w:marTop w:val="0"/>
          <w:marBottom w:val="0"/>
          <w:divBdr>
            <w:top w:val="none" w:sz="0" w:space="0" w:color="auto"/>
            <w:left w:val="none" w:sz="0" w:space="0" w:color="auto"/>
            <w:bottom w:val="none" w:sz="0" w:space="0" w:color="auto"/>
            <w:right w:val="none" w:sz="0" w:space="0" w:color="auto"/>
          </w:divBdr>
        </w:div>
        <w:div w:id="1142385300">
          <w:marLeft w:val="0"/>
          <w:marRight w:val="0"/>
          <w:marTop w:val="0"/>
          <w:marBottom w:val="0"/>
          <w:divBdr>
            <w:top w:val="none" w:sz="0" w:space="0" w:color="auto"/>
            <w:left w:val="none" w:sz="0" w:space="0" w:color="auto"/>
            <w:bottom w:val="none" w:sz="0" w:space="0" w:color="auto"/>
            <w:right w:val="none" w:sz="0" w:space="0" w:color="auto"/>
          </w:divBdr>
        </w:div>
        <w:div w:id="1147818872">
          <w:marLeft w:val="0"/>
          <w:marRight w:val="0"/>
          <w:marTop w:val="0"/>
          <w:marBottom w:val="0"/>
          <w:divBdr>
            <w:top w:val="none" w:sz="0" w:space="0" w:color="auto"/>
            <w:left w:val="none" w:sz="0" w:space="0" w:color="auto"/>
            <w:bottom w:val="none" w:sz="0" w:space="0" w:color="auto"/>
            <w:right w:val="none" w:sz="0" w:space="0" w:color="auto"/>
          </w:divBdr>
        </w:div>
        <w:div w:id="1320157777">
          <w:marLeft w:val="0"/>
          <w:marRight w:val="0"/>
          <w:marTop w:val="0"/>
          <w:marBottom w:val="0"/>
          <w:divBdr>
            <w:top w:val="none" w:sz="0" w:space="0" w:color="auto"/>
            <w:left w:val="none" w:sz="0" w:space="0" w:color="auto"/>
            <w:bottom w:val="none" w:sz="0" w:space="0" w:color="auto"/>
            <w:right w:val="none" w:sz="0" w:space="0" w:color="auto"/>
          </w:divBdr>
        </w:div>
        <w:div w:id="1333755508">
          <w:marLeft w:val="0"/>
          <w:marRight w:val="0"/>
          <w:marTop w:val="0"/>
          <w:marBottom w:val="0"/>
          <w:divBdr>
            <w:top w:val="none" w:sz="0" w:space="0" w:color="auto"/>
            <w:left w:val="none" w:sz="0" w:space="0" w:color="auto"/>
            <w:bottom w:val="none" w:sz="0" w:space="0" w:color="auto"/>
            <w:right w:val="none" w:sz="0" w:space="0" w:color="auto"/>
          </w:divBdr>
        </w:div>
        <w:div w:id="1344285452">
          <w:marLeft w:val="0"/>
          <w:marRight w:val="0"/>
          <w:marTop w:val="0"/>
          <w:marBottom w:val="0"/>
          <w:divBdr>
            <w:top w:val="none" w:sz="0" w:space="0" w:color="auto"/>
            <w:left w:val="none" w:sz="0" w:space="0" w:color="auto"/>
            <w:bottom w:val="none" w:sz="0" w:space="0" w:color="auto"/>
            <w:right w:val="none" w:sz="0" w:space="0" w:color="auto"/>
          </w:divBdr>
        </w:div>
        <w:div w:id="1402681371">
          <w:marLeft w:val="0"/>
          <w:marRight w:val="0"/>
          <w:marTop w:val="0"/>
          <w:marBottom w:val="0"/>
          <w:divBdr>
            <w:top w:val="none" w:sz="0" w:space="0" w:color="auto"/>
            <w:left w:val="none" w:sz="0" w:space="0" w:color="auto"/>
            <w:bottom w:val="none" w:sz="0" w:space="0" w:color="auto"/>
            <w:right w:val="none" w:sz="0" w:space="0" w:color="auto"/>
          </w:divBdr>
        </w:div>
        <w:div w:id="1465930864">
          <w:marLeft w:val="0"/>
          <w:marRight w:val="0"/>
          <w:marTop w:val="0"/>
          <w:marBottom w:val="0"/>
          <w:divBdr>
            <w:top w:val="none" w:sz="0" w:space="0" w:color="auto"/>
            <w:left w:val="none" w:sz="0" w:space="0" w:color="auto"/>
            <w:bottom w:val="none" w:sz="0" w:space="0" w:color="auto"/>
            <w:right w:val="none" w:sz="0" w:space="0" w:color="auto"/>
          </w:divBdr>
        </w:div>
        <w:div w:id="1483431067">
          <w:marLeft w:val="0"/>
          <w:marRight w:val="0"/>
          <w:marTop w:val="0"/>
          <w:marBottom w:val="0"/>
          <w:divBdr>
            <w:top w:val="none" w:sz="0" w:space="0" w:color="auto"/>
            <w:left w:val="none" w:sz="0" w:space="0" w:color="auto"/>
            <w:bottom w:val="none" w:sz="0" w:space="0" w:color="auto"/>
            <w:right w:val="none" w:sz="0" w:space="0" w:color="auto"/>
          </w:divBdr>
        </w:div>
        <w:div w:id="1555660073">
          <w:marLeft w:val="0"/>
          <w:marRight w:val="0"/>
          <w:marTop w:val="0"/>
          <w:marBottom w:val="0"/>
          <w:divBdr>
            <w:top w:val="none" w:sz="0" w:space="0" w:color="auto"/>
            <w:left w:val="none" w:sz="0" w:space="0" w:color="auto"/>
            <w:bottom w:val="none" w:sz="0" w:space="0" w:color="auto"/>
            <w:right w:val="none" w:sz="0" w:space="0" w:color="auto"/>
          </w:divBdr>
        </w:div>
        <w:div w:id="1601642390">
          <w:marLeft w:val="0"/>
          <w:marRight w:val="0"/>
          <w:marTop w:val="0"/>
          <w:marBottom w:val="0"/>
          <w:divBdr>
            <w:top w:val="none" w:sz="0" w:space="0" w:color="auto"/>
            <w:left w:val="none" w:sz="0" w:space="0" w:color="auto"/>
            <w:bottom w:val="none" w:sz="0" w:space="0" w:color="auto"/>
            <w:right w:val="none" w:sz="0" w:space="0" w:color="auto"/>
          </w:divBdr>
        </w:div>
        <w:div w:id="1740714391">
          <w:marLeft w:val="0"/>
          <w:marRight w:val="0"/>
          <w:marTop w:val="0"/>
          <w:marBottom w:val="0"/>
          <w:divBdr>
            <w:top w:val="none" w:sz="0" w:space="0" w:color="auto"/>
            <w:left w:val="none" w:sz="0" w:space="0" w:color="auto"/>
            <w:bottom w:val="none" w:sz="0" w:space="0" w:color="auto"/>
            <w:right w:val="none" w:sz="0" w:space="0" w:color="auto"/>
          </w:divBdr>
        </w:div>
        <w:div w:id="1763377400">
          <w:marLeft w:val="0"/>
          <w:marRight w:val="0"/>
          <w:marTop w:val="0"/>
          <w:marBottom w:val="0"/>
          <w:divBdr>
            <w:top w:val="none" w:sz="0" w:space="0" w:color="auto"/>
            <w:left w:val="none" w:sz="0" w:space="0" w:color="auto"/>
            <w:bottom w:val="none" w:sz="0" w:space="0" w:color="auto"/>
            <w:right w:val="none" w:sz="0" w:space="0" w:color="auto"/>
          </w:divBdr>
        </w:div>
        <w:div w:id="1783258995">
          <w:marLeft w:val="0"/>
          <w:marRight w:val="0"/>
          <w:marTop w:val="0"/>
          <w:marBottom w:val="0"/>
          <w:divBdr>
            <w:top w:val="none" w:sz="0" w:space="0" w:color="auto"/>
            <w:left w:val="none" w:sz="0" w:space="0" w:color="auto"/>
            <w:bottom w:val="none" w:sz="0" w:space="0" w:color="auto"/>
            <w:right w:val="none" w:sz="0" w:space="0" w:color="auto"/>
          </w:divBdr>
        </w:div>
        <w:div w:id="1868831855">
          <w:marLeft w:val="0"/>
          <w:marRight w:val="0"/>
          <w:marTop w:val="0"/>
          <w:marBottom w:val="0"/>
          <w:divBdr>
            <w:top w:val="none" w:sz="0" w:space="0" w:color="auto"/>
            <w:left w:val="none" w:sz="0" w:space="0" w:color="auto"/>
            <w:bottom w:val="none" w:sz="0" w:space="0" w:color="auto"/>
            <w:right w:val="none" w:sz="0" w:space="0" w:color="auto"/>
          </w:divBdr>
        </w:div>
        <w:div w:id="1878541901">
          <w:marLeft w:val="0"/>
          <w:marRight w:val="0"/>
          <w:marTop w:val="0"/>
          <w:marBottom w:val="0"/>
          <w:divBdr>
            <w:top w:val="none" w:sz="0" w:space="0" w:color="auto"/>
            <w:left w:val="none" w:sz="0" w:space="0" w:color="auto"/>
            <w:bottom w:val="none" w:sz="0" w:space="0" w:color="auto"/>
            <w:right w:val="none" w:sz="0" w:space="0" w:color="auto"/>
          </w:divBdr>
        </w:div>
        <w:div w:id="1902783887">
          <w:marLeft w:val="0"/>
          <w:marRight w:val="0"/>
          <w:marTop w:val="0"/>
          <w:marBottom w:val="0"/>
          <w:divBdr>
            <w:top w:val="none" w:sz="0" w:space="0" w:color="auto"/>
            <w:left w:val="none" w:sz="0" w:space="0" w:color="auto"/>
            <w:bottom w:val="none" w:sz="0" w:space="0" w:color="auto"/>
            <w:right w:val="none" w:sz="0" w:space="0" w:color="auto"/>
          </w:divBdr>
        </w:div>
        <w:div w:id="1906377277">
          <w:marLeft w:val="0"/>
          <w:marRight w:val="0"/>
          <w:marTop w:val="0"/>
          <w:marBottom w:val="0"/>
          <w:divBdr>
            <w:top w:val="none" w:sz="0" w:space="0" w:color="auto"/>
            <w:left w:val="none" w:sz="0" w:space="0" w:color="auto"/>
            <w:bottom w:val="none" w:sz="0" w:space="0" w:color="auto"/>
            <w:right w:val="none" w:sz="0" w:space="0" w:color="auto"/>
          </w:divBdr>
        </w:div>
        <w:div w:id="1969124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 /><Relationship Id="rId18" Type="http://schemas.openxmlformats.org/officeDocument/2006/relationships/image" Target="media/image7.png" /><Relationship Id="rId26" Type="http://schemas.openxmlformats.org/officeDocument/2006/relationships/image" Target="media/image15.png" /><Relationship Id="rId39" Type="http://schemas.openxmlformats.org/officeDocument/2006/relationships/image" Target="media/image28.png" /><Relationship Id="rId21" Type="http://schemas.openxmlformats.org/officeDocument/2006/relationships/image" Target="media/image10.png" /><Relationship Id="rId34" Type="http://schemas.openxmlformats.org/officeDocument/2006/relationships/image" Target="media/image23.png" /><Relationship Id="rId42" Type="http://schemas.openxmlformats.org/officeDocument/2006/relationships/image" Target="media/image31.png" /><Relationship Id="rId47" Type="http://schemas.openxmlformats.org/officeDocument/2006/relationships/image" Target="media/image36.png" /><Relationship Id="rId50" Type="http://schemas.openxmlformats.org/officeDocument/2006/relationships/image" Target="media/image39.png" /><Relationship Id="rId55" Type="http://schemas.openxmlformats.org/officeDocument/2006/relationships/image" Target="media/image44.png" /><Relationship Id="rId63" Type="http://schemas.openxmlformats.org/officeDocument/2006/relationships/image" Target="media/image52.png" /><Relationship Id="rId68" Type="http://schemas.openxmlformats.org/officeDocument/2006/relationships/footer" Target="footer1.xml" /><Relationship Id="rId7" Type="http://schemas.openxmlformats.org/officeDocument/2006/relationships/settings" Target="settings.xml" /><Relationship Id="rId71"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5.png" /><Relationship Id="rId29" Type="http://schemas.openxmlformats.org/officeDocument/2006/relationships/image" Target="media/image18.pn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https://www.geeksforgeeks.org/minimax-algorithm-in-game-theory-set-1-introduction/" TargetMode="External" /><Relationship Id="rId24" Type="http://schemas.openxmlformats.org/officeDocument/2006/relationships/image" Target="media/image13.png" /><Relationship Id="rId32" Type="http://schemas.openxmlformats.org/officeDocument/2006/relationships/image" Target="media/image21.png" /><Relationship Id="rId37" Type="http://schemas.openxmlformats.org/officeDocument/2006/relationships/image" Target="media/image26.png" /><Relationship Id="rId40" Type="http://schemas.openxmlformats.org/officeDocument/2006/relationships/image" Target="media/image29.png" /><Relationship Id="rId45" Type="http://schemas.openxmlformats.org/officeDocument/2006/relationships/image" Target="media/image34.png" /><Relationship Id="rId53" Type="http://schemas.openxmlformats.org/officeDocument/2006/relationships/image" Target="media/image42.png" /><Relationship Id="rId58" Type="http://schemas.openxmlformats.org/officeDocument/2006/relationships/image" Target="media/image47.png" /><Relationship Id="rId66" Type="http://schemas.openxmlformats.org/officeDocument/2006/relationships/image" Target="media/image55.png" /><Relationship Id="rId5" Type="http://schemas.openxmlformats.org/officeDocument/2006/relationships/numbering" Target="numbering.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image" Target="media/image17.png" /><Relationship Id="rId36" Type="http://schemas.openxmlformats.org/officeDocument/2006/relationships/image" Target="media/image25.png" /><Relationship Id="rId49" Type="http://schemas.openxmlformats.org/officeDocument/2006/relationships/image" Target="media/image38.png" /><Relationship Id="rId57" Type="http://schemas.openxmlformats.org/officeDocument/2006/relationships/image" Target="media/image46.png" /><Relationship Id="rId61" Type="http://schemas.openxmlformats.org/officeDocument/2006/relationships/image" Target="media/image50.png" /><Relationship Id="rId10" Type="http://schemas.openxmlformats.org/officeDocument/2006/relationships/endnotes" Target="endnotes.xml" /><Relationship Id="rId19" Type="http://schemas.openxmlformats.org/officeDocument/2006/relationships/image" Target="media/image8.png" /><Relationship Id="rId31" Type="http://schemas.openxmlformats.org/officeDocument/2006/relationships/image" Target="media/image20.png" /><Relationship Id="rId44" Type="http://schemas.openxmlformats.org/officeDocument/2006/relationships/image" Target="media/image33.png" /><Relationship Id="rId52" Type="http://schemas.openxmlformats.org/officeDocument/2006/relationships/image" Target="media/image41.png" /><Relationship Id="rId60" Type="http://schemas.openxmlformats.org/officeDocument/2006/relationships/image" Target="media/image49.png" /><Relationship Id="rId65" Type="http://schemas.openxmlformats.org/officeDocument/2006/relationships/image" Target="media/image54.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png" /><Relationship Id="rId22" Type="http://schemas.openxmlformats.org/officeDocument/2006/relationships/image" Target="media/image11.png" /><Relationship Id="rId27" Type="http://schemas.openxmlformats.org/officeDocument/2006/relationships/image" Target="media/image16.png" /><Relationship Id="rId30" Type="http://schemas.openxmlformats.org/officeDocument/2006/relationships/image" Target="media/image19.png" /><Relationship Id="rId35" Type="http://schemas.openxmlformats.org/officeDocument/2006/relationships/image" Target="media/image24.png" /><Relationship Id="rId43" Type="http://schemas.openxmlformats.org/officeDocument/2006/relationships/image" Target="media/image32.png" /><Relationship Id="rId48" Type="http://schemas.openxmlformats.org/officeDocument/2006/relationships/image" Target="media/image37.png" /><Relationship Id="rId56" Type="http://schemas.openxmlformats.org/officeDocument/2006/relationships/image" Target="media/image45.png" /><Relationship Id="rId64" Type="http://schemas.openxmlformats.org/officeDocument/2006/relationships/image" Target="media/image53.png" /><Relationship Id="rId69" Type="http://schemas.openxmlformats.org/officeDocument/2006/relationships/fontTable" Target="fontTable.xml" /><Relationship Id="rId8" Type="http://schemas.openxmlformats.org/officeDocument/2006/relationships/webSettings" Target="webSettings.xml" /><Relationship Id="rId51" Type="http://schemas.openxmlformats.org/officeDocument/2006/relationships/image" Target="media/image40.png" /><Relationship Id="rId3" Type="http://schemas.openxmlformats.org/officeDocument/2006/relationships/customXml" Target="../customXml/item3.xml" /><Relationship Id="rId12" Type="http://schemas.openxmlformats.org/officeDocument/2006/relationships/image" Target="media/image1.png" /><Relationship Id="rId17" Type="http://schemas.openxmlformats.org/officeDocument/2006/relationships/image" Target="media/image6.png" /><Relationship Id="rId25" Type="http://schemas.openxmlformats.org/officeDocument/2006/relationships/image" Target="media/image14.png" /><Relationship Id="rId33" Type="http://schemas.openxmlformats.org/officeDocument/2006/relationships/image" Target="media/image22.png" /><Relationship Id="rId38" Type="http://schemas.openxmlformats.org/officeDocument/2006/relationships/image" Target="media/image27.png" /><Relationship Id="rId46" Type="http://schemas.openxmlformats.org/officeDocument/2006/relationships/image" Target="media/image35.png" /><Relationship Id="rId59" Type="http://schemas.openxmlformats.org/officeDocument/2006/relationships/image" Target="media/image48.png" /><Relationship Id="rId67" Type="http://schemas.openxmlformats.org/officeDocument/2006/relationships/image" Target="media/image56.png" /><Relationship Id="rId20" Type="http://schemas.openxmlformats.org/officeDocument/2006/relationships/image" Target="media/image9.png" /><Relationship Id="rId41" Type="http://schemas.openxmlformats.org/officeDocument/2006/relationships/image" Target="media/image30.png" /><Relationship Id="rId54" Type="http://schemas.openxmlformats.org/officeDocument/2006/relationships/image" Target="media/image43.png" /><Relationship Id="rId62" Type="http://schemas.openxmlformats.org/officeDocument/2006/relationships/image" Target="media/image51.png" /><Relationship Id="rId70"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B20AC007EE3C74E92E547399B7A01B6" ma:contentTypeVersion="16" ma:contentTypeDescription="Create a new document." ma:contentTypeScope="" ma:versionID="3b42ed843e1e782ed4cd30521565321e">
  <xsd:schema xmlns:xsd="http://www.w3.org/2001/XMLSchema" xmlns:xs="http://www.w3.org/2001/XMLSchema" xmlns:p="http://schemas.microsoft.com/office/2006/metadata/properties" xmlns:ns3="bb3f0111-003d-4187-8263-53e8e95bdeff" xmlns:ns4="e8edc816-0046-4d9d-b7f3-517fa72553d1" targetNamespace="http://schemas.microsoft.com/office/2006/metadata/properties" ma:root="true" ma:fieldsID="24211c02be4b1f76b83050c980fa2539" ns3:_="" ns4:_="">
    <xsd:import namespace="bb3f0111-003d-4187-8263-53e8e95bdeff"/>
    <xsd:import namespace="e8edc816-0046-4d9d-b7f3-517fa72553d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f0111-003d-4187-8263-53e8e95b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edc816-0046-4d9d-b7f3-517fa72553d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b3f0111-003d-4187-8263-53e8e95bdef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E1D499-3F31-44C9-BEE8-3567483EDBEB}">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4FA0E60-F5AF-4176-8CDE-2A6A8EDB9488}">
  <ds:schemaRefs>
    <ds:schemaRef ds:uri="http://schemas.microsoft.com/office/2006/metadata/contentType"/>
    <ds:schemaRef ds:uri="http://schemas.microsoft.com/office/2006/metadata/properties/metaAttributes"/>
    <ds:schemaRef ds:uri="http://www.w3.org/2000/xmlns/"/>
    <ds:schemaRef ds:uri="http://www.w3.org/2001/XMLSchema"/>
    <ds:schemaRef ds:uri="bb3f0111-003d-4187-8263-53e8e95bdeff"/>
    <ds:schemaRef ds:uri="e8edc816-0046-4d9d-b7f3-517fa72553d1"/>
  </ds:schemaRefs>
</ds:datastoreItem>
</file>

<file path=customXml/itemProps3.xml><?xml version="1.0" encoding="utf-8"?>
<ds:datastoreItem xmlns:ds="http://schemas.openxmlformats.org/officeDocument/2006/customXml" ds:itemID="{5ABACCC1-308E-46B5-AF7E-74572AC10CDE}">
  <ds:schemaRefs>
    <ds:schemaRef ds:uri="http://schemas.microsoft.com/office/2006/metadata/properties"/>
    <ds:schemaRef ds:uri="http://www.w3.org/2000/xmlns/"/>
    <ds:schemaRef ds:uri="bb3f0111-003d-4187-8263-53e8e95bdeff"/>
    <ds:schemaRef ds:uri="http://www.w3.org/2001/XMLSchema-instance"/>
  </ds:schemaRefs>
</ds:datastoreItem>
</file>

<file path=customXml/itemProps4.xml><?xml version="1.0" encoding="utf-8"?>
<ds:datastoreItem xmlns:ds="http://schemas.openxmlformats.org/officeDocument/2006/customXml" ds:itemID="{B9D9A9A7-E0E5-4C07-9210-EBEF2A081D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8495</Words>
  <Characters>44642</Characters>
  <Application>Microsoft Office Word</Application>
  <DocSecurity>0</DocSecurity>
  <Lines>1280</Lines>
  <Paragraphs>716</Paragraphs>
  <ScaleCrop>false</ScaleCrop>
  <Company/>
  <LinksUpToDate>false</LinksUpToDate>
  <CharactersWithSpaces>52589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K00271287: Ciaran O Connor</dc:creator>
  <cp:keywords/>
  <dc:description/>
  <cp:lastModifiedBy>ciaran o connor</cp:lastModifiedBy>
  <cp:revision>85</cp:revision>
  <dcterms:created xsi:type="dcterms:W3CDTF">2025-03-05T03:41:00Z</dcterms:created>
  <dcterms:modified xsi:type="dcterms:W3CDTF">2025-05-01T18:26:00Z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0x0101007B20AC007EE3C74E92E547399B7A01B6</vt:lpwstr>
  </property>
</Properties>
</file>